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Del="0078544B" w:rsidRDefault="00F9584B" w:rsidP="00081385">
      <w:pPr>
        <w:spacing w:line="360" w:lineRule="auto"/>
        <w:rPr>
          <w:del w:id="0" w:author="Keene-Snickers,Lexi" w:date="2025-04-15T08:33:00Z" w16du:dateUtc="2025-04-15T14:33:00Z"/>
          <w:rFonts w:ascii="Arial" w:hAnsi="Arial" w:cs="Arial"/>
          <w:b/>
          <w:bCs/>
          <w:sz w:val="22"/>
          <w:szCs w:val="22"/>
        </w:rPr>
      </w:pPr>
      <w:commentRangeStart w:id="1"/>
    </w:p>
    <w:p w14:paraId="58589F1E" w14:textId="77777777" w:rsidR="00E76CDD" w:rsidDel="0078544B" w:rsidRDefault="00E76CDD" w:rsidP="00081385">
      <w:pPr>
        <w:spacing w:line="360" w:lineRule="auto"/>
        <w:rPr>
          <w:del w:id="2" w:author="Keene-Snickers,Lexi" w:date="2025-04-15T08:33:00Z" w16du:dateUtc="2025-04-15T14:33:00Z"/>
          <w:rFonts w:ascii="Arial" w:hAnsi="Arial" w:cs="Arial"/>
          <w:b/>
          <w:bCs/>
          <w:sz w:val="22"/>
          <w:szCs w:val="22"/>
        </w:rPr>
      </w:pPr>
    </w:p>
    <w:p w14:paraId="0B9B89D4" w14:textId="06183A4C" w:rsidR="00202028" w:rsidRDefault="00202028" w:rsidP="00081385">
      <w:pPr>
        <w:spacing w:line="360" w:lineRule="auto"/>
        <w:rPr>
          <w:ins w:id="3" w:author="Keene-Snickers,Lexi" w:date="2025-05-21T16:13:00Z" w16du:dateUtc="2025-05-21T22:13:00Z"/>
          <w:rFonts w:ascii="Arial" w:hAnsi="Arial" w:cs="Arial"/>
          <w:b/>
          <w:bCs/>
          <w:sz w:val="22"/>
          <w:szCs w:val="22"/>
        </w:rPr>
      </w:pPr>
      <w:r>
        <w:rPr>
          <w:rFonts w:ascii="Arial" w:hAnsi="Arial" w:cs="Arial"/>
          <w:b/>
          <w:bCs/>
          <w:sz w:val="22"/>
          <w:szCs w:val="22"/>
        </w:rPr>
        <w:t xml:space="preserve">Diverse geographic collection of wild </w:t>
      </w:r>
      <w:r w:rsidRPr="006264D3">
        <w:rPr>
          <w:rFonts w:ascii="Arial" w:hAnsi="Arial" w:cs="Arial"/>
          <w:b/>
          <w:bCs/>
          <w:i/>
          <w:iCs/>
          <w:sz w:val="22"/>
          <w:szCs w:val="22"/>
        </w:rPr>
        <w:t>Drosophila melanogaster</w:t>
      </w:r>
      <w:r>
        <w:rPr>
          <w:rFonts w:ascii="Arial" w:hAnsi="Arial" w:cs="Arial"/>
          <w:b/>
          <w:bCs/>
          <w:sz w:val="22"/>
          <w:szCs w:val="22"/>
        </w:rPr>
        <w:t xml:space="preserve"> characterizes the genotype</w:t>
      </w:r>
      <w:r w:rsidR="006264D3">
        <w:rPr>
          <w:rFonts w:ascii="Arial" w:hAnsi="Arial" w:cs="Arial"/>
          <w:b/>
          <w:bCs/>
          <w:sz w:val="22"/>
          <w:szCs w:val="22"/>
        </w:rPr>
        <w:t>s</w:t>
      </w:r>
      <w:r>
        <w:rPr>
          <w:rFonts w:ascii="Arial" w:hAnsi="Arial" w:cs="Arial"/>
          <w:b/>
          <w:bCs/>
          <w:sz w:val="22"/>
          <w:szCs w:val="22"/>
        </w:rPr>
        <w:t xml:space="preserve"> and phenotype</w:t>
      </w:r>
      <w:r w:rsidR="006264D3">
        <w:rPr>
          <w:rFonts w:ascii="Arial" w:hAnsi="Arial" w:cs="Arial"/>
          <w:b/>
          <w:bCs/>
          <w:sz w:val="22"/>
          <w:szCs w:val="22"/>
        </w:rPr>
        <w:t>s</w:t>
      </w:r>
      <w:r>
        <w:rPr>
          <w:rFonts w:ascii="Arial" w:hAnsi="Arial" w:cs="Arial"/>
          <w:b/>
          <w:bCs/>
          <w:sz w:val="22"/>
          <w:szCs w:val="22"/>
        </w:rPr>
        <w:t xml:space="preserve"> of a persistent viral infection</w:t>
      </w:r>
      <w:commentRangeEnd w:id="1"/>
      <w:r w:rsidR="004030DC">
        <w:rPr>
          <w:rStyle w:val="CommentReference"/>
        </w:rPr>
        <w:commentReference w:id="1"/>
      </w:r>
    </w:p>
    <w:p w14:paraId="356AF611" w14:textId="77777777" w:rsidR="000D3726" w:rsidRDefault="000D3726" w:rsidP="00081385">
      <w:pPr>
        <w:spacing w:line="360" w:lineRule="auto"/>
        <w:rPr>
          <w:ins w:id="4" w:author="Keene-Snickers,Lexi" w:date="2025-05-21T16:13:00Z" w16du:dateUtc="2025-05-21T22:13:00Z"/>
          <w:rFonts w:ascii="Arial" w:hAnsi="Arial" w:cs="Arial"/>
          <w:b/>
          <w:bCs/>
          <w:sz w:val="22"/>
          <w:szCs w:val="22"/>
        </w:rPr>
      </w:pPr>
    </w:p>
    <w:p w14:paraId="4B7B06A5" w14:textId="0AC2E804" w:rsidR="000D3726" w:rsidRDefault="000D3726" w:rsidP="00081385">
      <w:pPr>
        <w:spacing w:line="360" w:lineRule="auto"/>
        <w:rPr>
          <w:ins w:id="5" w:author="Keene-Snickers,Lexi" w:date="2025-05-22T13:32:00Z" w16du:dateUtc="2025-05-22T19:32:00Z"/>
          <w:rFonts w:ascii="Arial" w:hAnsi="Arial" w:cs="Arial"/>
          <w:b/>
          <w:bCs/>
          <w:sz w:val="22"/>
          <w:szCs w:val="22"/>
        </w:rPr>
      </w:pPr>
      <w:ins w:id="6" w:author="Keene-Snickers,Lexi" w:date="2025-05-21T16:13:00Z" w16du:dateUtc="2025-05-21T22:13:00Z">
        <w:r>
          <w:rPr>
            <w:rFonts w:ascii="Arial" w:hAnsi="Arial" w:cs="Arial"/>
            <w:b/>
            <w:bCs/>
            <w:sz w:val="22"/>
            <w:szCs w:val="22"/>
          </w:rPr>
          <w:t>Extensive sequencing of galbut vi</w:t>
        </w:r>
      </w:ins>
      <w:ins w:id="7" w:author="Keene-Snickers,Lexi" w:date="2025-05-21T16:14:00Z" w16du:dateUtc="2025-05-21T22:14:00Z">
        <w:r>
          <w:rPr>
            <w:rFonts w:ascii="Arial" w:hAnsi="Arial" w:cs="Arial"/>
            <w:b/>
            <w:bCs/>
            <w:sz w:val="22"/>
            <w:szCs w:val="22"/>
          </w:rPr>
          <w:t xml:space="preserve">rus captures evolutionary patterns </w:t>
        </w:r>
      </w:ins>
      <w:ins w:id="8" w:author="Keene-Snickers,Lexi" w:date="2025-05-21T16:15:00Z" w16du:dateUtc="2025-05-21T22:15:00Z">
        <w:r>
          <w:rPr>
            <w:rFonts w:ascii="Arial" w:hAnsi="Arial" w:cs="Arial"/>
            <w:b/>
            <w:bCs/>
            <w:sz w:val="22"/>
            <w:szCs w:val="22"/>
          </w:rPr>
          <w:t xml:space="preserve">and genotypic-phenotypic </w:t>
        </w:r>
      </w:ins>
      <w:ins w:id="9" w:author="Keene-Snickers,Lexi" w:date="2025-05-21T16:18:00Z" w16du:dateUtc="2025-05-21T22:18:00Z">
        <w:r>
          <w:rPr>
            <w:rFonts w:ascii="Arial" w:hAnsi="Arial" w:cs="Arial"/>
            <w:b/>
            <w:bCs/>
            <w:sz w:val="22"/>
            <w:szCs w:val="22"/>
          </w:rPr>
          <w:t>diversity</w:t>
        </w:r>
      </w:ins>
    </w:p>
    <w:p w14:paraId="753D35E3" w14:textId="77777777" w:rsidR="003A14BB" w:rsidRDefault="003A14BB" w:rsidP="00081385">
      <w:pPr>
        <w:spacing w:line="360" w:lineRule="auto"/>
        <w:rPr>
          <w:ins w:id="10" w:author="Keene-Snickers,Lexi" w:date="2025-05-22T13:32:00Z" w16du:dateUtc="2025-05-22T19:32:00Z"/>
          <w:rFonts w:ascii="Arial" w:hAnsi="Arial" w:cs="Arial"/>
          <w:b/>
          <w:bCs/>
          <w:sz w:val="22"/>
          <w:szCs w:val="22"/>
        </w:rPr>
      </w:pPr>
    </w:p>
    <w:p w14:paraId="7EF8B417" w14:textId="70DBCD8F" w:rsidR="003A14BB" w:rsidRDefault="003A14BB" w:rsidP="00081385">
      <w:pPr>
        <w:spacing w:line="360" w:lineRule="auto"/>
        <w:rPr>
          <w:rFonts w:ascii="Arial" w:hAnsi="Arial" w:cs="Arial"/>
          <w:b/>
          <w:bCs/>
          <w:sz w:val="22"/>
          <w:szCs w:val="22"/>
        </w:rPr>
      </w:pPr>
      <w:ins w:id="11" w:author="Keene-Snickers,Lexi" w:date="2025-05-22T13:32:00Z" w16du:dateUtc="2025-05-22T19:32:00Z">
        <w:r>
          <w:rPr>
            <w:rFonts w:ascii="Arial" w:hAnsi="Arial" w:cs="Arial"/>
            <w:b/>
            <w:bCs/>
            <w:sz w:val="22"/>
            <w:szCs w:val="22"/>
          </w:rPr>
          <w:t xml:space="preserve">Extensive sequencing of wild </w:t>
        </w:r>
        <w:r w:rsidRPr="003A14BB">
          <w:rPr>
            <w:rFonts w:ascii="Arial" w:hAnsi="Arial" w:cs="Arial"/>
            <w:b/>
            <w:bCs/>
            <w:i/>
            <w:iCs/>
            <w:sz w:val="22"/>
            <w:szCs w:val="22"/>
            <w:rPrChange w:id="12" w:author="Keene-Snickers,Lexi" w:date="2025-05-22T13:33:00Z" w16du:dateUtc="2025-05-22T19:33:00Z">
              <w:rPr>
                <w:rFonts w:ascii="Arial" w:hAnsi="Arial" w:cs="Arial"/>
                <w:b/>
                <w:bCs/>
                <w:sz w:val="22"/>
                <w:szCs w:val="22"/>
              </w:rPr>
            </w:rPrChange>
          </w:rPr>
          <w:t>Drosophila melanogaster</w:t>
        </w:r>
        <w:r>
          <w:rPr>
            <w:rFonts w:ascii="Arial" w:hAnsi="Arial" w:cs="Arial"/>
            <w:b/>
            <w:bCs/>
            <w:sz w:val="22"/>
            <w:szCs w:val="22"/>
          </w:rPr>
          <w:t xml:space="preserve"> reveals</w:t>
        </w:r>
      </w:ins>
      <w:ins w:id="13" w:author="Keene-Snickers,Lexi" w:date="2025-05-22T13:33:00Z" w16du:dateUtc="2025-05-22T19:33:00Z">
        <w:r>
          <w:rPr>
            <w:rFonts w:ascii="Arial" w:hAnsi="Arial" w:cs="Arial"/>
            <w:b/>
            <w:bCs/>
            <w:sz w:val="22"/>
            <w:szCs w:val="22"/>
          </w:rPr>
          <w:t xml:space="preserve"> galbut virus</w:t>
        </w:r>
      </w:ins>
      <w:ins w:id="14" w:author="Keene-Snickers,Lexi" w:date="2025-05-22T13:32:00Z" w16du:dateUtc="2025-05-22T19:32:00Z">
        <w:r>
          <w:rPr>
            <w:rFonts w:ascii="Arial" w:hAnsi="Arial" w:cs="Arial"/>
            <w:b/>
            <w:bCs/>
            <w:sz w:val="22"/>
            <w:szCs w:val="22"/>
          </w:rPr>
          <w:t xml:space="preserve"> evolutiona</w:t>
        </w:r>
      </w:ins>
      <w:ins w:id="15" w:author="Keene-Snickers,Lexi" w:date="2025-05-22T13:33:00Z" w16du:dateUtc="2025-05-22T19:33:00Z">
        <w:r>
          <w:rPr>
            <w:rFonts w:ascii="Arial" w:hAnsi="Arial" w:cs="Arial"/>
            <w:b/>
            <w:bCs/>
            <w:sz w:val="22"/>
            <w:szCs w:val="22"/>
          </w:rPr>
          <w:t xml:space="preserve">ry patterns and genotypic-phenotypic diversity </w:t>
        </w:r>
      </w:ins>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38469104"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12"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3A27E8B3" w:rsidR="00B97576" w:rsidRDefault="005D3563" w:rsidP="007110EB">
      <w:pPr>
        <w:spacing w:line="360" w:lineRule="auto"/>
        <w:ind w:firstLine="720"/>
        <w:rPr>
          <w:rFonts w:ascii="Arial" w:hAnsi="Arial" w:cs="Arial"/>
          <w:sz w:val="22"/>
          <w:szCs w:val="22"/>
        </w:rPr>
      </w:pPr>
      <w:r>
        <w:rPr>
          <w:rFonts w:ascii="Arial" w:hAnsi="Arial" w:cs="Arial"/>
          <w:sz w:val="22"/>
          <w:szCs w:val="22"/>
        </w:rPr>
        <w:t xml:space="preserve">Galbut virus is a remarkably successful virus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E27066">
        <w:rPr>
          <w:rFonts w:ascii="Arial" w:hAnsi="Arial" w:cs="Arial"/>
          <w:sz w:val="22"/>
          <w:szCs w:val="22"/>
        </w:rPr>
        <w:t>Seventy-five percent</w:t>
      </w:r>
      <w:r w:rsidR="007C3864">
        <w:rPr>
          <w:rFonts w:ascii="Arial" w:hAnsi="Arial" w:cs="Arial"/>
          <w:sz w:val="22"/>
          <w:szCs w:val="22"/>
        </w:rPr>
        <w:t xml:space="preserve"> of 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w:t>
      </w:r>
      <w:r w:rsidR="00E76CDD">
        <w:rPr>
          <w:rFonts w:ascii="Arial" w:hAnsi="Arial" w:cs="Arial"/>
          <w:sz w:val="22"/>
          <w:szCs w:val="22"/>
        </w:rPr>
        <w:t xml:space="preserve">flies </w:t>
      </w:r>
      <w:r w:rsidR="007C3864">
        <w:rPr>
          <w:rFonts w:ascii="Arial" w:hAnsi="Arial" w:cs="Arial"/>
          <w:sz w:val="22"/>
          <w:szCs w:val="22"/>
        </w:rPr>
        <w:t xml:space="preserve">for </w:t>
      </w:r>
      <w:r w:rsidR="0020730B">
        <w:rPr>
          <w:rFonts w:ascii="Arial" w:hAnsi="Arial" w:cs="Arial"/>
          <w:sz w:val="22"/>
          <w:szCs w:val="22"/>
        </w:rPr>
        <w:t xml:space="preserve">RNA </w:t>
      </w:r>
      <w:r w:rsidR="007C3864">
        <w:rPr>
          <w:rFonts w:ascii="Arial" w:hAnsi="Arial" w:cs="Arial"/>
          <w:sz w:val="22"/>
          <w:szCs w:val="22"/>
        </w:rPr>
        <w:t>sequencing to recover galbut virus sequences</w:t>
      </w:r>
      <w:r w:rsidR="0041633A">
        <w:rPr>
          <w:rFonts w:ascii="Arial" w:hAnsi="Arial" w:cs="Arial"/>
          <w:sz w:val="22"/>
          <w:szCs w:val="22"/>
        </w:rPr>
        <w:t xml:space="preserve">. This </w:t>
      </w:r>
      <w:r w:rsidR="007C3864">
        <w:rPr>
          <w:rFonts w:ascii="Arial" w:hAnsi="Arial" w:cs="Arial"/>
          <w:sz w:val="22"/>
          <w:szCs w:val="22"/>
        </w:rPr>
        <w:t>yielded 37</w:t>
      </w:r>
      <w:r w:rsidR="00FC2AE1">
        <w:rPr>
          <w:rFonts w:ascii="Arial" w:hAnsi="Arial" w:cs="Arial"/>
          <w:sz w:val="22"/>
          <w:szCs w:val="22"/>
        </w:rPr>
        <w:t>3</w:t>
      </w:r>
      <w:r w:rsidR="007C3864">
        <w:rPr>
          <w:rFonts w:ascii="Arial" w:hAnsi="Arial" w:cs="Arial"/>
          <w:sz w:val="22"/>
          <w:szCs w:val="22"/>
        </w:rPr>
        <w:t xml:space="preserve"> coding-complete or near complete galbut virus segment sequences. </w:t>
      </w:r>
      <w:r w:rsidR="0020730B">
        <w:rPr>
          <w:rFonts w:ascii="Arial" w:hAnsi="Arial" w:cs="Arial"/>
          <w:sz w:val="22"/>
          <w:szCs w:val="22"/>
        </w:rPr>
        <w:t xml:space="preserve">Galbut virus sequences clustered 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commentRangeStart w:id="16"/>
      <w:commentRangeStart w:id="17"/>
      <w:del w:id="18" w:author="Keene-Snickers,Lexi" w:date="2025-05-19T15:00:00Z" w16du:dateUtc="2025-05-19T21:00:00Z">
        <w:r w:rsidR="00E27066" w:rsidDel="001B34D8">
          <w:rPr>
            <w:rFonts w:ascii="Arial" w:hAnsi="Arial" w:cs="Arial"/>
            <w:sz w:val="22"/>
            <w:szCs w:val="22"/>
          </w:rPr>
          <w:delText>clade</w:delText>
        </w:r>
      </w:del>
      <w:r w:rsidR="00E27066">
        <w:rPr>
          <w:rFonts w:ascii="Arial" w:hAnsi="Arial" w:cs="Arial"/>
          <w:sz w:val="22"/>
          <w:szCs w:val="22"/>
        </w:rPr>
        <w:t xml:space="preserve"> </w:t>
      </w:r>
      <w:proofErr w:type="spellStart"/>
      <w:ins w:id="19" w:author="Keene-Snickers,Lexi" w:date="2025-05-19T15:00:00Z" w16du:dateUtc="2025-05-19T21:00:00Z">
        <w:r w:rsidR="001B34D8">
          <w:rPr>
            <w:rFonts w:ascii="Arial" w:hAnsi="Arial" w:cs="Arial"/>
            <w:sz w:val="22"/>
            <w:szCs w:val="22"/>
          </w:rPr>
          <w:t>mel</w:t>
        </w:r>
      </w:ins>
      <w:r w:rsidR="00E27066">
        <w:rPr>
          <w:rFonts w:ascii="Arial" w:hAnsi="Arial" w:cs="Arial"/>
          <w:sz w:val="22"/>
          <w:szCs w:val="22"/>
        </w:rPr>
        <w:t>A</w:t>
      </w:r>
      <w:proofErr w:type="spellEnd"/>
      <w:r w:rsidR="00E27066">
        <w:rPr>
          <w:rFonts w:ascii="Arial" w:hAnsi="Arial" w:cs="Arial"/>
          <w:sz w:val="22"/>
          <w:szCs w:val="22"/>
        </w:rPr>
        <w:t xml:space="preserve"> and </w:t>
      </w:r>
      <w:proofErr w:type="spellStart"/>
      <w:ins w:id="20" w:author="Keene-Snickers,Lexi" w:date="2025-05-19T15:01:00Z" w16du:dateUtc="2025-05-19T21:01:00Z">
        <w:r w:rsidR="001B34D8">
          <w:rPr>
            <w:rFonts w:ascii="Arial" w:hAnsi="Arial" w:cs="Arial"/>
            <w:sz w:val="22"/>
            <w:szCs w:val="22"/>
          </w:rPr>
          <w:t>mel</w:t>
        </w:r>
      </w:ins>
      <w:r w:rsidR="00E27066">
        <w:rPr>
          <w:rFonts w:ascii="Arial" w:hAnsi="Arial" w:cs="Arial"/>
          <w:sz w:val="22"/>
          <w:szCs w:val="22"/>
        </w:rPr>
        <w:t>B</w:t>
      </w:r>
      <w:commentRangeEnd w:id="16"/>
      <w:proofErr w:type="spellEnd"/>
      <w:r w:rsidR="005C397C">
        <w:rPr>
          <w:rStyle w:val="CommentReference"/>
        </w:rPr>
        <w:commentReference w:id="16"/>
      </w:r>
      <w:commentRangeEnd w:id="17"/>
      <w:r w:rsidR="001B34D8">
        <w:rPr>
          <w:rStyle w:val="CommentReference"/>
        </w:rPr>
        <w:commentReference w:id="17"/>
      </w:r>
      <w:r w:rsidR="00E27066">
        <w:rPr>
          <w:rFonts w:ascii="Arial" w:hAnsi="Arial" w:cs="Arial"/>
          <w:sz w:val="22"/>
          <w:szCs w:val="22"/>
        </w:rPr>
        <w:t xml:space="preserve">, </w:t>
      </w:r>
      <w:r w:rsidR="0020730B">
        <w:rPr>
          <w:rFonts w:ascii="Arial" w:hAnsi="Arial" w:cs="Arial"/>
          <w:sz w:val="22"/>
          <w:szCs w:val="22"/>
        </w:rPr>
        <w:t xml:space="preserve">contained </w:t>
      </w:r>
      <w:r w:rsidR="0020730B" w:rsidRPr="006264D3">
        <w:rPr>
          <w:rFonts w:ascii="Arial" w:hAnsi="Arial" w:cs="Arial"/>
          <w:i/>
          <w:iCs/>
          <w:sz w:val="22"/>
          <w:szCs w:val="22"/>
        </w:rPr>
        <w:t>D. melanogaster</w:t>
      </w:r>
      <w:r w:rsidR="0020730B">
        <w:rPr>
          <w:rFonts w:ascii="Arial" w:hAnsi="Arial" w:cs="Arial"/>
          <w:sz w:val="22"/>
          <w:szCs w:val="22"/>
        </w:rPr>
        <w:t>-infecting viruses and the third</w:t>
      </w:r>
      <w:ins w:id="21" w:author="Keene-Snickers,Lexi" w:date="2025-05-19T15:01:00Z" w16du:dateUtc="2025-05-19T21:01:00Z">
        <w:r w:rsidR="001B34D8">
          <w:rPr>
            <w:rFonts w:ascii="Arial" w:hAnsi="Arial" w:cs="Arial"/>
            <w:sz w:val="22"/>
            <w:szCs w:val="22"/>
          </w:rPr>
          <w:t xml:space="preserve">, </w:t>
        </w:r>
        <w:proofErr w:type="spellStart"/>
        <w:r w:rsidR="001B34D8">
          <w:rPr>
            <w:rFonts w:ascii="Arial" w:hAnsi="Arial" w:cs="Arial"/>
            <w:sz w:val="22"/>
            <w:szCs w:val="22"/>
          </w:rPr>
          <w:t>simA</w:t>
        </w:r>
      </w:ins>
      <w:proofErr w:type="spellEnd"/>
      <w:r w:rsidR="0020730B">
        <w:rPr>
          <w:rFonts w:ascii="Arial" w:hAnsi="Arial" w:cs="Arial"/>
          <w:sz w:val="22"/>
          <w:szCs w:val="22"/>
        </w:rPr>
        <w:t xml:space="preserve"> corresponded to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was low but </w:t>
      </w:r>
      <w:r w:rsidR="0020730B">
        <w:rPr>
          <w:rFonts w:ascii="Arial" w:hAnsi="Arial" w:cs="Arial"/>
          <w:sz w:val="22"/>
          <w:szCs w:val="22"/>
        </w:rPr>
        <w:t xml:space="preserve">higher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 xml:space="preserve">with pairwise </w:t>
      </w:r>
      <w:r w:rsidR="004030DC">
        <w:rPr>
          <w:rFonts w:ascii="Arial" w:hAnsi="Arial" w:cs="Arial"/>
          <w:sz w:val="22"/>
          <w:szCs w:val="22"/>
        </w:rPr>
        <w:t xml:space="preserve">nucleotide </w:t>
      </w:r>
      <w:r w:rsidR="002F12DD">
        <w:rPr>
          <w:rFonts w:ascii="Arial" w:hAnsi="Arial" w:cs="Arial"/>
          <w:sz w:val="22"/>
          <w:szCs w:val="22"/>
        </w:rPr>
        <w:t>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r w:rsidR="005C397C">
        <w:rPr>
          <w:rFonts w:ascii="Arial" w:hAnsi="Arial" w:cs="Arial"/>
          <w:sz w:val="22"/>
          <w:szCs w:val="22"/>
        </w:rPr>
        <w:t xml:space="preserve">Geography partly explained phylogenetic clustering: sequences from the same geographic location were often identical or nearly identical but sequences from the same location were spread throughout trees. </w:t>
      </w:r>
      <w:del w:id="22" w:author="Keene-Snickers,Lexi" w:date="2025-05-19T15:01:00Z" w16du:dateUtc="2025-05-19T21:01:00Z">
        <w:r w:rsidR="005C397C" w:rsidDel="001B34D8">
          <w:rPr>
            <w:rFonts w:ascii="Arial" w:hAnsi="Arial" w:cs="Arial"/>
            <w:sz w:val="22"/>
            <w:szCs w:val="22"/>
          </w:rPr>
          <w:delText xml:space="preserve"> </w:delText>
        </w:r>
      </w:del>
      <w:r w:rsidR="004030DC">
        <w:rPr>
          <w:rFonts w:ascii="Arial" w:hAnsi="Arial" w:cs="Arial"/>
          <w:sz w:val="22"/>
          <w:szCs w:val="22"/>
        </w:rPr>
        <w:t>About one</w:t>
      </w:r>
      <w:r w:rsidR="0020730B">
        <w:rPr>
          <w:rFonts w:ascii="Arial" w:hAnsi="Arial" w:cs="Arial"/>
          <w:sz w:val="22"/>
          <w:szCs w:val="22"/>
        </w:rPr>
        <w:t xml:space="preserve"> third </w:t>
      </w:r>
      <w:r w:rsidR="0041633A">
        <w:rPr>
          <w:rFonts w:ascii="Arial" w:hAnsi="Arial" w:cs="Arial"/>
          <w:sz w:val="22"/>
          <w:szCs w:val="22"/>
        </w:rPr>
        <w:t xml:space="preserve">of samples </w:t>
      </w:r>
      <w:r w:rsidR="0020730B">
        <w:rPr>
          <w:rFonts w:ascii="Arial" w:hAnsi="Arial" w:cs="Arial"/>
          <w:sz w:val="22"/>
          <w:szCs w:val="22"/>
        </w:rPr>
        <w:t xml:space="preserve">exhibited </w:t>
      </w:r>
      <w:r w:rsidR="0041633A">
        <w:rPr>
          <w:rFonts w:ascii="Arial" w:hAnsi="Arial" w:cs="Arial"/>
          <w:sz w:val="22"/>
          <w:szCs w:val="22"/>
        </w:rPr>
        <w:t>evidence of coinfection</w:t>
      </w:r>
      <w:ins w:id="23" w:author="Stenglein,Mark" w:date="2025-05-16T09:34:00Z" w16du:dateUtc="2025-05-16T15:34:00Z">
        <w:r w:rsidR="004030DC">
          <w:rPr>
            <w:rFonts w:ascii="Arial" w:hAnsi="Arial" w:cs="Arial"/>
            <w:sz w:val="22"/>
            <w:szCs w:val="22"/>
          </w:rPr>
          <w:t>,</w:t>
        </w:r>
      </w:ins>
      <w:r w:rsidR="0020730B">
        <w:rPr>
          <w:rFonts w:ascii="Arial" w:hAnsi="Arial" w:cs="Arial"/>
          <w:sz w:val="22"/>
          <w:szCs w:val="22"/>
        </w:rPr>
        <w:t xml:space="preserve"> </w:t>
      </w:r>
      <w:r w:rsidR="006264D3">
        <w:rPr>
          <w:rFonts w:ascii="Arial" w:hAnsi="Arial" w:cs="Arial"/>
          <w:sz w:val="22"/>
          <w:szCs w:val="22"/>
        </w:rPr>
        <w:t xml:space="preserve">which </w:t>
      </w:r>
      <w:r w:rsidR="0020730B">
        <w:rPr>
          <w:rFonts w:ascii="Arial" w:hAnsi="Arial" w:cs="Arial"/>
          <w:sz w:val="22"/>
          <w:szCs w:val="22"/>
        </w:rPr>
        <w:t xml:space="preserve">did not require complete sets of all </w:t>
      </w:r>
      <w:r w:rsidR="0020730B">
        <w:rPr>
          <w:rFonts w:ascii="Arial" w:hAnsi="Arial" w:cs="Arial"/>
          <w:sz w:val="22"/>
          <w:szCs w:val="22"/>
        </w:rPr>
        <w:lastRenderedPageBreak/>
        <w:t>three galbut virus segments</w:t>
      </w:r>
      <w:r w:rsidR="0041633A">
        <w:rPr>
          <w:rFonts w:ascii="Arial" w:hAnsi="Arial" w:cs="Arial"/>
          <w:sz w:val="22"/>
          <w:szCs w:val="22"/>
        </w:rPr>
        <w:t>.</w:t>
      </w:r>
      <w:ins w:id="24" w:author="Keene-Snickers,Lexi" w:date="2025-05-19T15:03:00Z" w16du:dateUtc="2025-05-19T21:03:00Z">
        <w:r w:rsidR="001B34D8">
          <w:rPr>
            <w:rFonts w:ascii="Arial" w:hAnsi="Arial" w:cs="Arial"/>
            <w:sz w:val="22"/>
            <w:szCs w:val="22"/>
          </w:rPr>
          <w:t xml:space="preserve"> </w:t>
        </w:r>
        <w:proofErr w:type="spellStart"/>
        <w:r w:rsidR="001B34D8">
          <w:rPr>
            <w:rFonts w:ascii="Arial" w:hAnsi="Arial" w:cs="Arial"/>
            <w:sz w:val="22"/>
            <w:szCs w:val="22"/>
          </w:rPr>
          <w:t>Mel</w:t>
        </w:r>
      </w:ins>
      <w:del w:id="25" w:author="Keene-Snickers,Lexi" w:date="2025-05-19T15:03:00Z" w16du:dateUtc="2025-05-19T21:03:00Z">
        <w:r w:rsidR="0041633A" w:rsidDel="001B34D8">
          <w:rPr>
            <w:rFonts w:ascii="Arial" w:hAnsi="Arial" w:cs="Arial"/>
            <w:sz w:val="22"/>
            <w:szCs w:val="22"/>
          </w:rPr>
          <w:delText xml:space="preserve"> </w:delText>
        </w:r>
        <w:r w:rsidR="00E27066" w:rsidRPr="006264D3" w:rsidDel="001B34D8">
          <w:rPr>
            <w:rFonts w:ascii="Arial" w:hAnsi="Arial" w:cs="Arial"/>
            <w:i/>
            <w:iCs/>
            <w:sz w:val="22"/>
            <w:szCs w:val="22"/>
          </w:rPr>
          <w:delText>D. melanogaster</w:delText>
        </w:r>
        <w:r w:rsidR="00E27066" w:rsidDel="001B34D8">
          <w:rPr>
            <w:rFonts w:ascii="Arial" w:hAnsi="Arial" w:cs="Arial"/>
            <w:sz w:val="22"/>
            <w:szCs w:val="22"/>
          </w:rPr>
          <w:delText xml:space="preserve"> clade </w:delText>
        </w:r>
      </w:del>
      <w:r w:rsidR="00E27066">
        <w:rPr>
          <w:rFonts w:ascii="Arial" w:hAnsi="Arial" w:cs="Arial"/>
          <w:sz w:val="22"/>
          <w:szCs w:val="22"/>
        </w:rPr>
        <w:t>A</w:t>
      </w:r>
      <w:proofErr w:type="spellEnd"/>
      <w:r w:rsidR="00E27066">
        <w:rPr>
          <w:rFonts w:ascii="Arial" w:hAnsi="Arial" w:cs="Arial"/>
          <w:sz w:val="22"/>
          <w:szCs w:val="22"/>
        </w:rPr>
        <w:t xml:space="preserve"> viruses showed a bimodal distribution of </w:t>
      </w:r>
      <w:r w:rsidR="004030DC">
        <w:rPr>
          <w:rFonts w:ascii="Arial" w:hAnsi="Arial" w:cs="Arial"/>
          <w:sz w:val="22"/>
          <w:szCs w:val="22"/>
        </w:rPr>
        <w:t xml:space="preserve">RNA </w:t>
      </w:r>
      <w:r w:rsidR="00E27066">
        <w:rPr>
          <w:rFonts w:ascii="Arial" w:hAnsi="Arial" w:cs="Arial"/>
          <w:sz w:val="22"/>
          <w:szCs w:val="22"/>
        </w:rPr>
        <w:t xml:space="preserve">levels while </w:t>
      </w:r>
      <w:proofErr w:type="spellStart"/>
      <w:ins w:id="26" w:author="Keene-Snickers,Lexi" w:date="2025-05-19T15:02:00Z" w16du:dateUtc="2025-05-19T21:02:00Z">
        <w:r w:rsidR="001B34D8">
          <w:rPr>
            <w:rFonts w:ascii="Arial" w:hAnsi="Arial" w:cs="Arial"/>
            <w:sz w:val="22"/>
            <w:szCs w:val="22"/>
          </w:rPr>
          <w:t>mel</w:t>
        </w:r>
      </w:ins>
      <w:del w:id="27" w:author="Keene-Snickers,Lexi" w:date="2025-05-19T15:02:00Z" w16du:dateUtc="2025-05-19T21:02:00Z">
        <w:r w:rsidR="00E27066" w:rsidDel="001B34D8">
          <w:rPr>
            <w:rFonts w:ascii="Arial" w:hAnsi="Arial" w:cs="Arial"/>
            <w:sz w:val="22"/>
            <w:szCs w:val="22"/>
          </w:rPr>
          <w:delText xml:space="preserve">clade </w:delText>
        </w:r>
      </w:del>
      <w:r w:rsidR="00E27066">
        <w:rPr>
          <w:rFonts w:ascii="Arial" w:hAnsi="Arial" w:cs="Arial"/>
          <w:sz w:val="22"/>
          <w:szCs w:val="22"/>
        </w:rPr>
        <w:t>B</w:t>
      </w:r>
      <w:proofErr w:type="spellEnd"/>
      <w:r w:rsidR="00E27066">
        <w:rPr>
          <w:rFonts w:ascii="Arial" w:hAnsi="Arial" w:cs="Arial"/>
          <w:sz w:val="22"/>
          <w:szCs w:val="22"/>
        </w:rPr>
        <w:t xml:space="preserve"> viruses</w:t>
      </w:r>
      <w:r w:rsidR="006264D3">
        <w:rPr>
          <w:rFonts w:ascii="Arial" w:hAnsi="Arial" w:cs="Arial"/>
          <w:sz w:val="22"/>
          <w:szCs w:val="22"/>
        </w:rPr>
        <w:t xml:space="preserve"> showed</w:t>
      </w:r>
      <w:r w:rsidR="00E27066">
        <w:rPr>
          <w:rFonts w:ascii="Arial" w:hAnsi="Arial" w:cs="Arial"/>
          <w:sz w:val="22"/>
          <w:szCs w:val="22"/>
        </w:rPr>
        <w:t xml:space="preserve"> similar </w:t>
      </w:r>
      <w:r w:rsidR="004030DC">
        <w:rPr>
          <w:rFonts w:ascii="Arial" w:hAnsi="Arial" w:cs="Arial"/>
          <w:sz w:val="22"/>
          <w:szCs w:val="22"/>
        </w:rPr>
        <w:t xml:space="preserve">RNA </w:t>
      </w:r>
      <w:r w:rsidR="00E27066">
        <w:rPr>
          <w:rFonts w:ascii="Arial" w:hAnsi="Arial" w:cs="Arial"/>
          <w:sz w:val="22"/>
          <w:szCs w:val="22"/>
        </w:rPr>
        <w:t xml:space="preserve">levels in all samples. </w:t>
      </w:r>
      <w:r w:rsidR="0041633A">
        <w:rPr>
          <w:rFonts w:ascii="Arial" w:hAnsi="Arial" w:cs="Arial"/>
          <w:sz w:val="22"/>
          <w:szCs w:val="22"/>
        </w:rPr>
        <w:t xml:space="preserve">There was evidence of </w:t>
      </w:r>
      <w:r w:rsidR="0020730B">
        <w:rPr>
          <w:rFonts w:ascii="Arial" w:hAnsi="Arial" w:cs="Arial"/>
          <w:sz w:val="22"/>
          <w:szCs w:val="22"/>
        </w:rPr>
        <w:t xml:space="preserve">galbut virus </w:t>
      </w:r>
      <w:r w:rsidR="0041633A">
        <w:rPr>
          <w:rFonts w:ascii="Arial" w:hAnsi="Arial" w:cs="Arial"/>
          <w:sz w:val="22"/>
          <w:szCs w:val="22"/>
        </w:rPr>
        <w:t>reassortment</w:t>
      </w:r>
      <w:r w:rsidR="00E27066">
        <w:rPr>
          <w:rFonts w:ascii="Arial" w:hAnsi="Arial" w:cs="Arial"/>
          <w:sz w:val="22"/>
          <w:szCs w:val="22"/>
        </w:rPr>
        <w:t xml:space="preserve"> within clades but not between clades, indicating that viruses in these clades are reproductively isolated. </w:t>
      </w:r>
      <w:ins w:id="28" w:author="Keene-Snickers,Lexi" w:date="2025-05-19T15:05:00Z" w16du:dateUtc="2025-05-19T21:05:00Z">
        <w:r w:rsidR="001B34D8">
          <w:rPr>
            <w:rFonts w:ascii="Arial" w:hAnsi="Arial" w:cs="Arial"/>
            <w:sz w:val="22"/>
            <w:szCs w:val="22"/>
          </w:rPr>
          <w:t xml:space="preserve">Galbut virus RNA 3 appears to be under more selective pressure than RNA 1, 2 or chaq virus. </w:t>
        </w:r>
      </w:ins>
      <w:r w:rsidR="00E27066">
        <w:rPr>
          <w:rFonts w:ascii="Arial" w:hAnsi="Arial" w:cs="Arial"/>
          <w:sz w:val="22"/>
          <w:szCs w:val="22"/>
        </w:rPr>
        <w:t xml:space="preserve">Chaq virus, </w:t>
      </w:r>
      <w:r w:rsidR="00446997">
        <w:rPr>
          <w:rFonts w:ascii="Arial" w:hAnsi="Arial" w:cs="Arial"/>
          <w:sz w:val="22"/>
          <w:szCs w:val="22"/>
        </w:rPr>
        <w:t xml:space="preserve">which may be a </w:t>
      </w:r>
      <w:r w:rsidR="00E27066">
        <w:rPr>
          <w:rFonts w:ascii="Arial" w:hAnsi="Arial" w:cs="Arial"/>
          <w:sz w:val="22"/>
          <w:szCs w:val="22"/>
        </w:rPr>
        <w:t xml:space="preserve">satellite virus of galbut virus, appears to be associated only with </w:t>
      </w:r>
      <w:proofErr w:type="spellStart"/>
      <w:ins w:id="29" w:author="Keene-Snickers,Lexi" w:date="2025-05-19T15:02:00Z" w16du:dateUtc="2025-05-19T21:02:00Z">
        <w:r w:rsidR="001B34D8">
          <w:rPr>
            <w:rFonts w:ascii="Arial" w:hAnsi="Arial" w:cs="Arial"/>
            <w:sz w:val="22"/>
            <w:szCs w:val="22"/>
          </w:rPr>
          <w:t>mel</w:t>
        </w:r>
      </w:ins>
      <w:del w:id="30" w:author="Keene-Snickers,Lexi" w:date="2025-05-19T15:02:00Z" w16du:dateUtc="2025-05-19T21:02:00Z">
        <w:r w:rsidR="00E27066" w:rsidDel="001B34D8">
          <w:rPr>
            <w:rFonts w:ascii="Arial" w:hAnsi="Arial" w:cs="Arial"/>
            <w:sz w:val="22"/>
            <w:szCs w:val="22"/>
          </w:rPr>
          <w:delText xml:space="preserve">clade </w:delText>
        </w:r>
      </w:del>
      <w:r w:rsidR="00E27066">
        <w:rPr>
          <w:rFonts w:ascii="Arial" w:hAnsi="Arial" w:cs="Arial"/>
          <w:sz w:val="22"/>
          <w:szCs w:val="22"/>
        </w:rPr>
        <w:t>A</w:t>
      </w:r>
      <w:proofErr w:type="spellEnd"/>
      <w:r w:rsidR="005C397C">
        <w:rPr>
          <w:rFonts w:ascii="Arial" w:hAnsi="Arial" w:cs="Arial"/>
          <w:sz w:val="22"/>
          <w:szCs w:val="22"/>
        </w:rPr>
        <w:t xml:space="preserve"> and </w:t>
      </w:r>
      <w:proofErr w:type="spellStart"/>
      <w:ins w:id="31" w:author="Keene-Snickers,Lexi" w:date="2025-05-19T15:02:00Z" w16du:dateUtc="2025-05-19T21:02:00Z">
        <w:r w:rsidR="001B34D8" w:rsidRPr="001B34D8">
          <w:rPr>
            <w:rFonts w:ascii="Arial" w:hAnsi="Arial" w:cs="Arial"/>
            <w:sz w:val="22"/>
            <w:szCs w:val="22"/>
            <w:rPrChange w:id="32" w:author="Keene-Snickers,Lexi" w:date="2025-05-19T15:03:00Z" w16du:dateUtc="2025-05-19T21:03:00Z">
              <w:rPr>
                <w:rFonts w:ascii="Arial" w:hAnsi="Arial" w:cs="Arial"/>
                <w:i/>
                <w:iCs/>
                <w:sz w:val="22"/>
                <w:szCs w:val="22"/>
              </w:rPr>
            </w:rPrChange>
          </w:rPr>
          <w:t>simA</w:t>
        </w:r>
      </w:ins>
      <w:proofErr w:type="spellEnd"/>
      <w:ins w:id="33" w:author="Stenglein,Mark" w:date="2025-05-16T09:47:00Z" w16du:dateUtc="2025-05-16T15:47:00Z">
        <w:del w:id="34" w:author="Keene-Snickers,Lexi" w:date="2025-05-19T15:02:00Z" w16du:dateUtc="2025-05-19T21:02:00Z">
          <w:r w:rsidR="005C397C" w:rsidRPr="005C397C" w:rsidDel="001B34D8">
            <w:rPr>
              <w:rFonts w:ascii="Arial" w:hAnsi="Arial" w:cs="Arial"/>
              <w:i/>
              <w:iCs/>
              <w:sz w:val="22"/>
              <w:szCs w:val="22"/>
              <w:rPrChange w:id="35" w:author="Stenglein,Mark" w:date="2025-05-16T09:47:00Z" w16du:dateUtc="2025-05-16T15:47:00Z">
                <w:rPr>
                  <w:rFonts w:ascii="Arial" w:hAnsi="Arial" w:cs="Arial"/>
                  <w:sz w:val="22"/>
                  <w:szCs w:val="22"/>
                </w:rPr>
              </w:rPrChange>
            </w:rPr>
            <w:delText>D. simulans</w:delText>
          </w:r>
        </w:del>
        <w:r w:rsidR="005C397C">
          <w:rPr>
            <w:rFonts w:ascii="Arial" w:hAnsi="Arial" w:cs="Arial"/>
            <w:sz w:val="22"/>
            <w:szCs w:val="22"/>
          </w:rPr>
          <w:t xml:space="preserve"> </w:t>
        </w:r>
      </w:ins>
      <w:del w:id="36" w:author="Stenglein,Mark" w:date="2025-05-16T09:43:00Z" w16du:dateUtc="2025-05-16T15:43:00Z">
        <w:r w:rsidR="00E27066" w:rsidDel="005C397C">
          <w:rPr>
            <w:rFonts w:ascii="Arial" w:hAnsi="Arial" w:cs="Arial"/>
            <w:sz w:val="22"/>
            <w:szCs w:val="22"/>
          </w:rPr>
          <w:delText xml:space="preserve"> </w:delText>
        </w:r>
      </w:del>
      <w:r w:rsidR="00E27066">
        <w:rPr>
          <w:rFonts w:ascii="Arial" w:hAnsi="Arial" w:cs="Arial"/>
          <w:sz w:val="22"/>
          <w:szCs w:val="22"/>
        </w:rPr>
        <w:t xml:space="preserve">infections. </w:t>
      </w:r>
      <w:commentRangeStart w:id="37"/>
      <w:commentRangeStart w:id="38"/>
      <w:commentRangeStart w:id="39"/>
      <w:r w:rsidR="00E27066">
        <w:rPr>
          <w:rFonts w:ascii="Arial" w:hAnsi="Arial" w:cs="Arial"/>
          <w:sz w:val="22"/>
          <w:szCs w:val="22"/>
        </w:rPr>
        <w:t>Together this data explores the sequence diversity of galbut virus and describes genotype-phenotype associations of these infections</w:t>
      </w:r>
      <w:commentRangeEnd w:id="37"/>
      <w:r w:rsidR="005C397C">
        <w:rPr>
          <w:rStyle w:val="CommentReference"/>
        </w:rPr>
        <w:commentReference w:id="37"/>
      </w:r>
      <w:commentRangeEnd w:id="38"/>
      <w:r w:rsidR="005C397C">
        <w:rPr>
          <w:rStyle w:val="CommentReference"/>
        </w:rPr>
        <w:commentReference w:id="38"/>
      </w:r>
      <w:commentRangeEnd w:id="39"/>
      <w:r w:rsidR="001B34D8">
        <w:rPr>
          <w:rStyle w:val="CommentReference"/>
        </w:rPr>
        <w:commentReference w:id="39"/>
      </w:r>
      <w:r w:rsidR="00E27066">
        <w:rPr>
          <w:rFonts w:ascii="Arial" w:hAnsi="Arial" w:cs="Arial"/>
          <w:sz w:val="22"/>
          <w:szCs w:val="22"/>
        </w:rPr>
        <w:t>.</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6DB7B2DD" w:rsidR="00D421F5" w:rsidRDefault="00816656" w:rsidP="00081385">
      <w:pPr>
        <w:spacing w:line="360" w:lineRule="auto"/>
        <w:rPr>
          <w:rFonts w:ascii="Arial" w:hAnsi="Arial" w:cs="Arial"/>
          <w:sz w:val="22"/>
          <w:szCs w:val="22"/>
        </w:rPr>
      </w:pPr>
      <w:r>
        <w:rPr>
          <w:rFonts w:ascii="Arial" w:hAnsi="Arial" w:cs="Arial"/>
          <w:sz w:val="22"/>
          <w:szCs w:val="22"/>
        </w:rPr>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3A14BB" w:rsidRPr="003A14BB">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3A14BB" w:rsidRPr="003A14BB">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w:t>
      </w:r>
      <w:r w:rsidR="00EF2EFE">
        <w:rPr>
          <w:rFonts w:ascii="Arial" w:hAnsi="Arial" w:cs="Arial"/>
          <w:sz w:val="22"/>
          <w:szCs w:val="22"/>
        </w:rPr>
        <w:t>’</w:t>
      </w:r>
      <w:r w:rsidR="00FF7B6A">
        <w:rPr>
          <w:rFonts w:ascii="Arial" w:hAnsi="Arial" w:cs="Arial"/>
          <w:sz w:val="22"/>
          <w:szCs w:val="22"/>
        </w:rPr>
        <w:t xml:space="preserve">s </w:t>
      </w:r>
      <w:r w:rsidR="00CA3BA8">
        <w:rPr>
          <w:rFonts w:ascii="Arial" w:hAnsi="Arial" w:cs="Arial"/>
          <w:sz w:val="22"/>
          <w:szCs w:val="22"/>
        </w:rPr>
        <w:t>fitness</w:t>
      </w:r>
      <w:r w:rsidR="00DC22AB">
        <w:rPr>
          <w:rFonts w:ascii="Arial" w:hAnsi="Arial" w:cs="Arial"/>
          <w:sz w:val="22"/>
          <w:szCs w:val="22"/>
        </w:rPr>
        <w:t>, a common trait among partitiviruses</w:t>
      </w:r>
      <w:r w:rsidR="005C397C">
        <w:rPr>
          <w:rFonts w:ascii="Arial" w:hAnsi="Arial" w:cs="Arial"/>
          <w:sz w:val="22"/>
          <w:szCs w:val="22"/>
        </w:rPr>
        <w:t>, which were originally named crypt</w:t>
      </w:r>
      <w:r w:rsidR="00746064">
        <w:rPr>
          <w:rFonts w:ascii="Arial" w:hAnsi="Arial" w:cs="Arial"/>
          <w:sz w:val="22"/>
          <w:szCs w:val="22"/>
        </w:rPr>
        <w:t xml:space="preserve">ic </w:t>
      </w:r>
      <w:r w:rsidR="005C397C">
        <w:rPr>
          <w:rFonts w:ascii="Arial" w:hAnsi="Arial" w:cs="Arial"/>
          <w:sz w:val="22"/>
          <w:szCs w:val="22"/>
        </w:rPr>
        <w:t xml:space="preserve">viruses after their inapparent infection </w:t>
      </w:r>
      <w:commentRangeStart w:id="40"/>
      <w:r w:rsidR="005C397C">
        <w:rPr>
          <w:rFonts w:ascii="Arial" w:hAnsi="Arial" w:cs="Arial"/>
          <w:sz w:val="22"/>
          <w:szCs w:val="22"/>
        </w:rPr>
        <w:t>phenotypes</w:t>
      </w:r>
      <w:commentRangeEnd w:id="40"/>
      <w:r w:rsidR="00746064">
        <w:rPr>
          <w:rStyle w:val="CommentReference"/>
        </w:rPr>
        <w:commentReference w:id="40"/>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
          <w:id w:val="167381070"/>
          <w:placeholder>
            <w:docPart w:val="DefaultPlaceholder_-1854013440"/>
          </w:placeholder>
        </w:sdtPr>
        <w:sdtContent>
          <w:r w:rsidR="003A14BB" w:rsidRPr="003A14BB">
            <w:rPr>
              <w:rFonts w:ascii="Arial" w:hAnsi="Arial" w:cs="Arial"/>
              <w:color w:val="000000"/>
              <w:sz w:val="22"/>
              <w:szCs w:val="22"/>
              <w:vertAlign w:val="superscript"/>
            </w:rPr>
            <w:t>3,4</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3A14BB" w:rsidRPr="003A14BB">
            <w:rPr>
              <w:rFonts w:ascii="Arial" w:hAnsi="Arial" w:cs="Arial"/>
              <w:color w:val="000000"/>
              <w:sz w:val="22"/>
              <w:szCs w:val="22"/>
              <w:vertAlign w:val="superscript"/>
            </w:rPr>
            <w:t>5</w:t>
          </w:r>
        </w:sdtContent>
      </w:sdt>
      <w:r w:rsidR="00FF7B6A">
        <w:rPr>
          <w:rFonts w:ascii="Arial" w:hAnsi="Arial" w:cs="Arial"/>
          <w:sz w:val="22"/>
          <w:szCs w:val="22"/>
        </w:rPr>
        <w:t xml:space="preserve">. </w:t>
      </w:r>
      <w:r w:rsidR="00940E16">
        <w:rPr>
          <w:rFonts w:ascii="Arial" w:hAnsi="Arial" w:cs="Arial"/>
          <w:sz w:val="22"/>
          <w:szCs w:val="22"/>
        </w:rPr>
        <w:t>While a</w:t>
      </w:r>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3A14BB" w:rsidRPr="003A14BB">
            <w:rPr>
              <w:rFonts w:ascii="Arial" w:hAnsi="Arial" w:cs="Arial"/>
              <w:color w:val="000000"/>
              <w:sz w:val="22"/>
              <w:szCs w:val="22"/>
              <w:vertAlign w:val="superscript"/>
            </w:rPr>
            <w:t>6,7</w:t>
          </w:r>
        </w:sdtContent>
      </w:sdt>
      <w:r w:rsidR="00B80E98">
        <w:rPr>
          <w:rFonts w:ascii="Arial" w:hAnsi="Arial" w:cs="Arial"/>
          <w:color w:val="000000"/>
          <w:sz w:val="22"/>
          <w:szCs w:val="22"/>
        </w:rPr>
        <w:t xml:space="preserve">. </w:t>
      </w:r>
      <w:r w:rsidR="00E27066">
        <w:rPr>
          <w:rFonts w:ascii="Arial" w:hAnsi="Arial" w:cs="Arial"/>
          <w:color w:val="000000"/>
          <w:sz w:val="22"/>
          <w:szCs w:val="22"/>
        </w:rPr>
        <w:t>Another inbred fly 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3A14BB" w:rsidRPr="003A14BB">
            <w:rPr>
              <w:rFonts w:ascii="Arial" w:hAnsi="Arial" w:cs="Arial"/>
              <w:color w:val="000000"/>
              <w:sz w:val="22"/>
              <w:szCs w:val="22"/>
              <w:vertAlign w:val="superscript"/>
            </w:rPr>
            <w:t>6</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w:t>
      </w:r>
      <w:del w:id="41" w:author="Stenglein,Mark" w:date="2025-05-16T09:51:00Z" w16du:dateUtc="2025-05-16T15:51:00Z">
        <w:r w:rsidR="006264D3" w:rsidDel="00746064">
          <w:rPr>
            <w:rFonts w:ascii="Arial" w:hAnsi="Arial" w:cs="Arial"/>
            <w:sz w:val="22"/>
            <w:szCs w:val="22"/>
          </w:rPr>
          <w:delText xml:space="preserve">described in the lab </w:delText>
        </w:r>
      </w:del>
      <w:r w:rsidR="00EF2EFE">
        <w:rPr>
          <w:rFonts w:ascii="Arial" w:hAnsi="Arial" w:cs="Arial"/>
          <w:sz w:val="22"/>
          <w:szCs w:val="22"/>
        </w:rPr>
        <w:t xml:space="preserve">contribute to overall fitness of flies </w:t>
      </w:r>
      <w:r w:rsidR="00550630">
        <w:rPr>
          <w:rFonts w:ascii="Arial" w:hAnsi="Arial" w:cs="Arial"/>
          <w:sz w:val="22"/>
          <w:szCs w:val="22"/>
        </w:rPr>
        <w:t xml:space="preserve">in the wild </w:t>
      </w:r>
      <w:r w:rsidR="00746064">
        <w:rPr>
          <w:rFonts w:ascii="Arial" w:hAnsi="Arial" w:cs="Arial"/>
          <w:sz w:val="22"/>
          <w:szCs w:val="22"/>
        </w:rPr>
        <w:t>remains unclear</w:t>
      </w:r>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75C2B214"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r w:rsidR="00746064">
        <w:rPr>
          <w:rFonts w:ascii="Arial" w:hAnsi="Arial" w:cs="Arial"/>
          <w:sz w:val="22"/>
          <w:szCs w:val="22"/>
        </w:rPr>
        <w:t xml:space="preserve">includes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w:t>
      </w:r>
      <w:commentRangeStart w:id="42"/>
      <w:commentRangeStart w:id="43"/>
      <w:r w:rsidR="00CA3BA8">
        <w:rPr>
          <w:rFonts w:ascii="Arial" w:hAnsi="Arial" w:cs="Arial"/>
          <w:sz w:val="22"/>
          <w:szCs w:val="22"/>
        </w:rPr>
        <w:t>infected</w:t>
      </w:r>
      <w:commentRangeEnd w:id="42"/>
      <w:r w:rsidR="009D2386">
        <w:rPr>
          <w:rStyle w:val="CommentReference"/>
        </w:rPr>
        <w:commentReference w:id="42"/>
      </w:r>
      <w:commentRangeEnd w:id="43"/>
      <w:r w:rsidR="000D3726">
        <w:rPr>
          <w:rStyle w:val="CommentReference"/>
        </w:rPr>
        <w:commentReference w:id="43"/>
      </w:r>
      <w:sdt>
        <w:sdtPr>
          <w:rPr>
            <w:rFonts w:ascii="Arial" w:hAnsi="Arial" w:cs="Arial"/>
            <w:color w:val="000000"/>
            <w:sz w:val="22"/>
            <w:szCs w:val="22"/>
            <w:vertAlign w:val="superscript"/>
          </w:rPr>
          <w:tag w:val="MENDELEY_CITATION_v3_eyJjaXRhdGlvbklEIjoiTUVOREVMRVlfQ0lUQVRJT05fMmMzZjI5MmEtMjljZi00MTE4LThkZWYtOTkwZGY1NzMzYzMx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864834376"/>
          <w:placeholder>
            <w:docPart w:val="DefaultPlaceholder_-1854013440"/>
          </w:placeholder>
        </w:sdtPr>
        <w:sdtContent>
          <w:r w:rsidR="003A14BB" w:rsidRPr="003A14BB">
            <w:rPr>
              <w:rFonts w:ascii="Arial" w:hAnsi="Arial" w:cs="Arial"/>
              <w:color w:val="000000"/>
              <w:sz w:val="22"/>
              <w:szCs w:val="22"/>
              <w:vertAlign w:val="superscript"/>
            </w:rPr>
            <w:t>2</w:t>
          </w:r>
        </w:sdtContent>
      </w:sdt>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746064">
        <w:rPr>
          <w:rFonts w:ascii="Arial" w:hAnsi="Arial" w:cs="Arial"/>
          <w:sz w:val="22"/>
          <w:szCs w:val="22"/>
          <w:rPrChange w:id="44" w:author="Stenglein,Mark" w:date="2025-05-16T09:52:00Z" w16du:dateUtc="2025-05-16T15:52:00Z">
            <w:rPr>
              <w:rFonts w:ascii="Arial" w:hAnsi="Arial" w:cs="Arial"/>
              <w:i/>
              <w:iCs/>
              <w:sz w:val="22"/>
              <w:szCs w:val="22"/>
            </w:rPr>
          </w:rPrChange>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g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3A14BB" w:rsidRPr="003A14BB">
            <w:rPr>
              <w:rFonts w:ascii="Arial" w:hAnsi="Arial" w:cs="Arial"/>
              <w:color w:val="000000"/>
              <w:sz w:val="22"/>
              <w:szCs w:val="22"/>
              <w:vertAlign w:val="superscript"/>
            </w:rPr>
            <w:t>1,8</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2DF3C2B5" w:rsidR="00263851" w:rsidRDefault="00DC22AB" w:rsidP="00DC22AB">
      <w:pPr>
        <w:spacing w:line="360" w:lineRule="auto"/>
        <w:ind w:firstLine="720"/>
        <w:rPr>
          <w:rFonts w:ascii="Arial" w:hAnsi="Arial" w:cs="Arial"/>
          <w:sz w:val="22"/>
          <w:szCs w:val="22"/>
        </w:rPr>
      </w:pPr>
      <w:r>
        <w:rPr>
          <w:rFonts w:ascii="Arial" w:hAnsi="Arial" w:cs="Arial"/>
          <w:sz w:val="22"/>
          <w:szCs w:val="22"/>
        </w:rPr>
        <w:t xml:space="preserve">Galbut virus </w:t>
      </w:r>
      <w:r w:rsidR="00E27066">
        <w:rPr>
          <w:rFonts w:ascii="Arial" w:hAnsi="Arial" w:cs="Arial"/>
          <w:sz w:val="22"/>
          <w:szCs w:val="22"/>
        </w:rPr>
        <w:t xml:space="preserve">has been found to infect </w:t>
      </w:r>
      <w:r w:rsidR="0073538A">
        <w:rPr>
          <w:rFonts w:ascii="Arial" w:hAnsi="Arial" w:cs="Arial"/>
          <w:sz w:val="22"/>
          <w:szCs w:val="22"/>
        </w:rPr>
        <w:t xml:space="preserve">multiple species of </w:t>
      </w:r>
      <w:proofErr w:type="spellStart"/>
      <w:r w:rsidR="0073538A">
        <w:rPr>
          <w:rFonts w:ascii="Arial" w:hAnsi="Arial" w:cs="Arial"/>
          <w:sz w:val="22"/>
          <w:szCs w:val="22"/>
        </w:rPr>
        <w:t>drosophilid</w:t>
      </w:r>
      <w:proofErr w:type="spellEnd"/>
      <w:r w:rsidR="0073538A">
        <w:rPr>
          <w:rFonts w:ascii="Arial" w:hAnsi="Arial" w:cs="Arial"/>
          <w:sz w:val="22"/>
          <w:szCs w:val="22"/>
        </w:rPr>
        <w:t xml:space="preserve"> </w:t>
      </w:r>
      <w:r w:rsidR="00E27066">
        <w:rPr>
          <w:rFonts w:ascii="Arial" w:hAnsi="Arial" w:cs="Arial"/>
          <w:sz w:val="22"/>
          <w:szCs w:val="22"/>
        </w:rPr>
        <w:t>flies</w:t>
      </w:r>
      <w:del w:id="45" w:author="Stenglein,Mark" w:date="2025-05-16T09:53:00Z" w16du:dateUtc="2025-05-16T15:53:00Z">
        <w:r w:rsidR="00E27066" w:rsidDel="0073538A">
          <w:rPr>
            <w:rFonts w:ascii="Arial" w:hAnsi="Arial" w:cs="Arial"/>
            <w:sz w:val="22"/>
            <w:szCs w:val="22"/>
          </w:rPr>
          <w:delText xml:space="preserve"> across species barriers</w:delText>
        </w:r>
      </w:del>
      <w:r w:rsidR="00E27066">
        <w:rPr>
          <w:rFonts w:ascii="Arial" w:hAnsi="Arial" w:cs="Arial"/>
          <w:sz w:val="22"/>
          <w:szCs w:val="22"/>
        </w:rPr>
        <w:t xml:space="preserve">. Wild </w:t>
      </w:r>
      <w:r w:rsidRPr="00E97611">
        <w:rPr>
          <w:rFonts w:ascii="Arial" w:hAnsi="Arial" w:cs="Arial"/>
          <w:i/>
          <w:iCs/>
          <w:sz w:val="22"/>
          <w:szCs w:val="22"/>
        </w:rPr>
        <w:t>Drosophila simulans</w:t>
      </w:r>
      <w:r>
        <w:rPr>
          <w:rFonts w:ascii="Arial" w:hAnsi="Arial" w:cs="Arial"/>
          <w:sz w:val="22"/>
          <w:szCs w:val="22"/>
        </w:rPr>
        <w:t xml:space="preserve"> flies from Australia</w:t>
      </w:r>
      <w:r w:rsidR="00E27066">
        <w:rPr>
          <w:rFonts w:ascii="Arial" w:hAnsi="Arial" w:cs="Arial"/>
          <w:sz w:val="22"/>
          <w:szCs w:val="22"/>
        </w:rPr>
        <w:t xml:space="preserve"> and </w:t>
      </w:r>
      <w:r w:rsidR="00E27066" w:rsidRPr="006264D3">
        <w:rPr>
          <w:rFonts w:ascii="Arial" w:hAnsi="Arial" w:cs="Arial"/>
          <w:i/>
          <w:iCs/>
          <w:sz w:val="22"/>
          <w:szCs w:val="22"/>
        </w:rPr>
        <w:t xml:space="preserve">Drosophila </w:t>
      </w:r>
      <w:proofErr w:type="spellStart"/>
      <w:r w:rsidR="00E27066" w:rsidRPr="006264D3">
        <w:rPr>
          <w:rFonts w:ascii="Arial" w:hAnsi="Arial" w:cs="Arial"/>
          <w:i/>
          <w:iCs/>
          <w:sz w:val="22"/>
          <w:szCs w:val="22"/>
        </w:rPr>
        <w:t>suzukii</w:t>
      </w:r>
      <w:proofErr w:type="spellEnd"/>
      <w:r w:rsidR="00E27066">
        <w:rPr>
          <w:rFonts w:ascii="Arial" w:hAnsi="Arial" w:cs="Arial"/>
          <w:sz w:val="22"/>
          <w:szCs w:val="22"/>
        </w:rPr>
        <w:t xml:space="preserve"> flies from the UK and Japan have </w:t>
      </w:r>
      <w:del w:id="46" w:author="Stenglein,Mark" w:date="2025-05-16T09:53:00Z" w16du:dateUtc="2025-05-16T15:53:00Z">
        <w:r w:rsidR="00E27066" w:rsidDel="0073538A">
          <w:rPr>
            <w:rFonts w:ascii="Arial" w:hAnsi="Arial" w:cs="Arial"/>
            <w:sz w:val="22"/>
            <w:szCs w:val="22"/>
          </w:rPr>
          <w:delText xml:space="preserve">also </w:delText>
        </w:r>
      </w:del>
      <w:r w:rsidR="00E27066">
        <w:rPr>
          <w:rFonts w:ascii="Arial" w:hAnsi="Arial" w:cs="Arial"/>
          <w:sz w:val="22"/>
          <w:szCs w:val="22"/>
        </w:rPr>
        <w:t>been shown to be infected by galbut virus</w:t>
      </w:r>
      <w:ins w:id="47" w:author="Stenglein,Mark" w:date="2025-05-16T09:53:00Z" w16du:dateUtc="2025-05-16T15:53:00Z">
        <w:del w:id="48" w:author="Keene-Snickers,Lexi" w:date="2025-05-22T13:35:00Z" w16du:dateUtc="2025-05-22T19:35:00Z">
          <w:r w:rsidR="0073538A" w:rsidDel="003A14BB">
            <w:rPr>
              <w:rFonts w:ascii="Arial" w:hAnsi="Arial" w:cs="Arial"/>
              <w:sz w:val="22"/>
              <w:szCs w:val="22"/>
            </w:rPr>
            <w:delText xml:space="preserve"> </w:delText>
          </w:r>
        </w:del>
      </w:ins>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5LDEw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eTAwOSIsIklTU04iOiIyMDU3LTE1NzciLCJpc3N1ZWQiOnsiZGF0ZS1wYXJ0cyI6W1syMDE4LDEsMV1dfSwiaXNzdWUiOiIxIiwidm9sdW1lIjoiNCJ9LCJpc1RlbXBvcmFyeSI6ZmFsc2V9XX0="/>
          <w:id w:val="482364366"/>
          <w:placeholder>
            <w:docPart w:val="DefaultPlaceholder_-1854013440"/>
          </w:placeholder>
        </w:sdtPr>
        <w:sdtContent>
          <w:r w:rsidR="003A14BB" w:rsidRPr="003A14BB">
            <w:rPr>
              <w:rFonts w:ascii="Arial" w:hAnsi="Arial" w:cs="Arial"/>
              <w:color w:val="000000"/>
              <w:sz w:val="22"/>
              <w:szCs w:val="22"/>
              <w:vertAlign w:val="superscript"/>
            </w:rPr>
            <w:t>9,10</w:t>
          </w:r>
        </w:sdtContent>
      </w:sdt>
      <w:r>
        <w:rPr>
          <w:rFonts w:ascii="Arial" w:hAnsi="Arial" w:cs="Arial"/>
          <w:sz w:val="22"/>
          <w:szCs w:val="22"/>
        </w:rPr>
        <w:t xml:space="preserve">. </w:t>
      </w:r>
      <w:r w:rsidR="00C6562B">
        <w:rPr>
          <w:rFonts w:ascii="Arial" w:hAnsi="Arial" w:cs="Arial"/>
          <w:sz w:val="22"/>
          <w:szCs w:val="22"/>
        </w:rPr>
        <w:t>An endogenous viral element (</w:t>
      </w:r>
      <w:ins w:id="49" w:author="Keene-Snickers,Lexi" w:date="2025-05-21T15:19:00Z" w16du:dateUtc="2025-05-21T21:19:00Z">
        <w:r w:rsidR="00C6562B">
          <w:rPr>
            <w:rFonts w:ascii="Arial" w:hAnsi="Arial" w:cs="Arial"/>
            <w:sz w:val="22"/>
            <w:szCs w:val="22"/>
          </w:rPr>
          <w:t xml:space="preserve">EVE) has also been identified in </w:t>
        </w:r>
      </w:ins>
      <w:commentRangeStart w:id="50"/>
      <w:del w:id="51" w:author="Keene-Snickers,Lexi" w:date="2025-05-21T15:18:00Z" w16du:dateUtc="2025-05-21T21:18:00Z">
        <w:r w:rsidDel="00C6562B">
          <w:rPr>
            <w:rFonts w:ascii="Arial" w:hAnsi="Arial" w:cs="Arial"/>
            <w:sz w:val="22"/>
            <w:szCs w:val="22"/>
          </w:rPr>
          <w:delText>The</w:delText>
        </w:r>
        <w:r w:rsidR="00C6562B" w:rsidDel="00C6562B">
          <w:rPr>
            <w:rFonts w:ascii="Arial" w:hAnsi="Arial" w:cs="Arial"/>
            <w:sz w:val="22"/>
            <w:szCs w:val="22"/>
          </w:rPr>
          <w:delText xml:space="preserve">re is also the </w:delText>
        </w:r>
      </w:del>
      <w:del w:id="52" w:author="Keene-Snickers,Lexi" w:date="2025-05-21T15:19:00Z" w16du:dateUtc="2025-05-21T21:19:00Z">
        <w:r w:rsidDel="00C6562B">
          <w:rPr>
            <w:rFonts w:ascii="Arial" w:hAnsi="Arial" w:cs="Arial"/>
            <w:sz w:val="22"/>
            <w:szCs w:val="22"/>
          </w:rPr>
          <w:delText xml:space="preserve"> presence of an endogenous viral element (EVE)</w:delText>
        </w:r>
        <w:r w:rsidR="00E27066" w:rsidDel="00C6562B">
          <w:rPr>
            <w:rFonts w:ascii="Arial" w:hAnsi="Arial" w:cs="Arial"/>
            <w:sz w:val="22"/>
            <w:szCs w:val="22"/>
          </w:rPr>
          <w:delText xml:space="preserve"> in </w:delText>
        </w:r>
      </w:del>
      <w:r w:rsidR="00E27066">
        <w:rPr>
          <w:rFonts w:ascii="Arial" w:hAnsi="Arial" w:cs="Arial"/>
          <w:sz w:val="22"/>
          <w:szCs w:val="22"/>
        </w:rPr>
        <w:t>some European populations of flies</w:t>
      </w:r>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3A14BB" w:rsidRPr="003A14BB">
            <w:rPr>
              <w:rFonts w:ascii="Arial" w:hAnsi="Arial" w:cs="Arial"/>
              <w:color w:val="000000"/>
              <w:sz w:val="22"/>
              <w:szCs w:val="22"/>
              <w:vertAlign w:val="superscript"/>
            </w:rPr>
            <w:t>11</w:t>
          </w:r>
        </w:sdtContent>
      </w:sdt>
      <w:ins w:id="53" w:author="Keene-Snickers,Lexi" w:date="2025-05-21T15:19:00Z" w16du:dateUtc="2025-05-21T21:19:00Z">
        <w:r w:rsidR="00C6562B">
          <w:rPr>
            <w:rFonts w:ascii="Arial" w:hAnsi="Arial" w:cs="Arial"/>
            <w:color w:val="000000"/>
            <w:sz w:val="22"/>
            <w:szCs w:val="22"/>
            <w:vertAlign w:val="superscript"/>
          </w:rPr>
          <w:t>.</w:t>
        </w:r>
      </w:ins>
      <w:r>
        <w:rPr>
          <w:rFonts w:ascii="Arial" w:hAnsi="Arial" w:cs="Arial"/>
          <w:sz w:val="22"/>
          <w:szCs w:val="22"/>
        </w:rPr>
        <w:t xml:space="preserve"> </w:t>
      </w:r>
      <w:del w:id="54" w:author="Keene-Snickers,Lexi" w:date="2025-05-21T15:19:00Z" w16du:dateUtc="2025-05-21T21:19:00Z">
        <w:r w:rsidDel="00C6562B">
          <w:rPr>
            <w:rFonts w:ascii="Arial" w:hAnsi="Arial" w:cs="Arial"/>
            <w:sz w:val="22"/>
            <w:szCs w:val="22"/>
          </w:rPr>
          <w:delText>a</w:delText>
        </w:r>
        <w:r w:rsidR="00816656" w:rsidDel="00C6562B">
          <w:rPr>
            <w:rFonts w:ascii="Arial" w:hAnsi="Arial" w:cs="Arial"/>
            <w:sz w:val="22"/>
            <w:szCs w:val="22"/>
          </w:rPr>
          <w:delText>nd that it infects multiple hosts</w:delText>
        </w:r>
        <w:r w:rsidR="006603B1" w:rsidDel="00C6562B">
          <w:rPr>
            <w:rFonts w:ascii="Arial" w:hAnsi="Arial" w:cs="Arial"/>
            <w:sz w:val="22"/>
            <w:szCs w:val="22"/>
          </w:rPr>
          <w:delText xml:space="preserve"> suggest</w:delText>
        </w:r>
      </w:del>
      <w:del w:id="55" w:author="Keene-Snickers,Lexi" w:date="2025-05-21T14:56:00Z" w16du:dateUtc="2025-05-21T20:56:00Z">
        <w:r w:rsidR="00C54960" w:rsidDel="00C91E68">
          <w:rPr>
            <w:rFonts w:ascii="Arial" w:hAnsi="Arial" w:cs="Arial"/>
            <w:sz w:val="22"/>
            <w:szCs w:val="22"/>
          </w:rPr>
          <w:delText>s</w:delText>
        </w:r>
      </w:del>
      <w:del w:id="56" w:author="Keene-Snickers,Lexi" w:date="2025-05-21T15:19:00Z" w16du:dateUtc="2025-05-21T21:19:00Z">
        <w:r w:rsidR="006603B1" w:rsidDel="00C6562B">
          <w:rPr>
            <w:rFonts w:ascii="Arial" w:hAnsi="Arial" w:cs="Arial"/>
            <w:sz w:val="22"/>
            <w:szCs w:val="22"/>
          </w:rPr>
          <w:delText xml:space="preserve"> that </w:delText>
        </w:r>
        <w:r w:rsidR="00E27066" w:rsidDel="00C6562B">
          <w:rPr>
            <w:rFonts w:ascii="Arial" w:hAnsi="Arial" w:cs="Arial"/>
            <w:sz w:val="22"/>
            <w:szCs w:val="22"/>
          </w:rPr>
          <w:delText>galbut virus</w:delText>
        </w:r>
        <w:r w:rsidR="006603B1" w:rsidDel="00C6562B">
          <w:rPr>
            <w:rFonts w:ascii="Arial" w:hAnsi="Arial" w:cs="Arial"/>
            <w:sz w:val="22"/>
            <w:szCs w:val="22"/>
          </w:rPr>
          <w:delText xml:space="preserve"> has been infecting flies for </w:delText>
        </w:r>
        <w:r w:rsidR="00E27066" w:rsidDel="00C6562B">
          <w:rPr>
            <w:rFonts w:ascii="Arial" w:hAnsi="Arial" w:cs="Arial"/>
            <w:sz w:val="22"/>
            <w:szCs w:val="22"/>
          </w:rPr>
          <w:delText>a long time</w:delText>
        </w:r>
        <w:commentRangeEnd w:id="50"/>
        <w:r w:rsidR="0073538A" w:rsidDel="00C6562B">
          <w:rPr>
            <w:rStyle w:val="CommentReference"/>
          </w:rPr>
          <w:commentReference w:id="50"/>
        </w:r>
        <w:r w:rsidR="00E27066" w:rsidDel="00C6562B">
          <w:rPr>
            <w:rFonts w:ascii="Arial" w:hAnsi="Arial" w:cs="Arial"/>
            <w:sz w:val="22"/>
            <w:szCs w:val="22"/>
          </w:rPr>
          <w:delText xml:space="preserve">. </w:delText>
        </w:r>
      </w:del>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w:t>
      </w:r>
      <w:ins w:id="57" w:author="Keene-Snickers,Lexi" w:date="2025-05-21T14:57:00Z" w16du:dateUtc="2025-05-21T20:57:00Z">
        <w:r w:rsidR="00C91E68">
          <w:rPr>
            <w:rFonts w:ascii="Arial" w:hAnsi="Arial" w:cs="Arial"/>
            <w:sz w:val="22"/>
            <w:szCs w:val="22"/>
          </w:rPr>
          <w:t xml:space="preserve">the </w:t>
        </w:r>
      </w:ins>
      <w:r w:rsidR="00263851">
        <w:rPr>
          <w:rFonts w:ascii="Arial" w:hAnsi="Arial" w:cs="Arial"/>
          <w:sz w:val="22"/>
          <w:szCs w:val="22"/>
        </w:rPr>
        <w:t xml:space="preserve">galbut virus </w:t>
      </w:r>
      <w:ins w:id="58" w:author="Keene-Snickers,Lexi" w:date="2025-05-21T14:57:00Z" w16du:dateUtc="2025-05-21T20:57:00Z">
        <w:r w:rsidR="00C91E68">
          <w:rPr>
            <w:rFonts w:ascii="Arial" w:hAnsi="Arial" w:cs="Arial"/>
            <w:sz w:val="22"/>
            <w:szCs w:val="22"/>
          </w:rPr>
          <w:t>genome is remarkably stable</w:t>
        </w:r>
      </w:ins>
      <w:ins w:id="59" w:author="Keene-Snickers,Lexi" w:date="2025-05-21T15:04:00Z" w16du:dateUtc="2025-05-21T21:04:00Z">
        <w:r w:rsidR="00C91E68">
          <w:rPr>
            <w:rFonts w:ascii="Arial" w:hAnsi="Arial" w:cs="Arial"/>
            <w:sz w:val="22"/>
            <w:szCs w:val="22"/>
          </w:rPr>
          <w:t>,</w:t>
        </w:r>
      </w:ins>
      <w:ins w:id="60" w:author="Keene-Snickers,Lexi" w:date="2025-05-21T14:57:00Z" w16du:dateUtc="2025-05-21T20:57:00Z">
        <w:r w:rsidR="00C91E68">
          <w:rPr>
            <w:rFonts w:ascii="Arial" w:hAnsi="Arial" w:cs="Arial"/>
            <w:sz w:val="22"/>
            <w:szCs w:val="22"/>
          </w:rPr>
          <w:t xml:space="preserve"> with </w:t>
        </w:r>
      </w:ins>
      <w:ins w:id="61" w:author="Keene-Snickers,Lexi" w:date="2025-05-21T15:03:00Z" w16du:dateUtc="2025-05-21T21:03:00Z">
        <w:r w:rsidR="00C91E68">
          <w:rPr>
            <w:rFonts w:ascii="Arial" w:hAnsi="Arial" w:cs="Arial"/>
            <w:sz w:val="22"/>
            <w:szCs w:val="22"/>
          </w:rPr>
          <w:t xml:space="preserve">100-year-old sequences </w:t>
        </w:r>
      </w:ins>
      <w:ins w:id="62" w:author="Keene-Snickers,Lexi" w:date="2025-05-21T15:04:00Z" w16du:dateUtc="2025-05-21T21:04:00Z">
        <w:r w:rsidR="00C91E68">
          <w:rPr>
            <w:rFonts w:ascii="Arial" w:hAnsi="Arial" w:cs="Arial"/>
            <w:sz w:val="22"/>
            <w:szCs w:val="22"/>
          </w:rPr>
          <w:t xml:space="preserve">sharing </w:t>
        </w:r>
      </w:ins>
      <w:ins w:id="63" w:author="Keene-Snickers,Lexi" w:date="2025-05-21T15:20:00Z" w16du:dateUtc="2025-05-21T21:20:00Z">
        <w:r w:rsidR="00C6562B">
          <w:rPr>
            <w:rFonts w:ascii="Arial" w:hAnsi="Arial" w:cs="Arial"/>
            <w:sz w:val="22"/>
            <w:szCs w:val="22"/>
          </w:rPr>
          <w:t xml:space="preserve">up to </w:t>
        </w:r>
      </w:ins>
      <w:ins w:id="64" w:author="Keene-Snickers,Lexi" w:date="2025-05-21T15:03:00Z" w16du:dateUtc="2025-05-21T21:03:00Z">
        <w:r w:rsidR="00C91E68">
          <w:rPr>
            <w:rFonts w:ascii="Arial" w:hAnsi="Arial" w:cs="Arial"/>
            <w:sz w:val="22"/>
            <w:szCs w:val="22"/>
          </w:rPr>
          <w:t xml:space="preserve">99% </w:t>
        </w:r>
      </w:ins>
      <w:ins w:id="65" w:author="Keene-Snickers,Lexi" w:date="2025-05-21T15:04:00Z" w16du:dateUtc="2025-05-21T21:04:00Z">
        <w:r w:rsidR="00C91E68">
          <w:rPr>
            <w:rFonts w:ascii="Arial" w:hAnsi="Arial" w:cs="Arial"/>
            <w:sz w:val="22"/>
            <w:szCs w:val="22"/>
          </w:rPr>
          <w:t xml:space="preserve">pairwise identity </w:t>
        </w:r>
      </w:ins>
      <w:ins w:id="66" w:author="Keene-Snickers,Lexi" w:date="2025-05-21T15:03:00Z" w16du:dateUtc="2025-05-21T21:03:00Z">
        <w:r w:rsidR="00C91E68">
          <w:rPr>
            <w:rFonts w:ascii="Arial" w:hAnsi="Arial" w:cs="Arial"/>
            <w:sz w:val="22"/>
            <w:szCs w:val="22"/>
          </w:rPr>
          <w:t>to contemporary sequences</w:t>
        </w:r>
      </w:ins>
      <w:sdt>
        <w:sdtPr>
          <w:rPr>
            <w:rFonts w:ascii="Arial" w:hAnsi="Arial" w:cs="Arial"/>
            <w:color w:val="000000"/>
            <w:sz w:val="22"/>
            <w:szCs w:val="22"/>
            <w:vertAlign w:val="superscript"/>
          </w:rPr>
          <w:tag w:val="MENDELEY_CITATION_v3_eyJjaXRhdGlvbklEIjoiTUVOREVMRVlfQ0lUQVRJT05fMWE0NjM2YzAtMDY3MS00M2E2LWE1MjYtOTk1NTE3ZWI5N2J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6624483"/>
          <w:placeholder>
            <w:docPart w:val="DefaultPlaceholder_-1854013440"/>
          </w:placeholder>
        </w:sdtPr>
        <w:sdtContent>
          <w:r w:rsidR="003A14BB" w:rsidRPr="003A14BB">
            <w:rPr>
              <w:rFonts w:ascii="Arial" w:hAnsi="Arial" w:cs="Arial"/>
              <w:color w:val="000000"/>
              <w:sz w:val="22"/>
              <w:szCs w:val="22"/>
              <w:vertAlign w:val="superscript"/>
            </w:rPr>
            <w:t>12</w:t>
          </w:r>
        </w:sdtContent>
      </w:sdt>
      <w:ins w:id="67" w:author="Keene-Snickers,Lexi" w:date="2025-05-21T15:03:00Z" w16du:dateUtc="2025-05-21T21:03:00Z">
        <w:r w:rsidR="00C91E68">
          <w:rPr>
            <w:rFonts w:ascii="Arial" w:hAnsi="Arial" w:cs="Arial"/>
            <w:sz w:val="22"/>
            <w:szCs w:val="22"/>
          </w:rPr>
          <w:t>. This slow evolutionary rate is</w:t>
        </w:r>
      </w:ins>
      <w:ins w:id="68" w:author="Keene-Snickers,Lexi" w:date="2025-05-21T15:05:00Z" w16du:dateUtc="2025-05-21T21:05:00Z">
        <w:r w:rsidR="00C91E68">
          <w:rPr>
            <w:rFonts w:ascii="Arial" w:hAnsi="Arial" w:cs="Arial"/>
            <w:sz w:val="22"/>
            <w:szCs w:val="22"/>
          </w:rPr>
          <w:t xml:space="preserve"> </w:t>
        </w:r>
      </w:ins>
      <w:del w:id="69" w:author="Keene-Snickers,Lexi" w:date="2025-05-21T15:05:00Z" w16du:dateUtc="2025-05-21T21:05:00Z">
        <w:r w:rsidR="00263851" w:rsidDel="00C91E68">
          <w:rPr>
            <w:rFonts w:ascii="Arial" w:hAnsi="Arial" w:cs="Arial"/>
            <w:sz w:val="22"/>
            <w:szCs w:val="22"/>
          </w:rPr>
          <w:delText xml:space="preserve">evolves </w:delText>
        </w:r>
        <w:commentRangeStart w:id="70"/>
        <w:r w:rsidR="00263851" w:rsidDel="00C91E68">
          <w:rPr>
            <w:rFonts w:ascii="Arial" w:hAnsi="Arial" w:cs="Arial"/>
            <w:sz w:val="22"/>
            <w:szCs w:val="22"/>
          </w:rPr>
          <w:delText>slower than expected</w:delText>
        </w:r>
        <w:commentRangeEnd w:id="70"/>
        <w:r w:rsidR="0073538A" w:rsidDel="00C91E68">
          <w:rPr>
            <w:rStyle w:val="CommentReference"/>
          </w:rPr>
          <w:commentReference w:id="70"/>
        </w:r>
        <w:r w:rsidR="00263851" w:rsidDel="00C91E68">
          <w:rPr>
            <w:rFonts w:ascii="Arial" w:hAnsi="Arial" w:cs="Arial"/>
            <w:sz w:val="22"/>
            <w:szCs w:val="22"/>
          </w:rPr>
          <w:delText xml:space="preserve">, </w:delText>
        </w:r>
      </w:del>
      <w:r w:rsidR="00263851">
        <w:rPr>
          <w:rFonts w:ascii="Arial" w:hAnsi="Arial" w:cs="Arial"/>
          <w:sz w:val="22"/>
          <w:szCs w:val="22"/>
        </w:rPr>
        <w:t>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ywxND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3A14BB" w:rsidRPr="003A14BB">
            <w:rPr>
              <w:rFonts w:ascii="Arial" w:hAnsi="Arial" w:cs="Arial"/>
              <w:color w:val="000000"/>
              <w:sz w:val="22"/>
              <w:szCs w:val="22"/>
              <w:vertAlign w:val="superscript"/>
            </w:rPr>
            <w:t>13,14</w:t>
          </w:r>
        </w:sdtContent>
      </w:sdt>
      <w:r w:rsidR="00263851">
        <w:rPr>
          <w:rFonts w:ascii="Arial" w:hAnsi="Arial" w:cs="Arial"/>
          <w:color w:val="000000"/>
          <w:sz w:val="22"/>
          <w:szCs w:val="22"/>
        </w:rPr>
        <w:t>.</w:t>
      </w:r>
      <w:r w:rsidR="00263851" w:rsidRPr="0004557F">
        <w:rPr>
          <w:rFonts w:ascii="Arial" w:hAnsi="Arial" w:cs="Arial"/>
          <w:sz w:val="22"/>
          <w:szCs w:val="22"/>
        </w:rPr>
        <w:t xml:space="preserve"> </w:t>
      </w:r>
    </w:p>
    <w:p w14:paraId="75AC0C49" w14:textId="77777777" w:rsidR="00263851" w:rsidRDefault="00263851">
      <w:pPr>
        <w:spacing w:line="360" w:lineRule="auto"/>
        <w:ind w:firstLine="720"/>
        <w:rPr>
          <w:rFonts w:ascii="Arial" w:hAnsi="Arial" w:cs="Arial"/>
          <w:sz w:val="22"/>
          <w:szCs w:val="22"/>
        </w:rPr>
      </w:pPr>
    </w:p>
    <w:p w14:paraId="08117285" w14:textId="359ED324" w:rsidR="00263851" w:rsidRDefault="00E27066" w:rsidP="003A14BB">
      <w:pPr>
        <w:spacing w:line="360" w:lineRule="auto"/>
        <w:ind w:firstLine="720"/>
        <w:rPr>
          <w:rFonts w:ascii="Arial" w:hAnsi="Arial" w:cs="Arial"/>
          <w:sz w:val="22"/>
          <w:szCs w:val="22"/>
        </w:rPr>
      </w:pPr>
      <w:r>
        <w:rPr>
          <w:rFonts w:ascii="Arial" w:hAnsi="Arial" w:cs="Arial"/>
          <w:sz w:val="22"/>
          <w:szCs w:val="22"/>
        </w:rPr>
        <w:t xml:space="preserve">Despite </w:t>
      </w:r>
      <w:ins w:id="71" w:author="Keene-Snickers,Lexi" w:date="2025-05-21T15:06:00Z" w16du:dateUtc="2025-05-21T21:06:00Z">
        <w:r w:rsidR="00C91E68">
          <w:rPr>
            <w:rFonts w:ascii="Arial" w:hAnsi="Arial" w:cs="Arial"/>
            <w:sz w:val="22"/>
            <w:szCs w:val="22"/>
          </w:rPr>
          <w:t xml:space="preserve">how common </w:t>
        </w:r>
      </w:ins>
      <w:r>
        <w:rPr>
          <w:rFonts w:ascii="Arial" w:hAnsi="Arial" w:cs="Arial"/>
          <w:sz w:val="22"/>
          <w:szCs w:val="22"/>
        </w:rPr>
        <w:t xml:space="preserve">galbut </w:t>
      </w:r>
      <w:r w:rsidR="006264D3">
        <w:rPr>
          <w:rFonts w:ascii="Arial" w:hAnsi="Arial" w:cs="Arial"/>
          <w:sz w:val="22"/>
          <w:szCs w:val="22"/>
        </w:rPr>
        <w:t>virus</w:t>
      </w:r>
      <w:ins w:id="72" w:author="Keene-Snickers,Lexi" w:date="2025-05-21T15:06:00Z" w16du:dateUtc="2025-05-21T21:06:00Z">
        <w:r w:rsidR="00C91E68">
          <w:rPr>
            <w:rFonts w:ascii="Arial" w:hAnsi="Arial" w:cs="Arial"/>
            <w:sz w:val="22"/>
            <w:szCs w:val="22"/>
          </w:rPr>
          <w:t xml:space="preserve"> is</w:t>
        </w:r>
      </w:ins>
      <w:ins w:id="73" w:author="Keene-Snickers,Lexi" w:date="2025-05-21T16:20:00Z" w16du:dateUtc="2025-05-21T22:20:00Z">
        <w:r w:rsidR="000D3726">
          <w:rPr>
            <w:rFonts w:ascii="Arial" w:hAnsi="Arial" w:cs="Arial"/>
            <w:sz w:val="22"/>
            <w:szCs w:val="22"/>
          </w:rPr>
          <w:t xml:space="preserve"> and how much people have studied its host</w:t>
        </w:r>
      </w:ins>
      <w:del w:id="74" w:author="Keene-Snickers,Lexi" w:date="2025-05-21T15:06:00Z" w16du:dateUtc="2025-05-21T21:06:00Z">
        <w:r w:rsidR="006264D3" w:rsidDel="00C91E68">
          <w:rPr>
            <w:rFonts w:ascii="Arial" w:hAnsi="Arial" w:cs="Arial"/>
            <w:sz w:val="22"/>
            <w:szCs w:val="22"/>
          </w:rPr>
          <w:delText>es’</w:delText>
        </w:r>
        <w:r w:rsidDel="00C91E68">
          <w:rPr>
            <w:rFonts w:ascii="Arial" w:hAnsi="Arial" w:cs="Arial"/>
            <w:sz w:val="22"/>
            <w:szCs w:val="22"/>
          </w:rPr>
          <w:delText xml:space="preserve"> </w:delText>
        </w:r>
      </w:del>
      <w:del w:id="75" w:author="Keene-Snickers,Lexi" w:date="2025-05-19T15:12:00Z" w16du:dateUtc="2025-05-19T21:12:00Z">
        <w:r w:rsidDel="001B34D8">
          <w:rPr>
            <w:rFonts w:ascii="Arial" w:hAnsi="Arial" w:cs="Arial"/>
            <w:sz w:val="22"/>
            <w:szCs w:val="22"/>
          </w:rPr>
          <w:delText xml:space="preserve">presence in several </w:delText>
        </w:r>
        <w:r w:rsidRPr="00E27066" w:rsidDel="001B34D8">
          <w:rPr>
            <w:rFonts w:ascii="Arial" w:hAnsi="Arial" w:cs="Arial"/>
            <w:i/>
            <w:iCs/>
            <w:sz w:val="22"/>
            <w:szCs w:val="22"/>
          </w:rPr>
          <w:delText>Drosophila</w:delText>
        </w:r>
        <w:r w:rsidDel="001B34D8">
          <w:rPr>
            <w:rFonts w:ascii="Arial" w:hAnsi="Arial" w:cs="Arial"/>
            <w:sz w:val="22"/>
            <w:szCs w:val="22"/>
          </w:rPr>
          <w:delText xml:space="preserve"> species</w:delText>
        </w:r>
      </w:del>
      <w:r>
        <w:rPr>
          <w:rFonts w:ascii="Arial" w:hAnsi="Arial" w:cs="Arial"/>
          <w:sz w:val="22"/>
          <w:szCs w:val="22"/>
        </w:rPr>
        <w:t xml:space="preserve">, </w:t>
      </w:r>
      <w:ins w:id="76" w:author="Keene-Snickers,Lexi" w:date="2025-05-21T15:07:00Z" w16du:dateUtc="2025-05-21T21:07:00Z">
        <w:r w:rsidR="00C91E68">
          <w:rPr>
            <w:rFonts w:ascii="Arial" w:hAnsi="Arial" w:cs="Arial"/>
            <w:sz w:val="22"/>
            <w:szCs w:val="22"/>
          </w:rPr>
          <w:t xml:space="preserve">little is known about its </w:t>
        </w:r>
      </w:ins>
      <w:commentRangeStart w:id="77"/>
      <w:commentRangeStart w:id="78"/>
      <w:del w:id="79" w:author="Keene-Snickers,Lexi" w:date="2025-05-21T15:07:00Z" w16du:dateUtc="2025-05-21T21:07:00Z">
        <w:r w:rsidDel="00C91E68">
          <w:rPr>
            <w:rFonts w:ascii="Arial" w:hAnsi="Arial" w:cs="Arial"/>
            <w:sz w:val="22"/>
            <w:szCs w:val="22"/>
          </w:rPr>
          <w:delText xml:space="preserve">questions </w:delText>
        </w:r>
        <w:r w:rsidR="00263851" w:rsidDel="00C91E68">
          <w:rPr>
            <w:rFonts w:ascii="Arial" w:hAnsi="Arial" w:cs="Arial"/>
            <w:sz w:val="22"/>
            <w:szCs w:val="22"/>
          </w:rPr>
          <w:delText xml:space="preserve">about </w:delText>
        </w:r>
      </w:del>
      <w:del w:id="80" w:author="Keene-Snickers,Lexi" w:date="2025-05-21T16:21:00Z" w16du:dateUtc="2025-05-21T22:21:00Z">
        <w:r w:rsidDel="000D3726">
          <w:rPr>
            <w:rFonts w:ascii="Arial" w:hAnsi="Arial" w:cs="Arial"/>
            <w:sz w:val="22"/>
            <w:szCs w:val="22"/>
          </w:rPr>
          <w:delText xml:space="preserve">general </w:delText>
        </w:r>
      </w:del>
      <w:del w:id="81" w:author="Keene-Snickers,Lexi" w:date="2025-05-21T15:07:00Z" w16du:dateUtc="2025-05-21T21:07:00Z">
        <w:r w:rsidDel="00C91E68">
          <w:rPr>
            <w:rFonts w:ascii="Arial" w:hAnsi="Arial" w:cs="Arial"/>
            <w:sz w:val="22"/>
            <w:szCs w:val="22"/>
          </w:rPr>
          <w:delText>galbut virus</w:delText>
        </w:r>
        <w:r w:rsidR="0043658A" w:rsidDel="00C91E68">
          <w:rPr>
            <w:rFonts w:ascii="Arial" w:hAnsi="Arial" w:cs="Arial"/>
            <w:sz w:val="22"/>
            <w:szCs w:val="22"/>
          </w:rPr>
          <w:delText xml:space="preserve"> </w:delText>
        </w:r>
      </w:del>
      <w:r w:rsidR="0043658A">
        <w:rPr>
          <w:rFonts w:ascii="Arial" w:hAnsi="Arial" w:cs="Arial"/>
          <w:sz w:val="22"/>
          <w:szCs w:val="22"/>
        </w:rPr>
        <w:t>biology</w:t>
      </w:r>
      <w:ins w:id="82" w:author="Keene-Snickers,Lexi" w:date="2025-05-21T15:07:00Z" w16du:dateUtc="2025-05-21T21:07:00Z">
        <w:r w:rsidR="00C91E68">
          <w:rPr>
            <w:rFonts w:ascii="Arial" w:hAnsi="Arial" w:cs="Arial"/>
            <w:sz w:val="22"/>
            <w:szCs w:val="22"/>
          </w:rPr>
          <w:t xml:space="preserve">. </w:t>
        </w:r>
      </w:ins>
      <w:ins w:id="83" w:author="Keene-Snickers,Lexi" w:date="2025-05-22T13:40:00Z" w16du:dateUtc="2025-05-22T19:40:00Z">
        <w:r w:rsidR="003A14BB">
          <w:rPr>
            <w:rFonts w:ascii="Arial" w:hAnsi="Arial" w:cs="Arial"/>
            <w:sz w:val="22"/>
            <w:szCs w:val="22"/>
          </w:rPr>
          <w:t>T</w:t>
        </w:r>
      </w:ins>
      <w:ins w:id="84" w:author="Keene-Snickers,Lexi" w:date="2025-05-21T15:07:00Z" w16du:dateUtc="2025-05-21T21:07:00Z">
        <w:r w:rsidR="00C91E68">
          <w:rPr>
            <w:rFonts w:ascii="Arial" w:hAnsi="Arial" w:cs="Arial"/>
            <w:sz w:val="22"/>
            <w:szCs w:val="22"/>
          </w:rPr>
          <w:t>h</w:t>
        </w:r>
      </w:ins>
      <w:ins w:id="85" w:author="Keene-Snickers,Lexi" w:date="2025-05-21T15:08:00Z" w16du:dateUtc="2025-05-21T21:08:00Z">
        <w:r w:rsidR="00C91E68">
          <w:rPr>
            <w:rFonts w:ascii="Arial" w:hAnsi="Arial" w:cs="Arial"/>
            <w:sz w:val="22"/>
            <w:szCs w:val="22"/>
          </w:rPr>
          <w:t xml:space="preserve">e role </w:t>
        </w:r>
      </w:ins>
      <w:ins w:id="86" w:author="Keene-Snickers,Lexi" w:date="2025-05-22T13:41:00Z" w16du:dateUtc="2025-05-22T19:41:00Z">
        <w:r w:rsidR="003A14BB">
          <w:rPr>
            <w:rFonts w:ascii="Arial" w:hAnsi="Arial" w:cs="Arial"/>
            <w:sz w:val="22"/>
            <w:szCs w:val="22"/>
          </w:rPr>
          <w:t xml:space="preserve">of the </w:t>
        </w:r>
      </w:ins>
      <w:ins w:id="87" w:author="Keene-Snickers,Lexi" w:date="2025-05-21T15:08:00Z" w16du:dateUtc="2025-05-21T21:08:00Z">
        <w:r w:rsidR="00C91E68">
          <w:rPr>
            <w:rFonts w:ascii="Arial" w:hAnsi="Arial" w:cs="Arial"/>
            <w:sz w:val="22"/>
            <w:szCs w:val="22"/>
          </w:rPr>
          <w:t>protein encoded by the third segment is unknown</w:t>
        </w:r>
      </w:ins>
      <w:ins w:id="88" w:author="Keene-Snickers,Lexi" w:date="2025-05-22T13:36:00Z" w16du:dateUtc="2025-05-22T19:36:00Z">
        <w:r w:rsidR="003A14BB">
          <w:rPr>
            <w:rFonts w:ascii="Arial" w:hAnsi="Arial" w:cs="Arial"/>
            <w:sz w:val="22"/>
            <w:szCs w:val="22"/>
          </w:rPr>
          <w:t>. It is also unclear why chaq virus is present in some infections but not others.</w:t>
        </w:r>
      </w:ins>
      <w:ins w:id="89" w:author="Keene-Snickers,Lexi" w:date="2025-05-21T15:09:00Z" w16du:dateUtc="2025-05-21T21:09:00Z">
        <w:r w:rsidR="00C91E68">
          <w:rPr>
            <w:rFonts w:ascii="Arial" w:hAnsi="Arial" w:cs="Arial"/>
            <w:sz w:val="22"/>
            <w:szCs w:val="22"/>
          </w:rPr>
          <w:t xml:space="preserve"> </w:t>
        </w:r>
      </w:ins>
      <w:del w:id="90" w:author="Keene-Snickers,Lexi" w:date="2025-05-22T13:36:00Z" w16du:dateUtc="2025-05-22T19:36:00Z">
        <w:r w:rsidR="0043658A" w:rsidDel="003A14BB">
          <w:rPr>
            <w:rFonts w:ascii="Arial" w:hAnsi="Arial" w:cs="Arial"/>
            <w:sz w:val="22"/>
            <w:szCs w:val="22"/>
          </w:rPr>
          <w:delText xml:space="preserve"> </w:delText>
        </w:r>
      </w:del>
      <w:del w:id="91" w:author="Keene-Snickers,Lexi" w:date="2025-05-21T15:08:00Z" w16du:dateUtc="2025-05-21T21:08:00Z">
        <w:r w:rsidR="0043658A" w:rsidDel="00C91E68">
          <w:rPr>
            <w:rFonts w:ascii="Arial" w:hAnsi="Arial" w:cs="Arial"/>
            <w:sz w:val="22"/>
            <w:szCs w:val="22"/>
          </w:rPr>
          <w:delText>and</w:delText>
        </w:r>
        <w:r w:rsidDel="00C91E68">
          <w:rPr>
            <w:rFonts w:ascii="Arial" w:hAnsi="Arial" w:cs="Arial"/>
            <w:sz w:val="22"/>
            <w:szCs w:val="22"/>
          </w:rPr>
          <w:delText xml:space="preserve"> its</w:delText>
        </w:r>
      </w:del>
      <w:del w:id="92" w:author="Keene-Snickers,Lexi" w:date="2025-05-22T13:37:00Z" w16du:dateUtc="2025-05-22T19:37:00Z">
        <w:r w:rsidR="00263851" w:rsidDel="003A14BB">
          <w:rPr>
            <w:rFonts w:ascii="Arial" w:hAnsi="Arial" w:cs="Arial"/>
            <w:sz w:val="22"/>
            <w:szCs w:val="22"/>
          </w:rPr>
          <w:delText xml:space="preserve"> impact</w:delText>
        </w:r>
      </w:del>
      <w:del w:id="93" w:author="Keene-Snickers,Lexi" w:date="2025-05-21T15:08:00Z" w16du:dateUtc="2025-05-21T21:08:00Z">
        <w:r w:rsidR="00263851" w:rsidDel="00C91E68">
          <w:rPr>
            <w:rFonts w:ascii="Arial" w:hAnsi="Arial" w:cs="Arial"/>
            <w:sz w:val="22"/>
            <w:szCs w:val="22"/>
          </w:rPr>
          <w:delText xml:space="preserve"> on</w:delText>
        </w:r>
      </w:del>
      <w:del w:id="94" w:author="Keene-Snickers,Lexi" w:date="2025-05-22T13:37:00Z" w16du:dateUtc="2025-05-22T19:37:00Z">
        <w:r w:rsidR="00263851" w:rsidDel="003A14BB">
          <w:rPr>
            <w:rFonts w:ascii="Arial" w:hAnsi="Arial" w:cs="Arial"/>
            <w:sz w:val="22"/>
            <w:szCs w:val="22"/>
          </w:rPr>
          <w:delText xml:space="preserve"> host biology</w:delText>
        </w:r>
        <w:r w:rsidDel="003A14BB">
          <w:rPr>
            <w:rFonts w:ascii="Arial" w:hAnsi="Arial" w:cs="Arial"/>
            <w:sz w:val="22"/>
            <w:szCs w:val="22"/>
          </w:rPr>
          <w:delText xml:space="preserve"> in the wild</w:delText>
        </w:r>
      </w:del>
      <w:del w:id="95" w:author="Keene-Snickers,Lexi" w:date="2025-05-21T15:10:00Z" w16du:dateUtc="2025-05-21T21:10:00Z">
        <w:r w:rsidR="00263851" w:rsidDel="00C91E68">
          <w:rPr>
            <w:rFonts w:ascii="Arial" w:hAnsi="Arial" w:cs="Arial"/>
            <w:sz w:val="22"/>
            <w:szCs w:val="22"/>
          </w:rPr>
          <w:delText xml:space="preserve"> </w:delText>
        </w:r>
      </w:del>
      <w:del w:id="96" w:author="Keene-Snickers,Lexi" w:date="2025-05-21T15:09:00Z" w16du:dateUtc="2025-05-21T21:09:00Z">
        <w:r w:rsidR="00263851" w:rsidDel="00C91E68">
          <w:rPr>
            <w:rFonts w:ascii="Arial" w:hAnsi="Arial" w:cs="Arial"/>
            <w:sz w:val="22"/>
            <w:szCs w:val="22"/>
          </w:rPr>
          <w:delText>remain unanswered</w:delText>
        </w:r>
        <w:commentRangeEnd w:id="77"/>
        <w:r w:rsidR="0073538A" w:rsidDel="00C91E68">
          <w:rPr>
            <w:rStyle w:val="CommentReference"/>
          </w:rPr>
          <w:commentReference w:id="77"/>
        </w:r>
        <w:commentRangeEnd w:id="78"/>
        <w:r w:rsidR="001B34D8" w:rsidDel="00C91E68">
          <w:rPr>
            <w:rStyle w:val="CommentReference"/>
          </w:rPr>
          <w:commentReference w:id="78"/>
        </w:r>
      </w:del>
      <w:del w:id="97" w:author="Keene-Snickers,Lexi" w:date="2025-05-21T15:10:00Z" w16du:dateUtc="2025-05-21T21:10:00Z">
        <w:r w:rsidR="00263851" w:rsidDel="00C91E68">
          <w:rPr>
            <w:rFonts w:ascii="Arial" w:hAnsi="Arial" w:cs="Arial"/>
            <w:sz w:val="22"/>
            <w:szCs w:val="22"/>
          </w:rPr>
          <w:delText>.</w:delText>
        </w:r>
      </w:del>
      <w:del w:id="98" w:author="Keene-Snickers,Lexi" w:date="2025-05-22T13:37:00Z" w16du:dateUtc="2025-05-22T19:37:00Z">
        <w:r w:rsidR="00263851" w:rsidDel="003A14BB">
          <w:rPr>
            <w:rFonts w:ascii="Arial" w:hAnsi="Arial" w:cs="Arial"/>
            <w:sz w:val="22"/>
            <w:szCs w:val="22"/>
          </w:rPr>
          <w:delText xml:space="preserve"> </w:delText>
        </w:r>
      </w:del>
      <w:ins w:id="99" w:author="Keene-Snickers,Lexi" w:date="2025-05-22T13:37:00Z" w16du:dateUtc="2025-05-22T19:37:00Z">
        <w:r w:rsidR="003A14BB">
          <w:rPr>
            <w:rFonts w:ascii="Arial" w:hAnsi="Arial" w:cs="Arial"/>
            <w:sz w:val="22"/>
            <w:szCs w:val="22"/>
          </w:rPr>
          <w:t>Additionally, t</w:t>
        </w:r>
      </w:ins>
      <w:del w:id="100" w:author="Keene-Snickers,Lexi" w:date="2025-05-22T13:37:00Z" w16du:dateUtc="2025-05-22T19:37:00Z">
        <w:r w:rsidR="00263851" w:rsidDel="003A14BB">
          <w:rPr>
            <w:rFonts w:ascii="Arial" w:hAnsi="Arial" w:cs="Arial"/>
            <w:sz w:val="22"/>
            <w:szCs w:val="22"/>
          </w:rPr>
          <w:delText>T</w:delText>
        </w:r>
      </w:del>
      <w:r w:rsidR="00263851">
        <w:rPr>
          <w:rFonts w:ascii="Arial" w:hAnsi="Arial" w:cs="Arial"/>
          <w:sz w:val="22"/>
          <w:szCs w:val="22"/>
        </w:rPr>
        <w:t xml:space="preserve">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3A14BB" w:rsidRPr="003A14BB">
            <w:rPr>
              <w:rFonts w:ascii="Arial" w:hAnsi="Arial" w:cs="Arial"/>
              <w:i/>
              <w:iCs/>
              <w:color w:val="000000"/>
              <w:sz w:val="22"/>
              <w:szCs w:val="22"/>
              <w:vertAlign w:val="superscript"/>
            </w:rPr>
            <w:t>2,12</w:t>
          </w:r>
        </w:sdtContent>
      </w:sdt>
      <w:r w:rsidR="00263851">
        <w:rPr>
          <w:rFonts w:ascii="Arial" w:hAnsi="Arial" w:cs="Arial"/>
          <w:sz w:val="22"/>
          <w:szCs w:val="22"/>
        </w:rPr>
        <w:t xml:space="preserve">. The </w:t>
      </w:r>
      <w:r>
        <w:rPr>
          <w:rFonts w:ascii="Arial" w:hAnsi="Arial" w:cs="Arial"/>
          <w:sz w:val="22"/>
          <w:szCs w:val="22"/>
        </w:rPr>
        <w:t xml:space="preserve">biological </w:t>
      </w:r>
      <w:r w:rsidR="00263851">
        <w:rPr>
          <w:rFonts w:ascii="Arial" w:hAnsi="Arial" w:cs="Arial"/>
          <w:sz w:val="22"/>
          <w:szCs w:val="22"/>
        </w:rPr>
        <w:t xml:space="preserve">characteristics of these clades such as </w:t>
      </w:r>
      <w:del w:id="101" w:author="Keene-Snickers,Lexi" w:date="2025-05-22T13:37:00Z" w16du:dateUtc="2025-05-22T19:37:00Z">
        <w:r w:rsidR="00263851" w:rsidDel="003A14BB">
          <w:rPr>
            <w:rFonts w:ascii="Arial" w:hAnsi="Arial" w:cs="Arial"/>
            <w:sz w:val="22"/>
            <w:szCs w:val="22"/>
          </w:rPr>
          <w:delText>their abundance</w:delText>
        </w:r>
        <w:r w:rsidR="0043658A" w:rsidDel="003A14BB">
          <w:rPr>
            <w:rFonts w:ascii="Arial" w:hAnsi="Arial" w:cs="Arial"/>
            <w:sz w:val="22"/>
            <w:szCs w:val="22"/>
          </w:rPr>
          <w:delText xml:space="preserve"> in natural populations</w:delText>
        </w:r>
        <w:r w:rsidR="00263851" w:rsidDel="003A14BB">
          <w:rPr>
            <w:rFonts w:ascii="Arial" w:hAnsi="Arial" w:cs="Arial"/>
            <w:sz w:val="22"/>
            <w:szCs w:val="22"/>
          </w:rPr>
          <w:delText xml:space="preserve">, </w:delText>
        </w:r>
      </w:del>
      <w:r w:rsidR="00263851">
        <w:rPr>
          <w:rFonts w:ascii="Arial" w:hAnsi="Arial" w:cs="Arial"/>
          <w:sz w:val="22"/>
          <w:szCs w:val="22"/>
        </w:rPr>
        <w:t xml:space="preserve">whether </w:t>
      </w:r>
      <w:r>
        <w:rPr>
          <w:rFonts w:ascii="Arial" w:hAnsi="Arial" w:cs="Arial"/>
          <w:sz w:val="22"/>
          <w:szCs w:val="22"/>
        </w:rPr>
        <w:t xml:space="preserve">different </w:t>
      </w:r>
      <w:r w:rsidR="0043658A">
        <w:rPr>
          <w:rFonts w:ascii="Arial" w:hAnsi="Arial" w:cs="Arial"/>
          <w:sz w:val="22"/>
          <w:szCs w:val="22"/>
        </w:rPr>
        <w:t>genotypes circulate within the same populations</w:t>
      </w:r>
      <w:ins w:id="102" w:author="Keene-Snickers,Lexi" w:date="2025-05-22T13:39:00Z" w16du:dateUtc="2025-05-22T19:39:00Z">
        <w:r w:rsidR="003A14BB">
          <w:rPr>
            <w:rFonts w:ascii="Arial" w:hAnsi="Arial" w:cs="Arial"/>
            <w:sz w:val="22"/>
            <w:szCs w:val="22"/>
          </w:rPr>
          <w:t>, if coinfections are common</w:t>
        </w:r>
      </w:ins>
      <w:ins w:id="103" w:author="Keene-Snickers,Lexi" w:date="2025-05-22T13:38:00Z" w16du:dateUtc="2025-05-22T19:38:00Z">
        <w:r w:rsidR="003A14BB">
          <w:rPr>
            <w:rFonts w:ascii="Arial" w:hAnsi="Arial" w:cs="Arial"/>
            <w:sz w:val="22"/>
            <w:szCs w:val="22"/>
          </w:rPr>
          <w:t>, if there is reassortment between clades,</w:t>
        </w:r>
      </w:ins>
      <w:r>
        <w:rPr>
          <w:rFonts w:ascii="Arial" w:hAnsi="Arial" w:cs="Arial"/>
          <w:sz w:val="22"/>
          <w:szCs w:val="22"/>
        </w:rPr>
        <w:t xml:space="preserve"> </w:t>
      </w:r>
      <w:r w:rsidR="00263851">
        <w:rPr>
          <w:rFonts w:ascii="Arial" w:hAnsi="Arial" w:cs="Arial"/>
          <w:sz w:val="22"/>
          <w:szCs w:val="22"/>
        </w:rPr>
        <w:t xml:space="preserve">and if there are </w:t>
      </w:r>
      <w:ins w:id="104" w:author="Keene-Snickers,Lexi" w:date="2025-05-22T13:39:00Z" w16du:dateUtc="2025-05-22T19:39:00Z">
        <w:r w:rsidR="003A14BB">
          <w:rPr>
            <w:rFonts w:ascii="Arial" w:hAnsi="Arial" w:cs="Arial"/>
            <w:sz w:val="22"/>
            <w:szCs w:val="22"/>
          </w:rPr>
          <w:t xml:space="preserve">genotype-phenotype relationships </w:t>
        </w:r>
      </w:ins>
      <w:del w:id="105" w:author="Keene-Snickers,Lexi" w:date="2025-05-22T13:38:00Z" w16du:dateUtc="2025-05-22T19:38:00Z">
        <w:r w:rsidDel="003A14BB">
          <w:rPr>
            <w:rFonts w:ascii="Arial" w:hAnsi="Arial" w:cs="Arial"/>
            <w:sz w:val="22"/>
            <w:szCs w:val="22"/>
          </w:rPr>
          <w:delText xml:space="preserve">defining traits </w:delText>
        </w:r>
      </w:del>
      <w:r>
        <w:rPr>
          <w:rFonts w:ascii="Arial" w:hAnsi="Arial" w:cs="Arial"/>
          <w:sz w:val="22"/>
          <w:szCs w:val="22"/>
        </w:rPr>
        <w:t>associated with each clade</w:t>
      </w:r>
      <w:commentRangeStart w:id="106"/>
      <w:commentRangeStart w:id="107"/>
      <w:r>
        <w:rPr>
          <w:rFonts w:ascii="Arial" w:hAnsi="Arial" w:cs="Arial"/>
          <w:sz w:val="22"/>
          <w:szCs w:val="22"/>
        </w:rPr>
        <w:t xml:space="preserve"> are unknown</w:t>
      </w:r>
      <w:commentRangeEnd w:id="106"/>
      <w:r w:rsidR="001563B4">
        <w:rPr>
          <w:rStyle w:val="CommentReference"/>
        </w:rPr>
        <w:commentReference w:id="106"/>
      </w:r>
      <w:commentRangeEnd w:id="107"/>
      <w:r w:rsidR="000D3726">
        <w:rPr>
          <w:rStyle w:val="CommentReference"/>
        </w:rPr>
        <w:commentReference w:id="107"/>
      </w:r>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5773DE7C" w:rsidR="00641623" w:rsidRDefault="00EE772B" w:rsidP="00081385">
      <w:pPr>
        <w:spacing w:line="360" w:lineRule="auto"/>
        <w:rPr>
          <w:rFonts w:ascii="Arial" w:hAnsi="Arial" w:cs="Arial"/>
          <w:sz w:val="22"/>
          <w:szCs w:val="22"/>
        </w:rPr>
      </w:pPr>
      <w:r>
        <w:rPr>
          <w:rFonts w:ascii="Arial" w:hAnsi="Arial" w:cs="Arial"/>
          <w:sz w:val="22"/>
          <w:szCs w:val="22"/>
        </w:rPr>
        <w:tab/>
      </w:r>
      <w:ins w:id="108" w:author="Keene-Snickers,Lexi" w:date="2025-05-22T13:44:00Z" w16du:dateUtc="2025-05-22T19:44:00Z">
        <w:r w:rsidR="003A14BB">
          <w:rPr>
            <w:rFonts w:ascii="Arial" w:hAnsi="Arial" w:cs="Arial"/>
            <w:sz w:val="22"/>
            <w:szCs w:val="22"/>
          </w:rPr>
          <w:t xml:space="preserve">We used galbut virus sequence obtained from </w:t>
        </w:r>
      </w:ins>
      <w:ins w:id="109" w:author="Keene-Snickers,Lexi" w:date="2025-05-22T13:43:00Z" w16du:dateUtc="2025-05-22T19:43:00Z">
        <w:r w:rsidR="003A14BB">
          <w:rPr>
            <w:rFonts w:ascii="Arial" w:hAnsi="Arial" w:cs="Arial"/>
            <w:sz w:val="22"/>
            <w:szCs w:val="22"/>
          </w:rPr>
          <w:t xml:space="preserve">wild </w:t>
        </w:r>
        <w:r w:rsidR="003A14BB" w:rsidRPr="003A14BB">
          <w:rPr>
            <w:rFonts w:ascii="Arial" w:hAnsi="Arial" w:cs="Arial"/>
            <w:i/>
            <w:iCs/>
            <w:sz w:val="22"/>
            <w:szCs w:val="22"/>
            <w:rPrChange w:id="110" w:author="Keene-Snickers,Lexi" w:date="2025-05-22T13:43:00Z" w16du:dateUtc="2025-05-22T19:43:00Z">
              <w:rPr>
                <w:rFonts w:ascii="Arial" w:hAnsi="Arial" w:cs="Arial"/>
                <w:sz w:val="22"/>
                <w:szCs w:val="22"/>
              </w:rPr>
            </w:rPrChange>
          </w:rPr>
          <w:t>D. melanogaster</w:t>
        </w:r>
      </w:ins>
      <w:ins w:id="111" w:author="Keene-Snickers,Lexi" w:date="2025-05-22T13:44:00Z" w16du:dateUtc="2025-05-22T19:44:00Z">
        <w:r w:rsidR="003A14BB">
          <w:rPr>
            <w:rFonts w:ascii="Arial" w:hAnsi="Arial" w:cs="Arial"/>
            <w:i/>
            <w:iCs/>
            <w:sz w:val="22"/>
            <w:szCs w:val="22"/>
          </w:rPr>
          <w:t xml:space="preserve"> </w:t>
        </w:r>
      </w:ins>
      <w:ins w:id="112" w:author="Keene-Snickers,Lexi" w:date="2025-05-22T13:45:00Z" w16du:dateUtc="2025-05-22T19:45:00Z">
        <w:r w:rsidR="003A14BB">
          <w:rPr>
            <w:rFonts w:ascii="Arial" w:hAnsi="Arial" w:cs="Arial"/>
            <w:sz w:val="22"/>
            <w:szCs w:val="22"/>
          </w:rPr>
          <w:t>to generate a substantially more refined understand of galbut virus evolution and biology</w:t>
        </w:r>
      </w:ins>
      <w:ins w:id="113" w:author="Keene-Snickers,Lexi" w:date="2025-05-22T13:43:00Z" w16du:dateUtc="2025-05-22T19:43:00Z">
        <w:r w:rsidR="003A14BB">
          <w:rPr>
            <w:rFonts w:ascii="Arial" w:hAnsi="Arial" w:cs="Arial"/>
            <w:sz w:val="22"/>
            <w:szCs w:val="22"/>
          </w:rPr>
          <w:t xml:space="preserve">. </w:t>
        </w:r>
      </w:ins>
      <w:commentRangeStart w:id="114"/>
      <w:commentRangeStart w:id="115"/>
      <w:del w:id="116" w:author="Keene-Snickers,Lexi" w:date="2025-05-22T13:44:00Z" w16du:dateUtc="2025-05-22T19:44:00Z">
        <w:r w:rsidR="002E1444" w:rsidDel="003A14BB">
          <w:rPr>
            <w:rFonts w:ascii="Arial" w:hAnsi="Arial" w:cs="Arial"/>
            <w:sz w:val="22"/>
            <w:szCs w:val="22"/>
          </w:rPr>
          <w:delText xml:space="preserve">To study </w:delText>
        </w:r>
        <w:r w:rsidR="00901811" w:rsidDel="003A14BB">
          <w:rPr>
            <w:rFonts w:ascii="Arial" w:hAnsi="Arial" w:cs="Arial"/>
            <w:sz w:val="22"/>
            <w:szCs w:val="22"/>
          </w:rPr>
          <w:delText xml:space="preserve">galbut </w:delText>
        </w:r>
        <w:r w:rsidR="002E1444" w:rsidDel="003A14BB">
          <w:rPr>
            <w:rFonts w:ascii="Arial" w:hAnsi="Arial" w:cs="Arial"/>
            <w:sz w:val="22"/>
            <w:szCs w:val="22"/>
          </w:rPr>
          <w:delText xml:space="preserve">virus </w:delText>
        </w:r>
        <w:r w:rsidR="00901811" w:rsidDel="003A14BB">
          <w:rPr>
            <w:rFonts w:ascii="Arial" w:hAnsi="Arial" w:cs="Arial"/>
            <w:sz w:val="22"/>
            <w:szCs w:val="22"/>
          </w:rPr>
          <w:delText xml:space="preserve">diversity and </w:delText>
        </w:r>
        <w:r w:rsidR="002E1444" w:rsidDel="003A14BB">
          <w:rPr>
            <w:rFonts w:ascii="Arial" w:hAnsi="Arial" w:cs="Arial"/>
            <w:sz w:val="22"/>
            <w:szCs w:val="22"/>
          </w:rPr>
          <w:delText xml:space="preserve">evolution, </w:delText>
        </w:r>
        <w:r w:rsidR="001372C9" w:rsidDel="003A14BB">
          <w:rPr>
            <w:rFonts w:ascii="Arial" w:hAnsi="Arial" w:cs="Arial"/>
            <w:sz w:val="22"/>
            <w:szCs w:val="22"/>
          </w:rPr>
          <w:delText xml:space="preserve">we </w:delText>
        </w:r>
        <w:r w:rsidR="00884204" w:rsidDel="003A14BB">
          <w:rPr>
            <w:rFonts w:ascii="Arial" w:hAnsi="Arial" w:cs="Arial"/>
            <w:sz w:val="22"/>
            <w:szCs w:val="22"/>
          </w:rPr>
          <w:delText xml:space="preserve">collected </w:delText>
        </w:r>
        <w:r w:rsidRPr="002E1444" w:rsidDel="003A14BB">
          <w:rPr>
            <w:rFonts w:ascii="Arial" w:hAnsi="Arial" w:cs="Arial"/>
            <w:i/>
            <w:iCs/>
            <w:sz w:val="22"/>
            <w:szCs w:val="22"/>
          </w:rPr>
          <w:delText xml:space="preserve">D. melanogaster </w:delText>
        </w:r>
        <w:r w:rsidDel="003A14BB">
          <w:rPr>
            <w:rFonts w:ascii="Arial" w:hAnsi="Arial" w:cs="Arial"/>
            <w:sz w:val="22"/>
            <w:szCs w:val="22"/>
          </w:rPr>
          <w:delText>from</w:delText>
        </w:r>
        <w:r w:rsidR="00884204" w:rsidDel="003A14BB">
          <w:rPr>
            <w:rFonts w:ascii="Arial" w:hAnsi="Arial" w:cs="Arial"/>
            <w:sz w:val="22"/>
            <w:szCs w:val="22"/>
          </w:rPr>
          <w:delText xml:space="preserve"> Colorado, Maine, Pennsylvania and Ohio. </w:delText>
        </w:r>
        <w:r w:rsidR="00D40EBA" w:rsidDel="003A14BB">
          <w:rPr>
            <w:rFonts w:ascii="Arial" w:hAnsi="Arial" w:cs="Arial"/>
            <w:sz w:val="22"/>
            <w:szCs w:val="22"/>
          </w:rPr>
          <w:delText xml:space="preserve">We screened 974 </w:delText>
        </w:r>
        <w:r w:rsidR="00E27066" w:rsidDel="003A14BB">
          <w:rPr>
            <w:rFonts w:ascii="Arial" w:hAnsi="Arial" w:cs="Arial"/>
            <w:sz w:val="22"/>
            <w:szCs w:val="22"/>
          </w:rPr>
          <w:delText>flies</w:delText>
        </w:r>
        <w:r w:rsidR="006264D3" w:rsidDel="003A14BB">
          <w:rPr>
            <w:rFonts w:ascii="Arial" w:hAnsi="Arial" w:cs="Arial"/>
            <w:sz w:val="22"/>
            <w:szCs w:val="22"/>
          </w:rPr>
          <w:delText xml:space="preserve"> for galbut virus</w:delText>
        </w:r>
        <w:r w:rsidR="00E27066" w:rsidDel="003A14BB">
          <w:rPr>
            <w:rFonts w:ascii="Arial" w:hAnsi="Arial" w:cs="Arial"/>
            <w:sz w:val="22"/>
            <w:szCs w:val="22"/>
          </w:rPr>
          <w:delText xml:space="preserve"> and</w:delText>
        </w:r>
        <w:r w:rsidR="001372C9" w:rsidDel="003A14BB">
          <w:rPr>
            <w:rFonts w:ascii="Arial" w:hAnsi="Arial" w:cs="Arial"/>
            <w:sz w:val="22"/>
            <w:szCs w:val="22"/>
          </w:rPr>
          <w:delText xml:space="preserve"> </w:delText>
        </w:r>
        <w:r w:rsidR="00D40EBA" w:rsidDel="003A14BB">
          <w:rPr>
            <w:rFonts w:ascii="Arial" w:hAnsi="Arial" w:cs="Arial"/>
            <w:sz w:val="22"/>
            <w:szCs w:val="22"/>
          </w:rPr>
          <w:delText xml:space="preserve">selected </w:delText>
        </w:r>
        <w:r w:rsidR="001372C9" w:rsidDel="003A14BB">
          <w:rPr>
            <w:rFonts w:ascii="Arial" w:hAnsi="Arial" w:cs="Arial"/>
            <w:sz w:val="22"/>
            <w:szCs w:val="22"/>
          </w:rPr>
          <w:delText>1</w:delText>
        </w:r>
        <w:r w:rsidR="00263851" w:rsidDel="003A14BB">
          <w:rPr>
            <w:rFonts w:ascii="Arial" w:hAnsi="Arial" w:cs="Arial"/>
            <w:sz w:val="22"/>
            <w:szCs w:val="22"/>
          </w:rPr>
          <w:delText>55</w:delText>
        </w:r>
        <w:r w:rsidR="001372C9" w:rsidDel="003A14BB">
          <w:rPr>
            <w:rFonts w:ascii="Arial" w:hAnsi="Arial" w:cs="Arial"/>
            <w:sz w:val="22"/>
            <w:szCs w:val="22"/>
          </w:rPr>
          <w:delText xml:space="preserve"> </w:delText>
        </w:r>
        <w:r w:rsidR="00736527" w:rsidDel="003A14BB">
          <w:rPr>
            <w:rFonts w:ascii="Arial" w:hAnsi="Arial" w:cs="Arial"/>
            <w:sz w:val="22"/>
            <w:szCs w:val="22"/>
          </w:rPr>
          <w:delText xml:space="preserve">for </w:delText>
        </w:r>
        <w:r w:rsidR="001372C9" w:rsidDel="003A14BB">
          <w:rPr>
            <w:rFonts w:ascii="Arial" w:hAnsi="Arial" w:cs="Arial"/>
            <w:sz w:val="22"/>
            <w:szCs w:val="22"/>
          </w:rPr>
          <w:delText>sequenc</w:delText>
        </w:r>
        <w:r w:rsidR="00736527" w:rsidDel="003A14BB">
          <w:rPr>
            <w:rFonts w:ascii="Arial" w:hAnsi="Arial" w:cs="Arial"/>
            <w:sz w:val="22"/>
            <w:szCs w:val="22"/>
          </w:rPr>
          <w:delText>ing</w:delText>
        </w:r>
        <w:r w:rsidR="001372C9" w:rsidDel="003A14BB">
          <w:rPr>
            <w:rFonts w:ascii="Arial" w:hAnsi="Arial" w:cs="Arial"/>
            <w:sz w:val="22"/>
            <w:szCs w:val="22"/>
          </w:rPr>
          <w:delText>. This resulted in the recovery of 37</w:delText>
        </w:r>
        <w:r w:rsidR="00FC2AE1" w:rsidDel="003A14BB">
          <w:rPr>
            <w:rFonts w:ascii="Arial" w:hAnsi="Arial" w:cs="Arial"/>
            <w:sz w:val="22"/>
            <w:szCs w:val="22"/>
          </w:rPr>
          <w:delText>3</w:delText>
        </w:r>
        <w:r w:rsidR="00884204" w:rsidDel="003A14BB">
          <w:rPr>
            <w:rFonts w:ascii="Arial" w:hAnsi="Arial" w:cs="Arial"/>
            <w:sz w:val="22"/>
            <w:szCs w:val="22"/>
          </w:rPr>
          <w:delText xml:space="preserve"> </w:delText>
        </w:r>
        <w:r w:rsidR="00CA3BA8" w:rsidDel="003A14BB">
          <w:rPr>
            <w:rFonts w:ascii="Arial" w:hAnsi="Arial" w:cs="Arial"/>
            <w:sz w:val="22"/>
            <w:szCs w:val="22"/>
          </w:rPr>
          <w:delText xml:space="preserve">coding-complete or near-complete </w:delText>
        </w:r>
        <w:r w:rsidR="00884204" w:rsidDel="003A14BB">
          <w:rPr>
            <w:rFonts w:ascii="Arial" w:hAnsi="Arial" w:cs="Arial"/>
            <w:sz w:val="22"/>
            <w:szCs w:val="22"/>
          </w:rPr>
          <w:delText xml:space="preserve">galbut virus and chaq virus sequences. </w:delText>
        </w:r>
      </w:del>
      <w:del w:id="117" w:author="Keene-Snickers,Lexi" w:date="2025-05-22T13:45:00Z" w16du:dateUtc="2025-05-22T19:45:00Z">
        <w:r w:rsidR="00263851" w:rsidDel="003A14BB">
          <w:rPr>
            <w:rFonts w:ascii="Arial" w:hAnsi="Arial" w:cs="Arial"/>
            <w:sz w:val="22"/>
            <w:szCs w:val="22"/>
          </w:rPr>
          <w:delText>We found that overall galbut virus sequence diversity within genotype</w:delText>
        </w:r>
        <w:r w:rsidR="00E27066" w:rsidDel="003A14BB">
          <w:rPr>
            <w:rFonts w:ascii="Arial" w:hAnsi="Arial" w:cs="Arial"/>
            <w:sz w:val="22"/>
            <w:szCs w:val="22"/>
          </w:rPr>
          <w:delText>s</w:delText>
        </w:r>
        <w:r w:rsidR="00263851" w:rsidDel="003A14BB">
          <w:rPr>
            <w:rFonts w:ascii="Arial" w:hAnsi="Arial" w:cs="Arial"/>
            <w:sz w:val="22"/>
            <w:szCs w:val="22"/>
          </w:rPr>
          <w:delText xml:space="preserve"> was low but </w:delText>
        </w:r>
        <w:r w:rsidR="00CA3BA8" w:rsidDel="003A14BB">
          <w:rPr>
            <w:rFonts w:ascii="Arial" w:hAnsi="Arial" w:cs="Arial"/>
            <w:sz w:val="22"/>
            <w:szCs w:val="22"/>
          </w:rPr>
          <w:delText xml:space="preserve">relatively </w:delText>
        </w:r>
        <w:r w:rsidR="00263851" w:rsidDel="003A14BB">
          <w:rPr>
            <w:rFonts w:ascii="Arial" w:hAnsi="Arial" w:cs="Arial"/>
            <w:sz w:val="22"/>
            <w:szCs w:val="22"/>
          </w:rPr>
          <w:delText xml:space="preserve">high between genotypes. </w:delText>
        </w:r>
        <w:r w:rsidR="007A59F0" w:rsidDel="003A14BB">
          <w:rPr>
            <w:rFonts w:ascii="Arial" w:hAnsi="Arial" w:cs="Arial"/>
            <w:sz w:val="22"/>
            <w:szCs w:val="22"/>
          </w:rPr>
          <w:delText>We</w:delText>
        </w:r>
        <w:r w:rsidR="002E1444" w:rsidDel="003A14BB">
          <w:rPr>
            <w:rFonts w:ascii="Arial" w:hAnsi="Arial" w:cs="Arial"/>
            <w:sz w:val="22"/>
            <w:szCs w:val="22"/>
          </w:rPr>
          <w:delText xml:space="preserve"> </w:delText>
        </w:r>
        <w:r w:rsidR="00D8477A" w:rsidDel="003A14BB">
          <w:rPr>
            <w:rFonts w:ascii="Arial" w:hAnsi="Arial" w:cs="Arial"/>
            <w:sz w:val="22"/>
            <w:szCs w:val="22"/>
          </w:rPr>
          <w:delText>investigated</w:delText>
        </w:r>
        <w:r w:rsidR="00CA3BA8" w:rsidDel="003A14BB">
          <w:rPr>
            <w:rFonts w:ascii="Arial" w:hAnsi="Arial" w:cs="Arial"/>
            <w:sz w:val="22"/>
            <w:szCs w:val="22"/>
          </w:rPr>
          <w:delText xml:space="preserve"> genotype-phenotype </w:delText>
        </w:r>
        <w:r w:rsidR="00736527" w:rsidDel="003A14BB">
          <w:rPr>
            <w:rFonts w:ascii="Arial" w:hAnsi="Arial" w:cs="Arial"/>
            <w:sz w:val="22"/>
            <w:szCs w:val="22"/>
          </w:rPr>
          <w:delText>associations</w:delText>
        </w:r>
        <w:r w:rsidR="00CA3BA8" w:rsidDel="003A14BB">
          <w:rPr>
            <w:rFonts w:ascii="Arial" w:hAnsi="Arial" w:cs="Arial"/>
            <w:sz w:val="22"/>
            <w:szCs w:val="22"/>
          </w:rPr>
          <w:delText xml:space="preserve"> and found that viral RNA levels and chaq association differed </w:delText>
        </w:r>
        <w:r w:rsidR="00D8477A" w:rsidDel="003A14BB">
          <w:rPr>
            <w:rFonts w:ascii="Arial" w:hAnsi="Arial" w:cs="Arial"/>
            <w:sz w:val="22"/>
            <w:szCs w:val="22"/>
          </w:rPr>
          <w:delText xml:space="preserve">between genotypes. We also </w:delText>
        </w:r>
        <w:r w:rsidR="00CA3BA8" w:rsidDel="003A14BB">
          <w:rPr>
            <w:rFonts w:ascii="Arial" w:hAnsi="Arial" w:cs="Arial"/>
            <w:sz w:val="22"/>
            <w:szCs w:val="22"/>
          </w:rPr>
          <w:delText xml:space="preserve">found that </w:delText>
        </w:r>
        <w:r w:rsidR="00D8477A" w:rsidDel="003A14BB">
          <w:rPr>
            <w:rFonts w:ascii="Arial" w:hAnsi="Arial" w:cs="Arial"/>
            <w:sz w:val="22"/>
            <w:szCs w:val="22"/>
          </w:rPr>
          <w:delText xml:space="preserve">coinfection and reassortment </w:delText>
        </w:r>
        <w:r w:rsidR="00CA3BA8" w:rsidDel="003A14BB">
          <w:rPr>
            <w:rFonts w:ascii="Arial" w:hAnsi="Arial" w:cs="Arial"/>
            <w:sz w:val="22"/>
            <w:szCs w:val="22"/>
          </w:rPr>
          <w:delText xml:space="preserve">are common features of </w:delText>
        </w:r>
        <w:r w:rsidR="00D8477A" w:rsidDel="003A14BB">
          <w:rPr>
            <w:rFonts w:ascii="Arial" w:hAnsi="Arial" w:cs="Arial"/>
            <w:sz w:val="22"/>
            <w:szCs w:val="22"/>
          </w:rPr>
          <w:delText xml:space="preserve">galbut virus infection. </w:delText>
        </w:r>
        <w:commentRangeEnd w:id="114"/>
        <w:r w:rsidR="001563B4" w:rsidDel="003A14BB">
          <w:rPr>
            <w:rStyle w:val="CommentReference"/>
          </w:rPr>
          <w:commentReference w:id="114"/>
        </w:r>
        <w:commentRangeEnd w:id="115"/>
        <w:r w:rsidR="000D3726" w:rsidDel="003A14BB">
          <w:rPr>
            <w:rStyle w:val="CommentReference"/>
          </w:rPr>
          <w:commentReference w:id="115"/>
        </w:r>
      </w:del>
      <w:r w:rsidRPr="00E27066">
        <w:rPr>
          <w:rFonts w:ascii="Arial" w:hAnsi="Arial" w:cs="Arial"/>
          <w:sz w:val="22"/>
          <w:szCs w:val="22"/>
        </w:rPr>
        <w:t xml:space="preserve">Collectively, these data </w:t>
      </w:r>
      <w:r w:rsidR="00E27066" w:rsidRPr="006264D3">
        <w:rPr>
          <w:rFonts w:ascii="Arial" w:hAnsi="Arial" w:cs="Arial"/>
          <w:sz w:val="22"/>
          <w:szCs w:val="22"/>
        </w:rPr>
        <w:t>describe the sequence diversity and genotype-phenotype associations of galbut virus</w:t>
      </w:r>
      <w:r w:rsidR="00E27066">
        <w:rPr>
          <w:rFonts w:ascii="Arial" w:hAnsi="Arial" w:cs="Arial"/>
          <w:sz w:val="22"/>
          <w:szCs w:val="22"/>
        </w:rPr>
        <w:t xml:space="preserve"> which p</w:t>
      </w:r>
      <w:r w:rsidR="00E27066" w:rsidRPr="006264D3">
        <w:rPr>
          <w:rFonts w:ascii="Arial" w:hAnsi="Arial" w:cs="Arial"/>
          <w:sz w:val="22"/>
          <w:szCs w:val="22"/>
        </w:rPr>
        <w:t>rovi</w:t>
      </w:r>
      <w:r w:rsidR="00E27066">
        <w:rPr>
          <w:rFonts w:ascii="Arial" w:hAnsi="Arial" w:cs="Arial"/>
          <w:sz w:val="22"/>
          <w:szCs w:val="22"/>
        </w:rPr>
        <w:t>des</w:t>
      </w:r>
      <w:r w:rsidR="00E27066" w:rsidRPr="006264D3">
        <w:rPr>
          <w:rFonts w:ascii="Arial" w:hAnsi="Arial" w:cs="Arial"/>
          <w:sz w:val="22"/>
          <w:szCs w:val="22"/>
        </w:rPr>
        <w:t xml:space="preserve"> insight into the biology </w:t>
      </w:r>
      <w:r w:rsidR="006264D3">
        <w:rPr>
          <w:rFonts w:ascii="Arial" w:hAnsi="Arial" w:cs="Arial"/>
          <w:sz w:val="22"/>
          <w:szCs w:val="22"/>
        </w:rPr>
        <w:t xml:space="preserve">and evolution </w:t>
      </w:r>
      <w:r w:rsidR="00E27066" w:rsidRPr="006264D3">
        <w:rPr>
          <w:rFonts w:ascii="Arial" w:hAnsi="Arial" w:cs="Arial"/>
          <w:sz w:val="22"/>
          <w:szCs w:val="22"/>
        </w:rPr>
        <w:t xml:space="preserve">of </w:t>
      </w:r>
      <w:ins w:id="118" w:author="Keene-Snickers,Lexi" w:date="2025-05-21T16:24:00Z" w16du:dateUtc="2025-05-21T22:24:00Z">
        <w:r w:rsidR="000D3726">
          <w:rPr>
            <w:rFonts w:ascii="Arial" w:hAnsi="Arial" w:cs="Arial"/>
            <w:sz w:val="22"/>
            <w:szCs w:val="22"/>
          </w:rPr>
          <w:t xml:space="preserve">a </w:t>
        </w:r>
      </w:ins>
      <w:r w:rsidR="00E27066" w:rsidRPr="006264D3">
        <w:rPr>
          <w:rFonts w:ascii="Arial" w:hAnsi="Arial" w:cs="Arial"/>
          <w:sz w:val="22"/>
          <w:szCs w:val="22"/>
        </w:rPr>
        <w:t>common persistent viral infection</w:t>
      </w:r>
      <w:del w:id="119" w:author="Keene-Snickers,Lexi" w:date="2025-05-22T13:45:00Z" w16du:dateUtc="2025-05-22T19:45:00Z">
        <w:r w:rsidR="00E27066" w:rsidRPr="006264D3" w:rsidDel="003A14BB">
          <w:rPr>
            <w:rFonts w:ascii="Arial" w:hAnsi="Arial" w:cs="Arial"/>
            <w:sz w:val="22"/>
            <w:szCs w:val="22"/>
          </w:rPr>
          <w:delText>s</w:delText>
        </w:r>
      </w:del>
      <w:r w:rsidR="00E27066" w:rsidRPr="006264D3">
        <w:rPr>
          <w:rFonts w:ascii="Arial" w:hAnsi="Arial" w:cs="Arial"/>
          <w:sz w:val="22"/>
          <w:szCs w:val="22"/>
        </w:rPr>
        <w:t xml:space="preserve"> of arthropods.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066AF587"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r w:rsidR="00940E16">
        <w:rPr>
          <w:rFonts w:ascii="Arial" w:hAnsi="Arial" w:cs="Arial"/>
          <w:sz w:val="22"/>
          <w:szCs w:val="22"/>
        </w:rPr>
        <w:t xml:space="preserve">the </w:t>
      </w:r>
      <w:r w:rsidR="003F10E5">
        <w:rPr>
          <w:rFonts w:ascii="Arial" w:hAnsi="Arial" w:cs="Arial"/>
          <w:sz w:val="22"/>
          <w:szCs w:val="22"/>
        </w:rPr>
        <w:t xml:space="preserve">United States.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 xml:space="preserve">collect flies from Maine, Ohio and </w:t>
      </w:r>
      <w:commentRangeStart w:id="120"/>
      <w:commentRangeStart w:id="121"/>
      <w:r w:rsidR="00EC36E5">
        <w:rPr>
          <w:rFonts w:ascii="Arial" w:hAnsi="Arial" w:cs="Arial"/>
          <w:sz w:val="22"/>
          <w:szCs w:val="22"/>
        </w:rPr>
        <w:t>Pennsylvania</w:t>
      </w:r>
      <w:commentRangeEnd w:id="120"/>
      <w:r w:rsidR="001563B4">
        <w:rPr>
          <w:rStyle w:val="CommentReference"/>
        </w:rPr>
        <w:commentReference w:id="120"/>
      </w:r>
      <w:commentRangeEnd w:id="121"/>
      <w:r w:rsidR="001B34D8">
        <w:rPr>
          <w:rStyle w:val="CommentReference"/>
        </w:rPr>
        <w:commentReference w:id="121"/>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
          <w:id w:val="1127657671"/>
          <w:placeholder>
            <w:docPart w:val="DefaultPlaceholder_-1854013440"/>
          </w:placeholder>
        </w:sdtPr>
        <w:sdtContent>
          <w:r w:rsidR="003A14BB" w:rsidRPr="003A14BB">
            <w:rPr>
              <w:rFonts w:ascii="Arial" w:hAnsi="Arial" w:cs="Arial"/>
              <w:color w:val="000000"/>
              <w:sz w:val="22"/>
              <w:szCs w:val="22"/>
              <w:vertAlign w:val="superscript"/>
            </w:rPr>
            <w:t>15</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0E4C6980" w:rsidR="00957D54" w:rsidRDefault="005B2FB6"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w:t>
      </w:r>
      <w:r w:rsidR="001563B4">
        <w:rPr>
          <w:rFonts w:ascii="Arial" w:eastAsia="Times New Roman" w:hAnsi="Arial" w:cs="Arial"/>
          <w:kern w:val="0"/>
          <w:sz w:val="22"/>
          <w:szCs w:val="22"/>
          <w14:ligatures w14:val="none"/>
        </w:rPr>
        <w:t>tested</w:t>
      </w:r>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BD654C">
        <w:rPr>
          <w:rFonts w:ascii="Arial" w:eastAsia="Times New Roman" w:hAnsi="Arial" w:cs="Arial"/>
          <w:kern w:val="0"/>
          <w:sz w:val="22"/>
          <w:szCs w:val="22"/>
          <w14:ligatures w14:val="none"/>
        </w:rPr>
        <w:t>multi-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w:t>
      </w:r>
      <w:r w:rsidR="00BD654C">
        <w:rPr>
          <w:rFonts w:ascii="Arial" w:eastAsia="Times New Roman" w:hAnsi="Arial" w:cs="Arial"/>
          <w:kern w:val="0"/>
          <w:sz w:val="22"/>
          <w:szCs w:val="22"/>
          <w14:ligatures w14:val="none"/>
        </w:rPr>
        <w:lastRenderedPageBreak/>
        <w:t xml:space="preserve">levels in individual flies varying by as much as </w:t>
      </w:r>
      <w:commentRangeStart w:id="122"/>
      <w:r w:rsidR="009000F2">
        <w:rPr>
          <w:rFonts w:ascii="Arial" w:eastAsia="Times New Roman" w:hAnsi="Arial" w:cs="Arial"/>
          <w:kern w:val="0"/>
          <w:sz w:val="22"/>
          <w:szCs w:val="22"/>
          <w14:ligatures w14:val="none"/>
        </w:rPr>
        <w:t>10</w:t>
      </w:r>
      <w:ins w:id="123" w:author="Keene-Snickers,Lexi" w:date="2025-05-19T15:16:00Z" w16du:dateUtc="2025-05-19T21:16:00Z">
        <w:r w:rsidR="001B34D8">
          <w:rPr>
            <w:rFonts w:ascii="Arial" w:eastAsia="Times New Roman" w:hAnsi="Arial" w:cs="Arial"/>
            <w:kern w:val="0"/>
            <w:sz w:val="22"/>
            <w:szCs w:val="22"/>
            <w:vertAlign w:val="superscript"/>
            <w14:ligatures w14:val="none"/>
          </w:rPr>
          <w:t>10</w:t>
        </w:r>
      </w:ins>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w:t>
      </w:r>
      <w:commentRangeEnd w:id="122"/>
      <w:r w:rsidR="001563B4">
        <w:rPr>
          <w:rStyle w:val="CommentReference"/>
        </w:rPr>
        <w:commentReference w:id="122"/>
      </w:r>
      <w:r w:rsidR="00BD654C">
        <w:rPr>
          <w:rFonts w:ascii="Arial" w:eastAsia="Times New Roman" w:hAnsi="Arial" w:cs="Arial"/>
          <w:kern w:val="0"/>
          <w:sz w:val="22"/>
          <w:szCs w:val="22"/>
          <w14:ligatures w14:val="none"/>
        </w:rPr>
        <w:t>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1292228D"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del w:id="124" w:author="Stenglein,Mark" w:date="2025-05-16T10:35:00Z" w16du:dateUtc="2025-05-16T16:35:00Z">
        <w:r w:rsidR="005B6F6A" w:rsidDel="001563B4">
          <w:rPr>
            <w:rFonts w:ascii="Arial" w:eastAsia="Times New Roman" w:hAnsi="Arial" w:cs="Arial"/>
            <w:kern w:val="0"/>
            <w:sz w:val="22"/>
            <w:szCs w:val="22"/>
            <w14:ligatures w14:val="none"/>
          </w:rPr>
          <w:delText>We performed a</w:delText>
        </w:r>
      </w:del>
      <w:ins w:id="125" w:author="Stenglein,Mark" w:date="2025-05-16T10:35:00Z" w16du:dateUtc="2025-05-16T16:35:00Z">
        <w:r w:rsidR="001563B4">
          <w:rPr>
            <w:rFonts w:ascii="Arial" w:eastAsia="Times New Roman" w:hAnsi="Arial" w:cs="Arial"/>
            <w:kern w:val="0"/>
            <w:sz w:val="22"/>
            <w:szCs w:val="22"/>
            <w14:ligatures w14:val="none"/>
          </w:rPr>
          <w:t>A</w:t>
        </w:r>
      </w:ins>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r w:rsidR="001563B4">
        <w:rPr>
          <w:rFonts w:ascii="Arial" w:eastAsia="Times New Roman" w:hAnsi="Arial" w:cs="Arial"/>
          <w:kern w:val="0"/>
          <w:sz w:val="22"/>
          <w:szCs w:val="22"/>
          <w14:ligatures w14:val="none"/>
        </w:rPr>
        <w:t xml:space="preserve">indicated that prevalence varied </w:t>
      </w:r>
      <w:del w:id="126" w:author="Stenglein,Mark" w:date="2025-05-16T10:35:00Z" w16du:dateUtc="2025-05-16T16:35:00Z">
        <w:r w:rsidR="009000F2" w:rsidDel="001563B4">
          <w:rPr>
            <w:rFonts w:ascii="Arial" w:eastAsia="Times New Roman" w:hAnsi="Arial" w:cs="Arial"/>
            <w:kern w:val="0"/>
            <w:sz w:val="22"/>
            <w:szCs w:val="22"/>
            <w14:ligatures w14:val="none"/>
          </w:rPr>
          <w:delText xml:space="preserve">was statistically </w:delText>
        </w:r>
      </w:del>
      <w:r w:rsidR="009000F2">
        <w:rPr>
          <w:rFonts w:ascii="Arial" w:eastAsia="Times New Roman" w:hAnsi="Arial" w:cs="Arial"/>
          <w:kern w:val="0"/>
          <w:sz w:val="22"/>
          <w:szCs w:val="22"/>
          <w14:ligatures w14:val="none"/>
        </w:rPr>
        <w:t>significant</w:t>
      </w:r>
      <w:r w:rsidR="001563B4">
        <w:rPr>
          <w:rFonts w:ascii="Arial" w:eastAsia="Times New Roman" w:hAnsi="Arial" w:cs="Arial"/>
          <w:kern w:val="0"/>
          <w:sz w:val="22"/>
          <w:szCs w:val="22"/>
          <w14:ligatures w14:val="none"/>
        </w:rPr>
        <w:t>ly</w:t>
      </w:r>
      <w:r w:rsidR="009000F2">
        <w:rPr>
          <w:rFonts w:ascii="Arial" w:eastAsia="Times New Roman" w:hAnsi="Arial" w:cs="Arial"/>
          <w:kern w:val="0"/>
          <w:sz w:val="22"/>
          <w:szCs w:val="22"/>
          <w14:ligatures w14:val="none"/>
        </w:rPr>
        <w:t xml:space="preserve"> </w:t>
      </w:r>
      <w:del w:id="127" w:author="Stenglein,Mark" w:date="2025-05-16T10:35:00Z" w16du:dateUtc="2025-05-16T16:35:00Z">
        <w:r w:rsidR="009000F2" w:rsidDel="001563B4">
          <w:rPr>
            <w:rFonts w:ascii="Arial" w:eastAsia="Times New Roman" w:hAnsi="Arial" w:cs="Arial"/>
            <w:kern w:val="0"/>
            <w:sz w:val="22"/>
            <w:szCs w:val="22"/>
            <w14:ligatures w14:val="none"/>
          </w:rPr>
          <w:delText xml:space="preserve">evidence that prevalence varied </w:delText>
        </w:r>
      </w:del>
      <w:r w:rsidR="009000F2">
        <w:rPr>
          <w:rFonts w:ascii="Arial" w:eastAsia="Times New Roman" w:hAnsi="Arial" w:cs="Arial"/>
          <w:kern w:val="0"/>
          <w:sz w:val="22"/>
          <w:szCs w:val="22"/>
          <w14:ligatures w14:val="none"/>
        </w:rPr>
        <w:t>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 xml:space="preserve">). </w:t>
      </w:r>
      <w:commentRangeStart w:id="128"/>
      <w:commentRangeStart w:id="129"/>
      <w:del w:id="130" w:author="Keene-Snickers,Lexi" w:date="2025-05-19T15:17:00Z" w16du:dateUtc="2025-05-19T21:17:00Z">
        <w:r w:rsidR="000D1809" w:rsidDel="001B34D8">
          <w:rPr>
            <w:rFonts w:ascii="Arial" w:eastAsia="Times New Roman" w:hAnsi="Arial" w:cs="Arial"/>
            <w:kern w:val="0"/>
            <w:sz w:val="22"/>
            <w:szCs w:val="22"/>
            <w14:ligatures w14:val="none"/>
          </w:rPr>
          <w:delText xml:space="preserve">Interestingly, </w:delText>
        </w:r>
      </w:del>
      <w:r w:rsidR="000D1809">
        <w:rPr>
          <w:rFonts w:ascii="Arial" w:eastAsia="Times New Roman" w:hAnsi="Arial" w:cs="Arial"/>
          <w:kern w:val="0"/>
          <w:sz w:val="22"/>
          <w:szCs w:val="22"/>
          <w14:ligatures w14:val="none"/>
        </w:rPr>
        <w:t xml:space="preserve">James </w:t>
      </w:r>
      <w:ins w:id="131" w:author="Keene-Snickers,Lexi" w:date="2025-05-19T15:18:00Z" w16du:dateUtc="2025-05-19T21:18:00Z">
        <w:r w:rsidR="001B34D8">
          <w:rPr>
            <w:rFonts w:ascii="Arial" w:eastAsia="Times New Roman" w:hAnsi="Arial" w:cs="Arial"/>
            <w:kern w:val="0"/>
            <w:sz w:val="22"/>
            <w:szCs w:val="22"/>
            <w14:ligatures w14:val="none"/>
          </w:rPr>
          <w:t>S</w:t>
        </w:r>
      </w:ins>
      <w:ins w:id="132" w:author="Keene-Snickers,Lexi" w:date="2025-05-19T15:17:00Z" w16du:dateUtc="2025-05-19T21:17:00Z">
        <w:r w:rsidR="001B34D8">
          <w:rPr>
            <w:rFonts w:ascii="Arial" w:eastAsia="Times New Roman" w:hAnsi="Arial" w:cs="Arial"/>
            <w:kern w:val="0"/>
            <w:sz w:val="22"/>
            <w:szCs w:val="22"/>
            <w14:ligatures w14:val="none"/>
          </w:rPr>
          <w:t>treet in C</w:t>
        </w:r>
      </w:ins>
      <w:ins w:id="133" w:author="Keene-Snickers,Lexi" w:date="2025-05-19T15:18:00Z" w16du:dateUtc="2025-05-19T21:18:00Z">
        <w:r w:rsidR="001B34D8">
          <w:rPr>
            <w:rFonts w:ascii="Arial" w:eastAsia="Times New Roman" w:hAnsi="Arial" w:cs="Arial"/>
            <w:kern w:val="0"/>
            <w:sz w:val="22"/>
            <w:szCs w:val="22"/>
            <w14:ligatures w14:val="none"/>
          </w:rPr>
          <w:t xml:space="preserve">olorado </w:t>
        </w:r>
      </w:ins>
      <w:r w:rsidR="000D1809">
        <w:rPr>
          <w:rFonts w:ascii="Arial" w:eastAsia="Times New Roman" w:hAnsi="Arial" w:cs="Arial"/>
          <w:kern w:val="0"/>
          <w:sz w:val="22"/>
          <w:szCs w:val="22"/>
          <w14:ligatures w14:val="none"/>
        </w:rPr>
        <w:t>and Ohio had no statistically</w:t>
      </w:r>
      <w:r w:rsidR="006264D3">
        <w:rPr>
          <w:rFonts w:ascii="Arial" w:eastAsia="Times New Roman" w:hAnsi="Arial" w:cs="Arial"/>
          <w:kern w:val="0"/>
          <w:sz w:val="22"/>
          <w:szCs w:val="22"/>
          <w14:ligatures w14:val="none"/>
        </w:rPr>
        <w:t xml:space="preserve"> significant</w:t>
      </w:r>
      <w:r w:rsidR="000D1809">
        <w:rPr>
          <w:rFonts w:ascii="Arial" w:eastAsia="Times New Roman" w:hAnsi="Arial" w:cs="Arial"/>
          <w:kern w:val="0"/>
          <w:sz w:val="22"/>
          <w:szCs w:val="22"/>
          <w14:ligatures w14:val="none"/>
        </w:rPr>
        <w:t xml:space="preserve"> differences </w:t>
      </w:r>
      <w:r w:rsidR="006264D3">
        <w:rPr>
          <w:rFonts w:ascii="Arial" w:eastAsia="Times New Roman" w:hAnsi="Arial" w:cs="Arial"/>
          <w:kern w:val="0"/>
          <w:sz w:val="22"/>
          <w:szCs w:val="22"/>
          <w14:ligatures w14:val="none"/>
        </w:rPr>
        <w:t xml:space="preserve">in prevalence </w:t>
      </w:r>
      <w:r w:rsidR="000D1809">
        <w:rPr>
          <w:rFonts w:ascii="Arial" w:eastAsia="Times New Roman" w:hAnsi="Arial" w:cs="Arial"/>
          <w:kern w:val="0"/>
          <w:sz w:val="22"/>
          <w:szCs w:val="22"/>
          <w14:ligatures w14:val="none"/>
        </w:rPr>
        <w:t>with any locatio</w:t>
      </w:r>
      <w:ins w:id="134" w:author="Keene-Snickers,Lexi" w:date="2025-05-19T15:18:00Z" w16du:dateUtc="2025-05-19T21:18:00Z">
        <w:r w:rsidR="001B34D8">
          <w:rPr>
            <w:rFonts w:ascii="Arial" w:eastAsia="Times New Roman" w:hAnsi="Arial" w:cs="Arial"/>
            <w:kern w:val="0"/>
            <w:sz w:val="22"/>
            <w:szCs w:val="22"/>
            <w14:ligatures w14:val="none"/>
          </w:rPr>
          <w:t>n.</w:t>
        </w:r>
      </w:ins>
      <w:del w:id="135" w:author="Keene-Snickers,Lexi" w:date="2025-05-19T15:18:00Z" w16du:dateUtc="2025-05-19T21:18:00Z">
        <w:r w:rsidR="000D1809" w:rsidDel="001B34D8">
          <w:rPr>
            <w:rFonts w:ascii="Arial" w:eastAsia="Times New Roman" w:hAnsi="Arial" w:cs="Arial"/>
            <w:kern w:val="0"/>
            <w:sz w:val="22"/>
            <w:szCs w:val="22"/>
            <w14:ligatures w14:val="none"/>
          </w:rPr>
          <w:delText>n</w:delText>
        </w:r>
        <w:commentRangeEnd w:id="128"/>
        <w:r w:rsidR="001563B4" w:rsidDel="001B34D8">
          <w:rPr>
            <w:rStyle w:val="CommentReference"/>
          </w:rPr>
          <w:commentReference w:id="128"/>
        </w:r>
        <w:commentRangeEnd w:id="129"/>
        <w:r w:rsidR="001563B4" w:rsidDel="001B34D8">
          <w:rPr>
            <w:rStyle w:val="CommentReference"/>
          </w:rPr>
          <w:commentReference w:id="129"/>
        </w:r>
        <w:r w:rsidR="000D1809" w:rsidDel="001B34D8">
          <w:rPr>
            <w:rFonts w:ascii="Arial" w:eastAsia="Times New Roman" w:hAnsi="Arial" w:cs="Arial"/>
            <w:kern w:val="0"/>
            <w:sz w:val="22"/>
            <w:szCs w:val="22"/>
            <w14:ligatures w14:val="none"/>
          </w:rPr>
          <w:delText>.</w:delText>
        </w:r>
      </w:del>
      <w:ins w:id="136" w:author="Keene-Snickers,Lexi" w:date="2025-05-19T15:19:00Z" w16du:dateUtc="2025-05-19T21:19:00Z">
        <w:r w:rsidR="001B34D8">
          <w:rPr>
            <w:rFonts w:ascii="Arial" w:eastAsia="Times New Roman" w:hAnsi="Arial" w:cs="Arial"/>
            <w:kern w:val="0"/>
            <w:sz w:val="22"/>
            <w:szCs w:val="22"/>
            <w14:ligatures w14:val="none"/>
          </w:rPr>
          <w:t xml:space="preserve"> </w:t>
        </w:r>
      </w:ins>
      <w:del w:id="137" w:author="Keene-Snickers,Lexi" w:date="2025-05-19T15:19:00Z" w16du:dateUtc="2025-05-19T21:19:00Z">
        <w:r w:rsidR="000D1809" w:rsidDel="001B34D8">
          <w:rPr>
            <w:rFonts w:ascii="Arial" w:eastAsia="Times New Roman" w:hAnsi="Arial" w:cs="Arial"/>
            <w:kern w:val="0"/>
            <w:sz w:val="22"/>
            <w:szCs w:val="22"/>
            <w14:ligatures w14:val="none"/>
          </w:rPr>
          <w:delText xml:space="preserve"> </w:delText>
        </w:r>
      </w:del>
      <w:r w:rsidR="006264D3">
        <w:rPr>
          <w:rFonts w:ascii="Arial" w:eastAsia="Times New Roman" w:hAnsi="Arial" w:cs="Arial"/>
          <w:kern w:val="0"/>
          <w:sz w:val="22"/>
          <w:szCs w:val="22"/>
          <w14:ligatures w14:val="none"/>
        </w:rPr>
        <w:t xml:space="preserve">This could be a result of collecting </w:t>
      </w:r>
      <w:del w:id="138" w:author="Keene-Snickers,Lexi" w:date="2025-05-19T15:20:00Z" w16du:dateUtc="2025-05-19T21:20:00Z">
        <w:r w:rsidDel="001B34D8">
          <w:rPr>
            <w:rFonts w:ascii="Arial" w:eastAsia="Times New Roman" w:hAnsi="Arial" w:cs="Arial"/>
            <w:kern w:val="0"/>
            <w:sz w:val="22"/>
            <w:szCs w:val="22"/>
            <w14:ligatures w14:val="none"/>
          </w:rPr>
          <w:delText xml:space="preserve">low </w:delText>
        </w:r>
        <w:r w:rsidR="007920F3" w:rsidDel="001B34D8">
          <w:rPr>
            <w:rFonts w:ascii="Arial" w:eastAsia="Times New Roman" w:hAnsi="Arial" w:cs="Arial"/>
            <w:kern w:val="0"/>
            <w:sz w:val="22"/>
            <w:szCs w:val="22"/>
            <w14:ligatures w14:val="none"/>
          </w:rPr>
          <w:delText>number</w:delText>
        </w:r>
        <w:r w:rsidDel="001B34D8">
          <w:rPr>
            <w:rFonts w:ascii="Arial" w:eastAsia="Times New Roman" w:hAnsi="Arial" w:cs="Arial"/>
            <w:kern w:val="0"/>
            <w:sz w:val="22"/>
            <w:szCs w:val="22"/>
            <w14:ligatures w14:val="none"/>
          </w:rPr>
          <w:delText xml:space="preserve">s of </w:delText>
        </w:r>
      </w:del>
      <w:ins w:id="139" w:author="Keene-Snickers,Lexi" w:date="2025-05-19T15:20:00Z" w16du:dateUtc="2025-05-19T21:20:00Z">
        <w:r w:rsidR="001B34D8">
          <w:rPr>
            <w:rFonts w:ascii="Arial" w:eastAsia="Times New Roman" w:hAnsi="Arial" w:cs="Arial"/>
            <w:kern w:val="0"/>
            <w:sz w:val="22"/>
            <w:szCs w:val="22"/>
            <w14:ligatures w14:val="none"/>
          </w:rPr>
          <w:t xml:space="preserve">few </w:t>
        </w:r>
      </w:ins>
      <w:r>
        <w:rPr>
          <w:rFonts w:ascii="Arial" w:eastAsia="Times New Roman" w:hAnsi="Arial" w:cs="Arial"/>
          <w:kern w:val="0"/>
          <w:sz w:val="22"/>
          <w:szCs w:val="22"/>
          <w14:ligatures w14:val="none"/>
        </w:rPr>
        <w:t xml:space="preserve">flies from </w:t>
      </w:r>
      <w:r w:rsidR="006264D3">
        <w:rPr>
          <w:rFonts w:ascii="Arial" w:eastAsia="Times New Roman" w:hAnsi="Arial" w:cs="Arial"/>
          <w:kern w:val="0"/>
          <w:sz w:val="22"/>
          <w:szCs w:val="22"/>
          <w14:ligatures w14:val="none"/>
        </w:rPr>
        <w:t xml:space="preserve">these </w:t>
      </w:r>
      <w:r>
        <w:rPr>
          <w:rFonts w:ascii="Arial" w:eastAsia="Times New Roman" w:hAnsi="Arial" w:cs="Arial"/>
          <w:kern w:val="0"/>
          <w:sz w:val="22"/>
          <w:szCs w:val="22"/>
          <w14:ligatures w14:val="none"/>
        </w:rPr>
        <w:t>locations</w:t>
      </w:r>
      <w:ins w:id="140" w:author="Keene-Snickers,Lexi" w:date="2025-05-19T15:20:00Z" w16du:dateUtc="2025-05-19T21:20:00Z">
        <w:r w:rsidR="001B34D8">
          <w:rPr>
            <w:rFonts w:ascii="Arial" w:eastAsia="Times New Roman" w:hAnsi="Arial" w:cs="Arial"/>
            <w:kern w:val="0"/>
            <w:sz w:val="22"/>
            <w:szCs w:val="22"/>
            <w14:ligatures w14:val="none"/>
          </w:rPr>
          <w:t>,</w:t>
        </w:r>
      </w:ins>
      <w:r>
        <w:rPr>
          <w:rFonts w:ascii="Arial" w:eastAsia="Times New Roman" w:hAnsi="Arial" w:cs="Arial"/>
          <w:kern w:val="0"/>
          <w:sz w:val="22"/>
          <w:szCs w:val="22"/>
          <w14:ligatures w14:val="none"/>
        </w:rPr>
        <w:t xml:space="preserve">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ins w:id="141" w:author="Keene-Snickers,Lexi" w:date="2025-05-19T15:20:00Z" w16du:dateUtc="2025-05-19T21:20:00Z">
        <w:r w:rsidR="001B34D8">
          <w:rPr>
            <w:rFonts w:ascii="Arial" w:eastAsia="Times New Roman" w:hAnsi="Arial" w:cs="Arial"/>
            <w:kern w:val="0"/>
            <w:sz w:val="22"/>
            <w:szCs w:val="22"/>
            <w14:ligatures w14:val="none"/>
          </w:rPr>
          <w:t>. This should have been accounted for as</w:t>
        </w:r>
      </w:ins>
      <w:r w:rsidR="006264D3">
        <w:rPr>
          <w:rFonts w:ascii="Arial" w:eastAsia="Times New Roman" w:hAnsi="Arial" w:cs="Arial"/>
          <w:kern w:val="0"/>
          <w:sz w:val="22"/>
          <w:szCs w:val="22"/>
          <w14:ligatures w14:val="none"/>
        </w:rPr>
        <w:t xml:space="preserve"> </w:t>
      </w:r>
      <w:del w:id="142" w:author="Keene-Snickers,Lexi" w:date="2025-05-19T15:20:00Z" w16du:dateUtc="2025-05-19T21:20:00Z">
        <w:r w:rsidR="006264D3" w:rsidDel="001B34D8">
          <w:rPr>
            <w:rFonts w:ascii="Arial" w:eastAsia="Times New Roman" w:hAnsi="Arial" w:cs="Arial"/>
            <w:kern w:val="0"/>
            <w:sz w:val="22"/>
            <w:szCs w:val="22"/>
            <w14:ligatures w14:val="none"/>
          </w:rPr>
          <w:delText xml:space="preserve">although </w:delText>
        </w:r>
      </w:del>
      <w:r w:rsidR="006264D3">
        <w:rPr>
          <w:rFonts w:ascii="Arial" w:eastAsia="Times New Roman" w:hAnsi="Arial" w:cs="Arial"/>
          <w:kern w:val="0"/>
          <w:sz w:val="22"/>
          <w:szCs w:val="22"/>
          <w14:ligatures w14:val="none"/>
        </w:rPr>
        <w:t>we</w:t>
      </w:r>
      <w:ins w:id="143" w:author="Keene-Snickers,Lexi" w:date="2025-05-19T15:21:00Z" w16du:dateUtc="2025-05-19T21:21:00Z">
        <w:r w:rsidR="001B34D8">
          <w:rPr>
            <w:rFonts w:ascii="Arial" w:eastAsia="Times New Roman" w:hAnsi="Arial" w:cs="Arial"/>
            <w:kern w:val="0"/>
            <w:sz w:val="22"/>
            <w:szCs w:val="22"/>
            <w14:ligatures w14:val="none"/>
          </w:rPr>
          <w:t xml:space="preserve"> </w:t>
        </w:r>
      </w:ins>
      <w:del w:id="144" w:author="Keene-Snickers,Lexi" w:date="2025-05-19T15:21:00Z" w16du:dateUtc="2025-05-19T21:21:00Z">
        <w:r w:rsidR="006264D3" w:rsidDel="001B34D8">
          <w:rPr>
            <w:rFonts w:ascii="Arial" w:eastAsia="Times New Roman" w:hAnsi="Arial" w:cs="Arial"/>
            <w:kern w:val="0"/>
            <w:sz w:val="22"/>
            <w:szCs w:val="22"/>
            <w14:ligatures w14:val="none"/>
          </w:rPr>
          <w:delText xml:space="preserve"> did </w:delText>
        </w:r>
      </w:del>
      <w:r w:rsidR="006264D3">
        <w:rPr>
          <w:rFonts w:ascii="Arial" w:eastAsia="Times New Roman" w:hAnsi="Arial" w:cs="Arial"/>
          <w:kern w:val="0"/>
          <w:sz w:val="22"/>
          <w:szCs w:val="22"/>
          <w14:ligatures w14:val="none"/>
        </w:rPr>
        <w:t>correct</w:t>
      </w:r>
      <w:ins w:id="145" w:author="Keene-Snickers,Lexi" w:date="2025-05-19T15:21:00Z" w16du:dateUtc="2025-05-19T21:21:00Z">
        <w:r w:rsidR="001B34D8">
          <w:rPr>
            <w:rFonts w:ascii="Arial" w:eastAsia="Times New Roman" w:hAnsi="Arial" w:cs="Arial"/>
            <w:kern w:val="0"/>
            <w:sz w:val="22"/>
            <w:szCs w:val="22"/>
            <w14:ligatures w14:val="none"/>
          </w:rPr>
          <w:t>ed</w:t>
        </w:r>
      </w:ins>
      <w:r w:rsidR="006264D3">
        <w:rPr>
          <w:rFonts w:ascii="Arial" w:eastAsia="Times New Roman" w:hAnsi="Arial" w:cs="Arial"/>
          <w:kern w:val="0"/>
          <w:sz w:val="22"/>
          <w:szCs w:val="22"/>
          <w14:ligatures w14:val="none"/>
        </w:rPr>
        <w:t xml:space="preserve"> for multiple comparisons</w:t>
      </w:r>
      <w:r w:rsidR="000D1809">
        <w:rPr>
          <w:rFonts w:ascii="Arial" w:eastAsia="Times New Roman" w:hAnsi="Arial" w:cs="Arial"/>
          <w:kern w:val="0"/>
          <w:sz w:val="22"/>
          <w:szCs w:val="22"/>
          <w14:ligatures w14:val="none"/>
        </w:rPr>
        <w:t>.</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5305850A"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the</w:t>
      </w:r>
      <w:r w:rsidR="001563B4">
        <w:rPr>
          <w:rFonts w:ascii="Arial" w:hAnsi="Arial" w:cs="Arial"/>
          <w:sz w:val="22"/>
          <w:szCs w:val="22"/>
        </w:rPr>
        <w:t xml:space="preserve">se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r w:rsidR="00D3360F">
        <w:rPr>
          <w:rFonts w:ascii="Arial" w:hAnsi="Arial" w:cs="Arial"/>
          <w:sz w:val="22"/>
          <w:szCs w:val="22"/>
        </w:rPr>
        <w:t xml:space="preserve">significantly </w:t>
      </w:r>
      <w:r w:rsidR="00F952D4">
        <w:rPr>
          <w:rFonts w:ascii="Arial" w:hAnsi="Arial" w:cs="Arial"/>
          <w:sz w:val="22"/>
          <w:szCs w:val="22"/>
        </w:rPr>
        <w:t xml:space="preserve">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D3360F">
        <w:rPr>
          <w:rFonts w:ascii="Arial" w:hAnsi="Arial" w:cs="Arial"/>
          <w:sz w:val="22"/>
          <w:szCs w:val="22"/>
        </w:rPr>
        <w:t xml:space="preserve"> (P &lt; 0.0005). There was not a significant difference between September and October although the prevalence fell to 82% in October (p = 1)</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ins w:id="146" w:author="Keene-Snickers,Lexi" w:date="2025-05-20T13:56:00Z" w16du:dateUtc="2025-05-20T19:56:00Z">
        <w:r w:rsidR="0076061F" w:rsidRPr="0076061F">
          <w:rPr>
            <w:rFonts w:ascii="Arial" w:hAnsi="Arial" w:cs="Arial"/>
            <w:b/>
            <w:bCs/>
            <w:sz w:val="22"/>
            <w:szCs w:val="22"/>
          </w:rPr>
          <w:t>, Supp. Table 2</w:t>
        </w:r>
      </w:ins>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F73B3">
        <w:rPr>
          <w:rFonts w:ascii="Arial" w:hAnsi="Arial" w:cs="Arial"/>
          <w:sz w:val="22"/>
          <w:szCs w:val="22"/>
        </w:rPr>
        <w:t>over time, but in one location prevalence rose</w:t>
      </w:r>
      <w:r w:rsidR="00330C9F">
        <w:rPr>
          <w:rFonts w:ascii="Arial" w:hAnsi="Arial" w:cs="Arial"/>
          <w:sz w:val="22"/>
          <w:szCs w:val="22"/>
        </w:rPr>
        <w:t xml:space="preserve"> </w:t>
      </w:r>
      <w:r w:rsidR="008F73B3">
        <w:rPr>
          <w:rFonts w:ascii="Arial" w:hAnsi="Arial" w:cs="Arial"/>
          <w:sz w:val="22"/>
          <w:szCs w:val="22"/>
        </w:rPr>
        <w:t>while</w:t>
      </w:r>
      <w:r w:rsidR="001563B4">
        <w:rPr>
          <w:rFonts w:ascii="Arial" w:hAnsi="Arial" w:cs="Arial"/>
          <w:sz w:val="22"/>
          <w:szCs w:val="22"/>
        </w:rPr>
        <w:t xml:space="preserve"> prevalence at</w:t>
      </w:r>
      <w:r w:rsidR="008F73B3">
        <w:rPr>
          <w:rFonts w:ascii="Arial" w:hAnsi="Arial" w:cs="Arial"/>
          <w:sz w:val="22"/>
          <w:szCs w:val="22"/>
        </w:rPr>
        <w:t xml:space="preserve"> the other location fell.  </w:t>
      </w:r>
    </w:p>
    <w:p w14:paraId="7FA5B20D" w14:textId="77777777" w:rsidR="00802410" w:rsidDel="001B34D8" w:rsidRDefault="00802410" w:rsidP="00081385">
      <w:pPr>
        <w:spacing w:line="360" w:lineRule="auto"/>
        <w:rPr>
          <w:del w:id="147" w:author="Keene-Snickers,Lexi" w:date="2025-05-19T15:22:00Z" w16du:dateUtc="2025-05-19T21:22:00Z"/>
          <w:rFonts w:ascii="Arial" w:hAnsi="Arial" w:cs="Arial"/>
          <w:sz w:val="22"/>
          <w:szCs w:val="22"/>
        </w:rPr>
      </w:pPr>
    </w:p>
    <w:p w14:paraId="29DC318A" w14:textId="022E4F8B" w:rsidR="005B2FB6" w:rsidDel="001B34D8" w:rsidRDefault="00330C9F" w:rsidP="001B34D8">
      <w:pPr>
        <w:spacing w:line="360" w:lineRule="auto"/>
        <w:rPr>
          <w:del w:id="148" w:author="Keene-Snickers,Lexi" w:date="2025-05-19T15:22:00Z" w16du:dateUtc="2025-05-19T21:22:00Z"/>
          <w:rFonts w:ascii="Arial" w:hAnsi="Arial" w:cs="Arial"/>
          <w:sz w:val="22"/>
          <w:szCs w:val="22"/>
        </w:rPr>
        <w:pPrChange w:id="149" w:author="Keene-Snickers,Lexi" w:date="2025-05-19T15:22:00Z" w16du:dateUtc="2025-05-19T21:22:00Z">
          <w:pPr>
            <w:spacing w:line="360" w:lineRule="auto"/>
            <w:ind w:firstLine="720"/>
          </w:pPr>
        </w:pPrChange>
      </w:pPr>
      <w:commentRangeStart w:id="150"/>
      <w:del w:id="151" w:author="Keene-Snickers,Lexi" w:date="2025-05-19T15:22:00Z" w16du:dateUtc="2025-05-19T21:22:00Z">
        <w:r w:rsidDel="001B34D8">
          <w:rPr>
            <w:rFonts w:ascii="Arial" w:hAnsi="Arial" w:cs="Arial"/>
            <w:sz w:val="22"/>
            <w:szCs w:val="22"/>
          </w:rPr>
          <w:delText>G</w:delText>
        </w:r>
        <w:r w:rsidR="00BF2330" w:rsidDel="001B34D8">
          <w:rPr>
            <w:rFonts w:ascii="Arial" w:hAnsi="Arial" w:cs="Arial"/>
            <w:sz w:val="22"/>
            <w:szCs w:val="22"/>
          </w:rPr>
          <w:delText xml:space="preserve">albut virus was highly </w:delText>
        </w:r>
        <w:r w:rsidR="00A950DD" w:rsidDel="001B34D8">
          <w:rPr>
            <w:rFonts w:ascii="Arial" w:hAnsi="Arial" w:cs="Arial"/>
            <w:sz w:val="22"/>
            <w:szCs w:val="22"/>
          </w:rPr>
          <w:delText xml:space="preserve">prevalent </w:delText>
        </w:r>
        <w:r w:rsidR="00BF2330" w:rsidDel="001B34D8">
          <w:rPr>
            <w:rFonts w:ascii="Arial" w:hAnsi="Arial" w:cs="Arial"/>
            <w:sz w:val="22"/>
            <w:szCs w:val="22"/>
          </w:rPr>
          <w:delText>in all populations except Ohio</w:delText>
        </w:r>
        <w:r w:rsidR="00A15842" w:rsidDel="001B34D8">
          <w:rPr>
            <w:rFonts w:ascii="Arial" w:hAnsi="Arial" w:cs="Arial"/>
            <w:sz w:val="22"/>
            <w:szCs w:val="22"/>
          </w:rPr>
          <w:delText xml:space="preserve"> where recovery of </w:delText>
        </w:r>
        <w:r w:rsidR="00A15842" w:rsidRPr="006264D3" w:rsidDel="001B34D8">
          <w:rPr>
            <w:rFonts w:ascii="Arial" w:hAnsi="Arial" w:cs="Arial"/>
            <w:i/>
            <w:iCs/>
            <w:sz w:val="22"/>
            <w:szCs w:val="22"/>
          </w:rPr>
          <w:delText xml:space="preserve">D. melanogaster </w:delText>
        </w:r>
        <w:r w:rsidR="00A15842" w:rsidDel="001B34D8">
          <w:rPr>
            <w:rFonts w:ascii="Arial" w:hAnsi="Arial" w:cs="Arial"/>
            <w:sz w:val="22"/>
            <w:szCs w:val="22"/>
          </w:rPr>
          <w:delText>was limited</w:delText>
        </w:r>
        <w:r w:rsidR="00BF2330" w:rsidDel="001B34D8">
          <w:rPr>
            <w:rFonts w:ascii="Arial" w:hAnsi="Arial" w:cs="Arial"/>
            <w:sz w:val="22"/>
            <w:szCs w:val="22"/>
          </w:rPr>
          <w:delText>.</w:delText>
        </w:r>
        <w:r w:rsidR="00A15842" w:rsidDel="001B34D8">
          <w:rPr>
            <w:rFonts w:ascii="Arial" w:hAnsi="Arial" w:cs="Arial"/>
            <w:sz w:val="22"/>
            <w:szCs w:val="22"/>
          </w:rPr>
          <w:delText xml:space="preserve"> Of the 17 samples collected from Ohio, only three were positive for RpL32 mRNA and one was positive for galbut virus, a prevalence of 33%.</w:delText>
        </w:r>
        <w:r w:rsidR="00BF2330" w:rsidDel="001B34D8">
          <w:rPr>
            <w:rFonts w:ascii="Arial" w:hAnsi="Arial" w:cs="Arial"/>
            <w:sz w:val="22"/>
            <w:szCs w:val="22"/>
          </w:rPr>
          <w:delText xml:space="preserve"> </w:delText>
        </w:r>
        <w:r w:rsidR="00030E8C" w:rsidDel="001B34D8">
          <w:rPr>
            <w:rFonts w:ascii="Arial" w:hAnsi="Arial" w:cs="Arial"/>
            <w:sz w:val="22"/>
            <w:szCs w:val="22"/>
          </w:rPr>
          <w:delText xml:space="preserve">The RpL32 mRNA </w:delText>
        </w:r>
        <w:r w:rsidR="00E15D50" w:rsidDel="001B34D8">
          <w:rPr>
            <w:rFonts w:ascii="Arial" w:hAnsi="Arial" w:cs="Arial"/>
            <w:sz w:val="22"/>
            <w:szCs w:val="22"/>
          </w:rPr>
          <w:delText>C</w:delText>
        </w:r>
        <w:r w:rsidR="00030E8C" w:rsidDel="001B34D8">
          <w:rPr>
            <w:rFonts w:ascii="Arial" w:hAnsi="Arial" w:cs="Arial"/>
            <w:sz w:val="22"/>
            <w:szCs w:val="22"/>
          </w:rPr>
          <w:delText xml:space="preserve">t values for the other two samples were higher than expected for </w:delText>
        </w:r>
        <w:r w:rsidR="00030E8C" w:rsidRPr="006264D3" w:rsidDel="001B34D8">
          <w:rPr>
            <w:rFonts w:ascii="Arial" w:hAnsi="Arial" w:cs="Arial"/>
            <w:i/>
            <w:iCs/>
            <w:sz w:val="22"/>
            <w:szCs w:val="22"/>
          </w:rPr>
          <w:delText>D. melanogaster,</w:delText>
        </w:r>
        <w:r w:rsidR="00030E8C" w:rsidDel="001B34D8">
          <w:rPr>
            <w:rFonts w:ascii="Arial" w:hAnsi="Arial" w:cs="Arial"/>
            <w:sz w:val="22"/>
            <w:szCs w:val="22"/>
          </w:rPr>
          <w:delText xml:space="preserve"> it is possible that these samples</w:delText>
        </w:r>
        <w:r w:rsidR="00E15D50" w:rsidDel="001B34D8">
          <w:rPr>
            <w:rFonts w:ascii="Arial" w:hAnsi="Arial" w:cs="Arial"/>
            <w:sz w:val="22"/>
            <w:szCs w:val="22"/>
          </w:rPr>
          <w:delText xml:space="preserve">, which </w:delText>
        </w:r>
        <w:r w:rsidR="00030E8C" w:rsidDel="001B34D8">
          <w:rPr>
            <w:rFonts w:ascii="Arial" w:hAnsi="Arial" w:cs="Arial"/>
            <w:sz w:val="22"/>
            <w:szCs w:val="22"/>
          </w:rPr>
          <w:delText xml:space="preserve">were morphologically similar to </w:delText>
        </w:r>
        <w:r w:rsidR="00030E8C" w:rsidRPr="006264D3" w:rsidDel="001B34D8">
          <w:rPr>
            <w:rFonts w:ascii="Arial" w:hAnsi="Arial" w:cs="Arial"/>
            <w:i/>
            <w:iCs/>
            <w:sz w:val="22"/>
            <w:szCs w:val="22"/>
          </w:rPr>
          <w:delText>D. melanogaster</w:delText>
        </w:r>
        <w:r w:rsidR="00030E8C" w:rsidDel="001B34D8">
          <w:rPr>
            <w:rFonts w:ascii="Arial" w:hAnsi="Arial" w:cs="Arial"/>
            <w:sz w:val="22"/>
            <w:szCs w:val="22"/>
          </w:rPr>
          <w:delText xml:space="preserve"> </w:delText>
        </w:r>
        <w:r w:rsidR="006264D3" w:rsidDel="001B34D8">
          <w:rPr>
            <w:rFonts w:ascii="Arial" w:hAnsi="Arial" w:cs="Arial"/>
            <w:sz w:val="22"/>
            <w:szCs w:val="22"/>
          </w:rPr>
          <w:delText xml:space="preserve">were </w:delText>
        </w:r>
        <w:r w:rsidR="00030E8C" w:rsidDel="001B34D8">
          <w:rPr>
            <w:rFonts w:ascii="Arial" w:hAnsi="Arial" w:cs="Arial"/>
            <w:sz w:val="22"/>
            <w:szCs w:val="22"/>
          </w:rPr>
          <w:delText>different species.</w:delText>
        </w:r>
        <w:commentRangeEnd w:id="150"/>
        <w:r w:rsidR="000510FA" w:rsidDel="001B34D8">
          <w:rPr>
            <w:rStyle w:val="CommentReference"/>
          </w:rPr>
          <w:commentReference w:id="150"/>
        </w:r>
      </w:del>
    </w:p>
    <w:p w14:paraId="55FC40FC" w14:textId="77777777" w:rsidR="00CC6D98" w:rsidRDefault="00CC6D98" w:rsidP="001B34D8">
      <w:pPr>
        <w:spacing w:line="360" w:lineRule="auto"/>
        <w:rPr>
          <w:rFonts w:ascii="Arial" w:hAnsi="Arial" w:cs="Arial"/>
          <w:sz w:val="22"/>
          <w:szCs w:val="22"/>
        </w:rPr>
        <w:pPrChange w:id="152" w:author="Keene-Snickers,Lexi" w:date="2025-05-19T15:22:00Z" w16du:dateUtc="2025-05-19T21:22:00Z">
          <w:pPr>
            <w:spacing w:line="360" w:lineRule="auto"/>
            <w:ind w:firstLine="720"/>
          </w:pPr>
        </w:pPrChange>
      </w:pPr>
    </w:p>
    <w:p w14:paraId="703870F2" w14:textId="54CD7B29" w:rsidR="00006799" w:rsidRDefault="009000F2"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26EC1F5" wp14:editId="45B1FADD">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13"/>
                    <a:stretch>
                      <a:fillRect/>
                    </a:stretch>
                  </pic:blipFill>
                  <pic:spPr>
                    <a:xfrm>
                      <a:off x="0" y="0"/>
                      <a:ext cx="5949218" cy="7699025"/>
                    </a:xfrm>
                    <a:prstGeom prst="rect">
                      <a:avLst/>
                    </a:prstGeom>
                  </pic:spPr>
                </pic:pic>
              </a:graphicData>
            </a:graphic>
          </wp:inline>
        </w:drawing>
      </w:r>
    </w:p>
    <w:p w14:paraId="22375E46" w14:textId="0B6A063B" w:rsidR="00006799" w:rsidRDefault="00006799" w:rsidP="00081385">
      <w:pPr>
        <w:spacing w:line="360" w:lineRule="auto"/>
        <w:rPr>
          <w:ins w:id="153" w:author="Keene-Snickers,Lexi" w:date="2025-05-02T16:31:00Z" w16du:dateUtc="2025-05-02T22:31:00Z"/>
          <w:rFonts w:ascii="Arial" w:hAnsi="Arial" w:cs="Arial"/>
          <w:sz w:val="22"/>
          <w:szCs w:val="22"/>
        </w:rPr>
      </w:pPr>
      <w:r w:rsidRPr="00006799">
        <w:rPr>
          <w:rFonts w:ascii="Arial" w:hAnsi="Arial" w:cs="Arial"/>
          <w:b/>
          <w:bCs/>
          <w:sz w:val="22"/>
          <w:szCs w:val="22"/>
        </w:rPr>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0510FA">
        <w:rPr>
          <w:rFonts w:ascii="Arial" w:hAnsi="Arial" w:cs="Arial"/>
          <w:b/>
          <w:bCs/>
          <w:sz w:val="22"/>
          <w:szCs w:val="22"/>
        </w:rPr>
        <w:t xml:space="preserve">is prevalent in </w:t>
      </w:r>
      <w:r w:rsidR="000510FA" w:rsidRPr="000510FA">
        <w:rPr>
          <w:rFonts w:ascii="Arial" w:hAnsi="Arial" w:cs="Arial"/>
          <w:b/>
          <w:bCs/>
          <w:i/>
          <w:iCs/>
          <w:sz w:val="22"/>
          <w:szCs w:val="22"/>
          <w:rPrChange w:id="154" w:author="Stenglein,Mark" w:date="2025-05-16T10:38:00Z" w16du:dateUtc="2025-05-16T16:38:00Z">
            <w:rPr>
              <w:rFonts w:ascii="Arial" w:hAnsi="Arial" w:cs="Arial"/>
              <w:b/>
              <w:bCs/>
              <w:sz w:val="22"/>
              <w:szCs w:val="22"/>
            </w:rPr>
          </w:rPrChange>
        </w:rPr>
        <w:t>D. melanogaster</w:t>
      </w:r>
      <w:r w:rsidR="000510FA">
        <w:rPr>
          <w:rFonts w:ascii="Arial" w:hAnsi="Arial" w:cs="Arial"/>
          <w:b/>
          <w:bCs/>
          <w:sz w:val="22"/>
          <w:szCs w:val="22"/>
        </w:rPr>
        <w:t xml:space="preserve"> populations across the USA.</w:t>
      </w:r>
      <w:del w:id="155" w:author="Stenglein,Mark" w:date="2025-05-16T10:38:00Z" w16du:dateUtc="2025-05-16T16:38:00Z">
        <w:r w:rsidR="00167261" w:rsidDel="000510FA">
          <w:rPr>
            <w:rFonts w:ascii="Arial" w:hAnsi="Arial" w:cs="Arial"/>
            <w:b/>
            <w:bCs/>
            <w:sz w:val="22"/>
            <w:szCs w:val="22"/>
          </w:rPr>
          <w:delText>studied in Colorado, Maine, and Pennsylvania</w:delText>
        </w:r>
        <w:r w:rsidDel="000510FA">
          <w:rPr>
            <w:rFonts w:ascii="Arial" w:hAnsi="Arial" w:cs="Arial"/>
            <w:sz w:val="22"/>
            <w:szCs w:val="22"/>
          </w:rPr>
          <w:delText>.</w:delText>
        </w:r>
      </w:del>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collected in 2023. </w:t>
      </w:r>
      <w:r w:rsidR="00167261">
        <w:rPr>
          <w:rFonts w:ascii="Arial" w:hAnsi="Arial" w:cs="Arial"/>
          <w:sz w:val="22"/>
          <w:szCs w:val="22"/>
        </w:rPr>
        <w:t>(B)</w:t>
      </w:r>
      <w:r w:rsidR="00387629">
        <w:rPr>
          <w:rFonts w:ascii="Arial" w:hAnsi="Arial" w:cs="Arial"/>
          <w:sz w:val="22"/>
          <w:szCs w:val="22"/>
        </w:rPr>
        <w:t xml:space="preserve"> </w:t>
      </w:r>
      <w:commentRangeStart w:id="156"/>
      <w:r w:rsidR="00387629">
        <w:rPr>
          <w:rFonts w:ascii="Arial" w:hAnsi="Arial" w:cs="Arial"/>
          <w:sz w:val="22"/>
          <w:szCs w:val="22"/>
        </w:rPr>
        <w:t xml:space="preserve">A map </w:t>
      </w:r>
      <w:commentRangeEnd w:id="156"/>
      <w:r w:rsidR="000510FA">
        <w:rPr>
          <w:rStyle w:val="CommentReference"/>
        </w:rPr>
        <w:commentReference w:id="156"/>
      </w:r>
      <w:r w:rsidR="00387629">
        <w:rPr>
          <w:rFonts w:ascii="Arial" w:hAnsi="Arial" w:cs="Arial"/>
          <w:sz w:val="22"/>
          <w:szCs w:val="22"/>
        </w:rPr>
        <w:t xml:space="preserve">of </w:t>
      </w:r>
      <w:r w:rsidR="00387629">
        <w:rPr>
          <w:rFonts w:ascii="Arial" w:hAnsi="Arial" w:cs="Arial"/>
          <w:sz w:val="22"/>
          <w:szCs w:val="22"/>
        </w:rPr>
        <w:lastRenderedPageBreak/>
        <w:t xml:space="preserve">collection locations in Colorado </w:t>
      </w:r>
      <w:r w:rsidR="00D3360F">
        <w:rPr>
          <w:rFonts w:ascii="Arial" w:hAnsi="Arial" w:cs="Arial"/>
          <w:sz w:val="22"/>
          <w:szCs w:val="22"/>
        </w:rPr>
        <w:t>with</w:t>
      </w:r>
      <w:r w:rsidR="00387629">
        <w:rPr>
          <w:rFonts w:ascii="Arial" w:hAnsi="Arial" w:cs="Arial"/>
          <w:sz w:val="22"/>
          <w:szCs w:val="22"/>
        </w:rPr>
        <w:t xml:space="preserve"> Larimer </w:t>
      </w:r>
      <w:r w:rsidR="00D3360F">
        <w:rPr>
          <w:rFonts w:ascii="Arial" w:hAnsi="Arial" w:cs="Arial"/>
          <w:sz w:val="22"/>
          <w:szCs w:val="22"/>
        </w:rPr>
        <w:t xml:space="preserve">county </w:t>
      </w:r>
      <w:r w:rsidR="00387629">
        <w:rPr>
          <w:rFonts w:ascii="Arial" w:hAnsi="Arial" w:cs="Arial"/>
          <w:sz w:val="22"/>
          <w:szCs w:val="22"/>
        </w:rPr>
        <w:t xml:space="preserve">and surrounding counties (inset). </w:t>
      </w:r>
      <w:r w:rsidR="00167261">
        <w:rPr>
          <w:rFonts w:ascii="Arial" w:hAnsi="Arial" w:cs="Arial"/>
          <w:sz w:val="22"/>
          <w:szCs w:val="22"/>
        </w:rPr>
        <w:t>(</w:t>
      </w:r>
      <w:commentRangeStart w:id="157"/>
      <w:commentRangeStart w:id="158"/>
      <w:commentRangeStart w:id="159"/>
      <w:r w:rsidR="00167261">
        <w:rPr>
          <w:rFonts w:ascii="Arial" w:hAnsi="Arial" w:cs="Arial"/>
          <w:sz w:val="22"/>
          <w:szCs w:val="22"/>
        </w:rPr>
        <w:t>C</w:t>
      </w:r>
      <w:commentRangeEnd w:id="157"/>
      <w:r w:rsidR="000510FA">
        <w:rPr>
          <w:rStyle w:val="CommentReference"/>
        </w:rPr>
        <w:commentReference w:id="157"/>
      </w:r>
      <w:commentRangeEnd w:id="158"/>
      <w:r w:rsidR="000510FA">
        <w:rPr>
          <w:rStyle w:val="CommentReference"/>
        </w:rPr>
        <w:commentReference w:id="158"/>
      </w:r>
      <w:commentRangeEnd w:id="159"/>
      <w:r w:rsidR="000D3726">
        <w:rPr>
          <w:rStyle w:val="CommentReference"/>
        </w:rPr>
        <w:commentReference w:id="159"/>
      </w:r>
      <w:r w:rsidR="00167261">
        <w:rPr>
          <w:rFonts w:ascii="Arial" w:hAnsi="Arial" w:cs="Arial"/>
          <w:sz w:val="22"/>
          <w:szCs w:val="22"/>
        </w:rPr>
        <w:t xml:space="preserve">) </w:t>
      </w:r>
      <w:r w:rsidR="00387629">
        <w:rPr>
          <w:rFonts w:ascii="Arial" w:hAnsi="Arial" w:cs="Arial"/>
          <w:sz w:val="22"/>
          <w:szCs w:val="22"/>
        </w:rPr>
        <w:t xml:space="preserve">Galbut virus RNA levels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 xml:space="preserve">(D) Galbut virus prevalence </w:t>
      </w:r>
      <w:r w:rsidR="000510FA">
        <w:rPr>
          <w:rFonts w:ascii="Arial" w:hAnsi="Arial" w:cs="Arial"/>
          <w:sz w:val="22"/>
          <w:szCs w:val="22"/>
        </w:rPr>
        <w:t xml:space="preserve">at </w:t>
      </w:r>
      <w:r w:rsidR="00D3360F">
        <w:rPr>
          <w:rFonts w:ascii="Arial" w:hAnsi="Arial" w:cs="Arial"/>
          <w:sz w:val="22"/>
          <w:szCs w:val="22"/>
        </w:rPr>
        <w:t xml:space="preserve">each location expressed as percent </w:t>
      </w:r>
      <w:del w:id="160" w:author="Stenglein,Mark" w:date="2025-05-16T10:39:00Z" w16du:dateUtc="2025-05-16T16:39:00Z">
        <w:r w:rsidR="00D3360F" w:rsidDel="000510FA">
          <w:rPr>
            <w:rFonts w:ascii="Arial" w:hAnsi="Arial" w:cs="Arial"/>
            <w:sz w:val="22"/>
            <w:szCs w:val="22"/>
          </w:rPr>
          <w:delText xml:space="preserve">positive </w:delText>
        </w:r>
      </w:del>
      <w:r w:rsidR="00D3360F">
        <w:rPr>
          <w:rFonts w:ascii="Arial" w:hAnsi="Arial" w:cs="Arial"/>
          <w:sz w:val="22"/>
          <w:szCs w:val="22"/>
        </w:rPr>
        <w:t xml:space="preserve">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Binomial confidence intervals are shown.</w:t>
      </w:r>
      <w:r w:rsidR="00D3360F">
        <w:rPr>
          <w:rFonts w:ascii="Arial" w:hAnsi="Arial" w:cs="Arial"/>
          <w:sz w:val="22"/>
          <w:szCs w:val="22"/>
        </w:rPr>
        <w:t xml:space="preserve"> </w:t>
      </w:r>
      <w:r>
        <w:rPr>
          <w:rFonts w:ascii="Arial" w:hAnsi="Arial" w:cs="Arial"/>
          <w:sz w:val="22"/>
          <w:szCs w:val="22"/>
        </w:rPr>
        <w:t>(</w:t>
      </w:r>
      <w:r w:rsidR="00D3360F">
        <w:rPr>
          <w:rFonts w:ascii="Arial" w:hAnsi="Arial" w:cs="Arial"/>
          <w:sz w:val="22"/>
          <w:szCs w:val="22"/>
        </w:rPr>
        <w:t>E</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(F)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RT-qPCR data is normalized to levels of RpL32 mRNA. </w:t>
      </w:r>
    </w:p>
    <w:p w14:paraId="0E6542DA" w14:textId="77777777" w:rsidR="00101A14" w:rsidRDefault="00101A14" w:rsidP="00081385">
      <w:pPr>
        <w:spacing w:line="360" w:lineRule="auto"/>
        <w:rPr>
          <w:ins w:id="161" w:author="Keene-Snickers,Lexi" w:date="2025-05-02T16:31:00Z" w16du:dateUtc="2025-05-02T22:31:00Z"/>
          <w:rFonts w:ascii="Arial" w:hAnsi="Arial" w:cs="Arial"/>
          <w:sz w:val="22"/>
          <w:szCs w:val="22"/>
        </w:rPr>
      </w:pPr>
    </w:p>
    <w:p w14:paraId="433DCEEE" w14:textId="77777777" w:rsidR="0076061F" w:rsidRDefault="0076061F" w:rsidP="00101A14">
      <w:pPr>
        <w:spacing w:line="360" w:lineRule="auto"/>
        <w:rPr>
          <w:ins w:id="162" w:author="Keene-Snickers,Lexi" w:date="2025-05-20T13:54:00Z" w16du:dateUtc="2025-05-20T19:54:00Z"/>
          <w:rFonts w:ascii="Arial" w:hAnsi="Arial" w:cs="Arial"/>
          <w:b/>
          <w:bCs/>
          <w:sz w:val="22"/>
          <w:szCs w:val="22"/>
        </w:rPr>
      </w:pPr>
    </w:p>
    <w:p w14:paraId="4E154BD5" w14:textId="77777777" w:rsidR="0076061F" w:rsidRDefault="0076061F" w:rsidP="00101A14">
      <w:pPr>
        <w:spacing w:line="360" w:lineRule="auto"/>
        <w:rPr>
          <w:ins w:id="163" w:author="Keene-Snickers,Lexi" w:date="2025-05-20T13:54:00Z" w16du:dateUtc="2025-05-20T19:54:00Z"/>
          <w:rFonts w:ascii="Arial" w:hAnsi="Arial" w:cs="Arial"/>
          <w:b/>
          <w:bCs/>
          <w:sz w:val="22"/>
          <w:szCs w:val="22"/>
        </w:rPr>
      </w:pPr>
    </w:p>
    <w:p w14:paraId="1B3440B5" w14:textId="77777777" w:rsidR="0076061F" w:rsidRDefault="0076061F" w:rsidP="00101A14">
      <w:pPr>
        <w:spacing w:line="360" w:lineRule="auto"/>
        <w:rPr>
          <w:ins w:id="164" w:author="Keene-Snickers,Lexi" w:date="2025-05-20T13:54:00Z" w16du:dateUtc="2025-05-20T19:54:00Z"/>
          <w:rFonts w:ascii="Arial" w:hAnsi="Arial" w:cs="Arial"/>
          <w:b/>
          <w:bCs/>
          <w:sz w:val="22"/>
          <w:szCs w:val="22"/>
        </w:rPr>
      </w:pPr>
    </w:p>
    <w:p w14:paraId="11732C9E" w14:textId="77777777" w:rsidR="0076061F" w:rsidRDefault="0076061F" w:rsidP="00101A14">
      <w:pPr>
        <w:spacing w:line="360" w:lineRule="auto"/>
        <w:rPr>
          <w:ins w:id="165" w:author="Keene-Snickers,Lexi" w:date="2025-05-20T13:54:00Z" w16du:dateUtc="2025-05-20T19:54:00Z"/>
          <w:rFonts w:ascii="Arial" w:hAnsi="Arial" w:cs="Arial"/>
          <w:b/>
          <w:bCs/>
          <w:sz w:val="22"/>
          <w:szCs w:val="22"/>
        </w:rPr>
      </w:pPr>
    </w:p>
    <w:p w14:paraId="43B15631" w14:textId="77777777" w:rsidR="0076061F" w:rsidRDefault="0076061F" w:rsidP="00101A14">
      <w:pPr>
        <w:spacing w:line="360" w:lineRule="auto"/>
        <w:rPr>
          <w:ins w:id="166" w:author="Keene-Snickers,Lexi" w:date="2025-05-20T13:54:00Z" w16du:dateUtc="2025-05-20T19:54:00Z"/>
          <w:rFonts w:ascii="Arial" w:hAnsi="Arial" w:cs="Arial"/>
          <w:b/>
          <w:bCs/>
          <w:sz w:val="22"/>
          <w:szCs w:val="22"/>
        </w:rPr>
      </w:pPr>
    </w:p>
    <w:p w14:paraId="2B50F136" w14:textId="77777777" w:rsidR="0076061F" w:rsidRDefault="0076061F" w:rsidP="00101A14">
      <w:pPr>
        <w:spacing w:line="360" w:lineRule="auto"/>
        <w:rPr>
          <w:ins w:id="167" w:author="Keene-Snickers,Lexi" w:date="2025-05-20T13:54:00Z" w16du:dateUtc="2025-05-20T19:54:00Z"/>
          <w:rFonts w:ascii="Arial" w:hAnsi="Arial" w:cs="Arial"/>
          <w:b/>
          <w:bCs/>
          <w:sz w:val="22"/>
          <w:szCs w:val="22"/>
        </w:rPr>
      </w:pPr>
    </w:p>
    <w:p w14:paraId="2C423F59" w14:textId="77777777" w:rsidR="0076061F" w:rsidRDefault="0076061F" w:rsidP="00101A14">
      <w:pPr>
        <w:spacing w:line="360" w:lineRule="auto"/>
        <w:rPr>
          <w:ins w:id="168" w:author="Keene-Snickers,Lexi" w:date="2025-05-20T13:54:00Z" w16du:dateUtc="2025-05-20T19:54:00Z"/>
          <w:rFonts w:ascii="Arial" w:hAnsi="Arial" w:cs="Arial"/>
          <w:b/>
          <w:bCs/>
          <w:sz w:val="22"/>
          <w:szCs w:val="22"/>
        </w:rPr>
      </w:pPr>
    </w:p>
    <w:p w14:paraId="7C943AD0" w14:textId="77777777" w:rsidR="0076061F" w:rsidRDefault="0076061F" w:rsidP="00101A14">
      <w:pPr>
        <w:spacing w:line="360" w:lineRule="auto"/>
        <w:rPr>
          <w:ins w:id="169" w:author="Keene-Snickers,Lexi" w:date="2025-05-20T13:54:00Z" w16du:dateUtc="2025-05-20T19:54:00Z"/>
          <w:rFonts w:ascii="Arial" w:hAnsi="Arial" w:cs="Arial"/>
          <w:b/>
          <w:bCs/>
          <w:sz w:val="22"/>
          <w:szCs w:val="22"/>
        </w:rPr>
      </w:pPr>
    </w:p>
    <w:p w14:paraId="6DF6CDA4" w14:textId="77777777" w:rsidR="0076061F" w:rsidRDefault="0076061F" w:rsidP="00101A14">
      <w:pPr>
        <w:spacing w:line="360" w:lineRule="auto"/>
        <w:rPr>
          <w:ins w:id="170" w:author="Keene-Snickers,Lexi" w:date="2025-05-20T13:54:00Z" w16du:dateUtc="2025-05-20T19:54:00Z"/>
          <w:rFonts w:ascii="Arial" w:hAnsi="Arial" w:cs="Arial"/>
          <w:b/>
          <w:bCs/>
          <w:sz w:val="22"/>
          <w:szCs w:val="22"/>
        </w:rPr>
      </w:pPr>
    </w:p>
    <w:p w14:paraId="07452E8D" w14:textId="77777777" w:rsidR="0076061F" w:rsidRDefault="0076061F" w:rsidP="00101A14">
      <w:pPr>
        <w:spacing w:line="360" w:lineRule="auto"/>
        <w:rPr>
          <w:ins w:id="171" w:author="Keene-Snickers,Lexi" w:date="2025-05-20T13:54:00Z" w16du:dateUtc="2025-05-20T19:54:00Z"/>
          <w:rFonts w:ascii="Arial" w:hAnsi="Arial" w:cs="Arial"/>
          <w:b/>
          <w:bCs/>
          <w:sz w:val="22"/>
          <w:szCs w:val="22"/>
        </w:rPr>
      </w:pPr>
    </w:p>
    <w:p w14:paraId="18784C73" w14:textId="77777777" w:rsidR="0076061F" w:rsidRDefault="0076061F" w:rsidP="00101A14">
      <w:pPr>
        <w:spacing w:line="360" w:lineRule="auto"/>
        <w:rPr>
          <w:ins w:id="172" w:author="Keene-Snickers,Lexi" w:date="2025-05-20T13:54:00Z" w16du:dateUtc="2025-05-20T19:54:00Z"/>
          <w:rFonts w:ascii="Arial" w:hAnsi="Arial" w:cs="Arial"/>
          <w:b/>
          <w:bCs/>
          <w:sz w:val="22"/>
          <w:szCs w:val="22"/>
        </w:rPr>
      </w:pPr>
    </w:p>
    <w:p w14:paraId="6E018F37" w14:textId="77777777" w:rsidR="0076061F" w:rsidRDefault="0076061F" w:rsidP="00101A14">
      <w:pPr>
        <w:spacing w:line="360" w:lineRule="auto"/>
        <w:rPr>
          <w:ins w:id="173" w:author="Keene-Snickers,Lexi" w:date="2025-05-20T13:54:00Z" w16du:dateUtc="2025-05-20T19:54:00Z"/>
          <w:rFonts w:ascii="Arial" w:hAnsi="Arial" w:cs="Arial"/>
          <w:b/>
          <w:bCs/>
          <w:sz w:val="22"/>
          <w:szCs w:val="22"/>
        </w:rPr>
      </w:pPr>
    </w:p>
    <w:p w14:paraId="4F980314" w14:textId="77777777" w:rsidR="0076061F" w:rsidRDefault="0076061F" w:rsidP="00101A14">
      <w:pPr>
        <w:spacing w:line="360" w:lineRule="auto"/>
        <w:rPr>
          <w:ins w:id="174" w:author="Keene-Snickers,Lexi" w:date="2025-05-20T13:54:00Z" w16du:dateUtc="2025-05-20T19:54:00Z"/>
          <w:rFonts w:ascii="Arial" w:hAnsi="Arial" w:cs="Arial"/>
          <w:b/>
          <w:bCs/>
          <w:sz w:val="22"/>
          <w:szCs w:val="22"/>
        </w:rPr>
      </w:pPr>
    </w:p>
    <w:p w14:paraId="3DCB424D" w14:textId="77777777" w:rsidR="0076061F" w:rsidRDefault="0076061F" w:rsidP="00101A14">
      <w:pPr>
        <w:spacing w:line="360" w:lineRule="auto"/>
        <w:rPr>
          <w:ins w:id="175" w:author="Keene-Snickers,Lexi" w:date="2025-05-20T13:54:00Z" w16du:dateUtc="2025-05-20T19:54:00Z"/>
          <w:rFonts w:ascii="Arial" w:hAnsi="Arial" w:cs="Arial"/>
          <w:b/>
          <w:bCs/>
          <w:sz w:val="22"/>
          <w:szCs w:val="22"/>
        </w:rPr>
      </w:pPr>
    </w:p>
    <w:p w14:paraId="678B0CA8" w14:textId="77777777" w:rsidR="0076061F" w:rsidRDefault="0076061F" w:rsidP="00101A14">
      <w:pPr>
        <w:spacing w:line="360" w:lineRule="auto"/>
        <w:rPr>
          <w:ins w:id="176" w:author="Keene-Snickers,Lexi" w:date="2025-05-20T13:54:00Z" w16du:dateUtc="2025-05-20T19:54:00Z"/>
          <w:rFonts w:ascii="Arial" w:hAnsi="Arial" w:cs="Arial"/>
          <w:b/>
          <w:bCs/>
          <w:sz w:val="22"/>
          <w:szCs w:val="22"/>
        </w:rPr>
      </w:pPr>
    </w:p>
    <w:p w14:paraId="07ADF6E0" w14:textId="77777777" w:rsidR="0076061F" w:rsidRDefault="0076061F" w:rsidP="00101A14">
      <w:pPr>
        <w:spacing w:line="360" w:lineRule="auto"/>
        <w:rPr>
          <w:ins w:id="177" w:author="Keene-Snickers,Lexi" w:date="2025-05-20T13:54:00Z" w16du:dateUtc="2025-05-20T19:54:00Z"/>
          <w:rFonts w:ascii="Arial" w:hAnsi="Arial" w:cs="Arial"/>
          <w:b/>
          <w:bCs/>
          <w:sz w:val="22"/>
          <w:szCs w:val="22"/>
        </w:rPr>
      </w:pPr>
    </w:p>
    <w:p w14:paraId="5BBD4A75" w14:textId="77777777" w:rsidR="0076061F" w:rsidRDefault="0076061F" w:rsidP="00101A14">
      <w:pPr>
        <w:spacing w:line="360" w:lineRule="auto"/>
        <w:rPr>
          <w:ins w:id="178" w:author="Keene-Snickers,Lexi" w:date="2025-05-20T13:54:00Z" w16du:dateUtc="2025-05-20T19:54:00Z"/>
          <w:rFonts w:ascii="Arial" w:hAnsi="Arial" w:cs="Arial"/>
          <w:b/>
          <w:bCs/>
          <w:sz w:val="22"/>
          <w:szCs w:val="22"/>
        </w:rPr>
      </w:pPr>
    </w:p>
    <w:p w14:paraId="4E2BFCE0" w14:textId="77777777" w:rsidR="0076061F" w:rsidRDefault="0076061F" w:rsidP="00101A14">
      <w:pPr>
        <w:spacing w:line="360" w:lineRule="auto"/>
        <w:rPr>
          <w:ins w:id="179" w:author="Keene-Snickers,Lexi" w:date="2025-05-20T13:54:00Z" w16du:dateUtc="2025-05-20T19:54:00Z"/>
          <w:rFonts w:ascii="Arial" w:hAnsi="Arial" w:cs="Arial"/>
          <w:b/>
          <w:bCs/>
          <w:sz w:val="22"/>
          <w:szCs w:val="22"/>
        </w:rPr>
      </w:pPr>
    </w:p>
    <w:p w14:paraId="3E62B3E4" w14:textId="77777777" w:rsidR="0076061F" w:rsidRDefault="0076061F" w:rsidP="00101A14">
      <w:pPr>
        <w:spacing w:line="360" w:lineRule="auto"/>
        <w:rPr>
          <w:ins w:id="180" w:author="Keene-Snickers,Lexi" w:date="2025-05-20T13:54:00Z" w16du:dateUtc="2025-05-20T19:54:00Z"/>
          <w:rFonts w:ascii="Arial" w:hAnsi="Arial" w:cs="Arial"/>
          <w:b/>
          <w:bCs/>
          <w:sz w:val="22"/>
          <w:szCs w:val="22"/>
        </w:rPr>
      </w:pPr>
    </w:p>
    <w:p w14:paraId="5736B19E" w14:textId="77777777" w:rsidR="0076061F" w:rsidRDefault="0076061F" w:rsidP="00101A14">
      <w:pPr>
        <w:spacing w:line="360" w:lineRule="auto"/>
        <w:rPr>
          <w:ins w:id="181" w:author="Keene-Snickers,Lexi" w:date="2025-05-20T13:54:00Z" w16du:dateUtc="2025-05-20T19:54:00Z"/>
          <w:rFonts w:ascii="Arial" w:hAnsi="Arial" w:cs="Arial"/>
          <w:b/>
          <w:bCs/>
          <w:sz w:val="22"/>
          <w:szCs w:val="22"/>
        </w:rPr>
      </w:pPr>
    </w:p>
    <w:p w14:paraId="37AE79A8" w14:textId="77777777" w:rsidR="0076061F" w:rsidRDefault="0076061F" w:rsidP="00101A14">
      <w:pPr>
        <w:spacing w:line="360" w:lineRule="auto"/>
        <w:rPr>
          <w:ins w:id="182" w:author="Keene-Snickers,Lexi" w:date="2025-05-20T13:54:00Z" w16du:dateUtc="2025-05-20T19:54:00Z"/>
          <w:rFonts w:ascii="Arial" w:hAnsi="Arial" w:cs="Arial"/>
          <w:b/>
          <w:bCs/>
          <w:sz w:val="22"/>
          <w:szCs w:val="22"/>
        </w:rPr>
      </w:pPr>
    </w:p>
    <w:p w14:paraId="20D68D27" w14:textId="77777777" w:rsidR="0076061F" w:rsidRDefault="0076061F" w:rsidP="00101A14">
      <w:pPr>
        <w:spacing w:line="360" w:lineRule="auto"/>
        <w:rPr>
          <w:ins w:id="183" w:author="Keene-Snickers,Lexi" w:date="2025-05-20T13:54:00Z" w16du:dateUtc="2025-05-20T19:54:00Z"/>
          <w:rFonts w:ascii="Arial" w:hAnsi="Arial" w:cs="Arial"/>
          <w:b/>
          <w:bCs/>
          <w:sz w:val="22"/>
          <w:szCs w:val="22"/>
        </w:rPr>
      </w:pPr>
    </w:p>
    <w:p w14:paraId="4D43B81E" w14:textId="77777777" w:rsidR="0076061F" w:rsidRDefault="0076061F" w:rsidP="00101A14">
      <w:pPr>
        <w:spacing w:line="360" w:lineRule="auto"/>
        <w:rPr>
          <w:ins w:id="184" w:author="Keene-Snickers,Lexi" w:date="2025-05-20T13:54:00Z" w16du:dateUtc="2025-05-20T19:54:00Z"/>
          <w:rFonts w:ascii="Arial" w:hAnsi="Arial" w:cs="Arial"/>
          <w:b/>
          <w:bCs/>
          <w:sz w:val="22"/>
          <w:szCs w:val="22"/>
        </w:rPr>
      </w:pPr>
    </w:p>
    <w:p w14:paraId="74FD1778" w14:textId="77777777" w:rsidR="0076061F" w:rsidRDefault="0076061F" w:rsidP="00101A14">
      <w:pPr>
        <w:spacing w:line="360" w:lineRule="auto"/>
        <w:rPr>
          <w:ins w:id="185" w:author="Keene-Snickers,Lexi" w:date="2025-05-20T13:54:00Z" w16du:dateUtc="2025-05-20T19:54:00Z"/>
          <w:rFonts w:ascii="Arial" w:hAnsi="Arial" w:cs="Arial"/>
          <w:b/>
          <w:bCs/>
          <w:sz w:val="22"/>
          <w:szCs w:val="22"/>
        </w:rPr>
      </w:pPr>
    </w:p>
    <w:p w14:paraId="77EF8B3B" w14:textId="632DF42C" w:rsidR="00101A14" w:rsidRPr="009170D5" w:rsidRDefault="00101A14" w:rsidP="00101A14">
      <w:pPr>
        <w:spacing w:line="360" w:lineRule="auto"/>
        <w:rPr>
          <w:ins w:id="186" w:author="Keene-Snickers,Lexi" w:date="2025-05-02T16:31:00Z" w16du:dateUtc="2025-05-02T22:31:00Z"/>
          <w:rFonts w:ascii="Arial" w:eastAsia="Times New Roman" w:hAnsi="Arial" w:cs="Arial"/>
          <w:b/>
          <w:bCs/>
          <w:kern w:val="0"/>
          <w:sz w:val="22"/>
          <w:szCs w:val="22"/>
          <w14:ligatures w14:val="none"/>
        </w:rPr>
      </w:pPr>
      <w:commentRangeStart w:id="187"/>
      <w:ins w:id="188" w:author="Keene-Snickers,Lexi" w:date="2025-05-02T16:31:00Z" w16du:dateUtc="2025-05-02T22:31:00Z">
        <w:r w:rsidRPr="009170D5">
          <w:rPr>
            <w:rFonts w:ascii="Arial" w:hAnsi="Arial" w:cs="Arial"/>
            <w:b/>
            <w:bCs/>
            <w:sz w:val="22"/>
            <w:szCs w:val="22"/>
          </w:rPr>
          <w:lastRenderedPageBreak/>
          <w:t>Supplemental Table 1</w:t>
        </w:r>
      </w:ins>
      <w:commentRangeEnd w:id="187"/>
      <w:r w:rsidR="000510FA">
        <w:rPr>
          <w:rStyle w:val="CommentReference"/>
        </w:rPr>
        <w:commentReference w:id="187"/>
      </w:r>
      <w:ins w:id="189" w:author="Keene-Snickers,Lexi" w:date="2025-05-02T16:31:00Z" w16du:dateUtc="2025-05-02T22:31:00Z">
        <w:r w:rsidRPr="009170D5">
          <w:rPr>
            <w:rFonts w:ascii="Arial" w:hAnsi="Arial" w:cs="Arial"/>
            <w:b/>
            <w:bCs/>
            <w:sz w:val="22"/>
            <w:szCs w:val="22"/>
          </w:rPr>
          <w:t xml:space="preserve">: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ins>
    </w:p>
    <w:p w14:paraId="64C5ACC1" w14:textId="074209F4" w:rsidR="00101A14" w:rsidRDefault="00101A14" w:rsidP="00081385">
      <w:pPr>
        <w:spacing w:line="360" w:lineRule="auto"/>
        <w:rPr>
          <w:ins w:id="190" w:author="Keene-Snickers,Lexi" w:date="2025-05-20T13:54:00Z" w16du:dateUtc="2025-05-20T19:54:00Z"/>
          <w:rFonts w:ascii="Arial" w:hAnsi="Arial" w:cs="Arial"/>
          <w:sz w:val="22"/>
          <w:szCs w:val="22"/>
        </w:rPr>
      </w:pPr>
      <w:ins w:id="191" w:author="Keene-Snickers,Lexi" w:date="2025-05-02T16:31:00Z" w16du:dateUtc="2025-05-02T22:31:00Z">
        <w:r w:rsidRPr="009000F2">
          <w:rPr>
            <w:rFonts w:ascii="Arial" w:hAnsi="Arial" w:cs="Arial"/>
            <w:noProof/>
            <w:sz w:val="22"/>
            <w:szCs w:val="22"/>
          </w:rPr>
          <w:drawing>
            <wp:inline distT="0" distB="0" distL="0" distR="0" wp14:anchorId="6AE7EEFE" wp14:editId="5EC875EA">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4"/>
                      <a:stretch>
                        <a:fillRect/>
                      </a:stretch>
                    </pic:blipFill>
                    <pic:spPr>
                      <a:xfrm>
                        <a:off x="0" y="0"/>
                        <a:ext cx="2644067" cy="7369271"/>
                      </a:xfrm>
                      <a:prstGeom prst="rect">
                        <a:avLst/>
                      </a:prstGeom>
                    </pic:spPr>
                  </pic:pic>
                </a:graphicData>
              </a:graphic>
            </wp:inline>
          </w:drawing>
        </w:r>
      </w:ins>
    </w:p>
    <w:p w14:paraId="235803E3" w14:textId="77777777" w:rsidR="0076061F" w:rsidRDefault="0076061F" w:rsidP="00081385">
      <w:pPr>
        <w:spacing w:line="360" w:lineRule="auto"/>
        <w:rPr>
          <w:ins w:id="192" w:author="Keene-Snickers,Lexi" w:date="2025-05-20T13:55:00Z" w16du:dateUtc="2025-05-20T19:55:00Z"/>
          <w:rFonts w:ascii="Arial" w:hAnsi="Arial" w:cs="Arial"/>
          <w:sz w:val="22"/>
          <w:szCs w:val="22"/>
        </w:rPr>
      </w:pPr>
    </w:p>
    <w:p w14:paraId="54E7962B" w14:textId="01EC4127" w:rsidR="0076061F" w:rsidRDefault="0076061F" w:rsidP="00081385">
      <w:pPr>
        <w:spacing w:line="360" w:lineRule="auto"/>
        <w:rPr>
          <w:ins w:id="193" w:author="Keene-Snickers,Lexi" w:date="2025-05-20T13:54:00Z" w16du:dateUtc="2025-05-20T19:54:00Z"/>
          <w:rFonts w:ascii="Arial" w:hAnsi="Arial" w:cs="Arial"/>
          <w:sz w:val="22"/>
          <w:szCs w:val="22"/>
        </w:rPr>
      </w:pPr>
      <w:ins w:id="194" w:author="Keene-Snickers,Lexi" w:date="2025-05-20T13:55:00Z" w16du:dateUtc="2025-05-20T19:55:00Z">
        <w:r w:rsidRPr="0076061F">
          <w:rPr>
            <w:rFonts w:ascii="Arial" w:hAnsi="Arial" w:cs="Arial"/>
            <w:b/>
            <w:bCs/>
            <w:sz w:val="22"/>
            <w:szCs w:val="22"/>
            <w:rPrChange w:id="195" w:author="Keene-Snickers,Lexi" w:date="2025-05-20T13:55:00Z" w16du:dateUtc="2025-05-20T19:55:00Z">
              <w:rPr>
                <w:rFonts w:ascii="Arial" w:hAnsi="Arial" w:cs="Arial"/>
                <w:sz w:val="22"/>
                <w:szCs w:val="22"/>
              </w:rPr>
            </w:rPrChange>
          </w:rPr>
          <w:lastRenderedPageBreak/>
          <w:t>Supplemental Table 2:</w:t>
        </w:r>
        <w:r>
          <w:rPr>
            <w:rFonts w:ascii="Arial" w:hAnsi="Arial" w:cs="Arial"/>
            <w:sz w:val="22"/>
            <w:szCs w:val="22"/>
          </w:rPr>
          <w:t xml:space="preserve"> </w:t>
        </w:r>
        <w:r w:rsidRPr="009170D5">
          <w:rPr>
            <w:rFonts w:ascii="Arial" w:hAnsi="Arial" w:cs="Arial"/>
            <w:b/>
            <w:bCs/>
            <w:sz w:val="22"/>
            <w:szCs w:val="22"/>
          </w:rPr>
          <w:t xml:space="preserve">Dunn’s </w:t>
        </w:r>
        <w:r>
          <w:rPr>
            <w:rFonts w:ascii="Arial" w:hAnsi="Arial" w:cs="Arial"/>
            <w:b/>
            <w:bCs/>
            <w:sz w:val="22"/>
            <w:szCs w:val="22"/>
          </w:rPr>
          <w:t>t</w:t>
        </w:r>
        <w:r w:rsidRPr="009170D5">
          <w:rPr>
            <w:rFonts w:ascii="Arial" w:hAnsi="Arial" w:cs="Arial"/>
            <w:b/>
            <w:bCs/>
            <w:sz w:val="22"/>
            <w:szCs w:val="22"/>
          </w:rPr>
          <w:t xml:space="preserve">est pairwise comparisons of prevalence </w:t>
        </w:r>
        <w:r>
          <w:rPr>
            <w:rFonts w:ascii="Arial" w:hAnsi="Arial" w:cs="Arial"/>
            <w:b/>
            <w:bCs/>
            <w:sz w:val="22"/>
            <w:szCs w:val="22"/>
          </w:rPr>
          <w:t>over time in Rampart and Wabash locations</w:t>
        </w:r>
      </w:ins>
    </w:p>
    <w:p w14:paraId="0C79B52F" w14:textId="3CD76233" w:rsidR="0076061F" w:rsidRDefault="0076061F" w:rsidP="00081385">
      <w:pPr>
        <w:spacing w:line="360" w:lineRule="auto"/>
        <w:rPr>
          <w:rFonts w:ascii="Arial" w:hAnsi="Arial" w:cs="Arial"/>
          <w:sz w:val="22"/>
          <w:szCs w:val="22"/>
        </w:rPr>
      </w:pPr>
      <w:ins w:id="196" w:author="Keene-Snickers,Lexi" w:date="2025-05-20T13:54:00Z" w16du:dateUtc="2025-05-20T19:54:00Z">
        <w:r w:rsidRPr="0076061F">
          <w:rPr>
            <w:rFonts w:ascii="Arial" w:hAnsi="Arial" w:cs="Arial"/>
            <w:sz w:val="22"/>
            <w:szCs w:val="22"/>
          </w:rPr>
          <w:drawing>
            <wp:inline distT="0" distB="0" distL="0" distR="0" wp14:anchorId="2DDF2628" wp14:editId="64C78806">
              <wp:extent cx="4889500" cy="1435100"/>
              <wp:effectExtent l="0" t="0" r="0" b="0"/>
              <wp:docPr id="46239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2154" name=""/>
                      <pic:cNvPicPr/>
                    </pic:nvPicPr>
                    <pic:blipFill>
                      <a:blip r:embed="rId15"/>
                      <a:stretch>
                        <a:fillRect/>
                      </a:stretch>
                    </pic:blipFill>
                    <pic:spPr>
                      <a:xfrm>
                        <a:off x="0" y="0"/>
                        <a:ext cx="4889500" cy="1435100"/>
                      </a:xfrm>
                      <a:prstGeom prst="rect">
                        <a:avLst/>
                      </a:prstGeom>
                    </pic:spPr>
                  </pic:pic>
                </a:graphicData>
              </a:graphic>
            </wp:inline>
          </w:drawing>
        </w:r>
      </w:ins>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5BC88C5F" w:rsidR="00957D54" w:rsidRDefault="00B557DF" w:rsidP="00081385">
      <w:pPr>
        <w:spacing w:line="360" w:lineRule="auto"/>
        <w:rPr>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xml:space="preserve">, </w:t>
      </w:r>
      <w:del w:id="197" w:author="Keene-Snickers,Lexi" w:date="2025-05-02T16:33:00Z" w16du:dateUtc="2025-05-02T22:33:00Z">
        <w:r w:rsidR="006264D3" w:rsidDel="00101A14">
          <w:rPr>
            <w:rFonts w:ascii="Arial" w:hAnsi="Arial" w:cs="Arial"/>
            <w:b/>
            <w:bCs/>
            <w:sz w:val="22"/>
            <w:szCs w:val="22"/>
          </w:rPr>
          <w:delText xml:space="preserve">Supplemental </w:delText>
        </w:r>
      </w:del>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r w:rsidR="000510FA">
        <w:rPr>
          <w:rFonts w:ascii="Arial" w:hAnsi="Arial" w:cs="Arial"/>
          <w:sz w:val="22"/>
          <w:szCs w:val="22"/>
        </w:rPr>
        <w:t xml:space="preserve">flies </w:t>
      </w:r>
      <w:r w:rsidR="0005265A">
        <w:rPr>
          <w:rFonts w:ascii="Arial" w:hAnsi="Arial" w:cs="Arial"/>
          <w:sz w:val="22"/>
          <w:szCs w:val="22"/>
        </w:rPr>
        <w:t>that had been collected in 2020 and 2021</w:t>
      </w:r>
      <w:r w:rsidR="00957D54">
        <w:rPr>
          <w:rFonts w:ascii="Arial" w:hAnsi="Arial" w:cs="Arial"/>
          <w:sz w:val="22"/>
          <w:szCs w:val="22"/>
        </w:rPr>
        <w:t xml:space="preserve"> from Colorado</w:t>
      </w:r>
      <w:r w:rsidR="000510FA">
        <w:rPr>
          <w:rFonts w:ascii="Arial" w:hAnsi="Arial" w:cs="Arial"/>
          <w:sz w:val="22"/>
          <w:szCs w:val="22"/>
        </w:rPr>
        <w:t xml:space="preserve"> to expand the temporal range</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4467A9D4" w14:textId="08223C25" w:rsidR="003C0B86" w:rsidRDefault="003C0B86">
      <w:pPr>
        <w:spacing w:line="360" w:lineRule="auto"/>
        <w:ind w:firstLine="720"/>
        <w:rPr>
          <w:rFonts w:ascii="Arial" w:hAnsi="Arial" w:cs="Arial"/>
          <w:sz w:val="22"/>
          <w:szCs w:val="22"/>
        </w:rPr>
      </w:pPr>
      <w:r>
        <w:rPr>
          <w:rFonts w:ascii="Arial" w:hAnsi="Arial" w:cs="Arial"/>
          <w:sz w:val="22"/>
          <w:szCs w:val="22"/>
        </w:rPr>
        <w:t xml:space="preserve">We set a cutoff of 10 reads mapping to any galbut virus segment or chaq virus to </w:t>
      </w:r>
      <w:r w:rsidR="000510FA">
        <w:rPr>
          <w:rFonts w:ascii="Arial" w:hAnsi="Arial" w:cs="Arial"/>
          <w:sz w:val="22"/>
          <w:szCs w:val="22"/>
        </w:rPr>
        <w:t xml:space="preserve">call </w:t>
      </w:r>
      <w:r>
        <w:rPr>
          <w:rFonts w:ascii="Arial" w:hAnsi="Arial" w:cs="Arial"/>
          <w:sz w:val="22"/>
          <w:szCs w:val="22"/>
        </w:rPr>
        <w:t>a sample</w:t>
      </w:r>
      <w:del w:id="198" w:author="Stenglein,Mark" w:date="2025-05-16T10:49:00Z" w16du:dateUtc="2025-05-16T16:49:00Z">
        <w:r w:rsidDel="000510FA">
          <w:rPr>
            <w:rFonts w:ascii="Arial" w:hAnsi="Arial" w:cs="Arial"/>
            <w:sz w:val="22"/>
            <w:szCs w:val="22"/>
          </w:rPr>
          <w:delText xml:space="preserve"> as</w:delText>
        </w:r>
      </w:del>
      <w:r>
        <w:rPr>
          <w:rFonts w:ascii="Arial" w:hAnsi="Arial" w:cs="Arial"/>
          <w:sz w:val="22"/>
          <w:szCs w:val="22"/>
        </w:rPr>
        <w:t xml:space="preserve"> positive by sequencing for galbut virus.</w:t>
      </w:r>
      <w:r w:rsidR="00957D54">
        <w:rPr>
          <w:rFonts w:ascii="Arial" w:hAnsi="Arial" w:cs="Arial"/>
          <w:sz w:val="22"/>
          <w:szCs w:val="22"/>
        </w:rPr>
        <w:t xml:space="preserve"> </w:t>
      </w:r>
      <w:r w:rsidR="000510FA">
        <w:rPr>
          <w:rFonts w:ascii="Arial" w:hAnsi="Arial" w:cs="Arial"/>
          <w:sz w:val="22"/>
          <w:szCs w:val="22"/>
        </w:rPr>
        <w:t>Using this cutoff</w:t>
      </w:r>
      <w:r>
        <w:rPr>
          <w:rFonts w:ascii="Arial" w:hAnsi="Arial" w:cs="Arial"/>
          <w:sz w:val="22"/>
          <w:szCs w:val="22"/>
        </w:rPr>
        <w:t xml:space="preserve">, </w:t>
      </w:r>
      <w:ins w:id="199" w:author="Keene-Snickers,Lexi" w:date="2025-05-19T15:27:00Z" w16du:dateUtc="2025-05-19T21:27:00Z">
        <w:r w:rsidR="001B34D8">
          <w:rPr>
            <w:rFonts w:ascii="Arial" w:hAnsi="Arial" w:cs="Arial"/>
            <w:sz w:val="22"/>
            <w:szCs w:val="22"/>
          </w:rPr>
          <w:t>31</w:t>
        </w:r>
      </w:ins>
      <w:del w:id="200" w:author="Keene-Snickers,Lexi" w:date="2025-05-19T15:27:00Z" w16du:dateUtc="2025-05-19T21:27:00Z">
        <w:r w:rsidR="006264D3" w:rsidDel="001B34D8">
          <w:rPr>
            <w:rFonts w:ascii="Arial" w:hAnsi="Arial" w:cs="Arial"/>
            <w:sz w:val="22"/>
            <w:szCs w:val="22"/>
          </w:rPr>
          <w:delText>16</w:delText>
        </w:r>
      </w:del>
      <w:r w:rsidR="006264D3">
        <w:rPr>
          <w:rFonts w:ascii="Arial" w:hAnsi="Arial" w:cs="Arial"/>
          <w:sz w:val="22"/>
          <w:szCs w:val="22"/>
        </w:rPr>
        <w:t xml:space="preserve"> samples had partial galbut virus sequences and </w:t>
      </w:r>
      <w:ins w:id="201" w:author="Keene-Snickers,Lexi" w:date="2025-05-19T15:28:00Z" w16du:dateUtc="2025-05-19T21:28:00Z">
        <w:r w:rsidR="001B34D8">
          <w:rPr>
            <w:rFonts w:ascii="Arial" w:hAnsi="Arial" w:cs="Arial"/>
            <w:sz w:val="22"/>
            <w:szCs w:val="22"/>
          </w:rPr>
          <w:t>23</w:t>
        </w:r>
      </w:ins>
      <w:del w:id="202" w:author="Keene-Snickers,Lexi" w:date="2025-05-19T15:28:00Z" w16du:dateUtc="2025-05-19T21:28:00Z">
        <w:r w:rsidDel="001B34D8">
          <w:rPr>
            <w:rFonts w:ascii="Arial" w:hAnsi="Arial" w:cs="Arial"/>
            <w:sz w:val="22"/>
            <w:szCs w:val="22"/>
          </w:rPr>
          <w:delText>38</w:delText>
        </w:r>
      </w:del>
      <w:r>
        <w:rPr>
          <w:rFonts w:ascii="Arial" w:hAnsi="Arial" w:cs="Arial"/>
          <w:sz w:val="22"/>
          <w:szCs w:val="22"/>
        </w:rPr>
        <w:t xml:space="preserve"> </w:t>
      </w:r>
      <w:r w:rsidR="00957D54">
        <w:rPr>
          <w:rFonts w:ascii="Arial" w:hAnsi="Arial" w:cs="Arial"/>
          <w:sz w:val="22"/>
          <w:szCs w:val="22"/>
        </w:rPr>
        <w:t>did not have any galbut virus mapping reads</w:t>
      </w:r>
      <w:r w:rsidR="00B557DF">
        <w:rPr>
          <w:rFonts w:ascii="Arial" w:hAnsi="Arial" w:cs="Arial"/>
          <w:sz w:val="22"/>
          <w:szCs w:val="22"/>
        </w:rPr>
        <w:t xml:space="preserve">.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w:t>
      </w:r>
      <w:ins w:id="203" w:author="Keene-Snickers,Lexi" w:date="2025-05-19T15:24:00Z" w16du:dateUtc="2025-05-19T21:24:00Z">
        <w:r w:rsidR="001B34D8">
          <w:rPr>
            <w:rFonts w:ascii="Arial" w:hAnsi="Arial" w:cs="Arial"/>
            <w:sz w:val="22"/>
            <w:szCs w:val="22"/>
          </w:rPr>
          <w:t xml:space="preserve">remaining </w:t>
        </w:r>
      </w:ins>
      <w:r w:rsidR="00B557DF">
        <w:rPr>
          <w:rFonts w:ascii="Arial" w:hAnsi="Arial" w:cs="Arial"/>
          <w:sz w:val="22"/>
          <w:szCs w:val="22"/>
        </w:rPr>
        <w:t>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 xml:space="preserve">coding </w:t>
      </w:r>
      <w:r w:rsidR="00B557DF">
        <w:rPr>
          <w:rFonts w:ascii="Arial" w:hAnsi="Arial" w:cs="Arial"/>
          <w:sz w:val="22"/>
          <w:szCs w:val="22"/>
        </w:rPr>
        <w:t xml:space="preserve">complete or near </w:t>
      </w:r>
      <w:r w:rsidR="004664C1">
        <w:rPr>
          <w:rFonts w:ascii="Arial" w:hAnsi="Arial" w:cs="Arial"/>
          <w:sz w:val="22"/>
          <w:szCs w:val="22"/>
        </w:rPr>
        <w:t xml:space="preserve">coding </w:t>
      </w:r>
      <w:r w:rsidR="00B557DF">
        <w:rPr>
          <w:rFonts w:ascii="Arial" w:hAnsi="Arial" w:cs="Arial"/>
          <w:sz w:val="22"/>
          <w:szCs w:val="22"/>
        </w:rPr>
        <w:t xml:space="preserve">complete </w:t>
      </w:r>
      <w:r w:rsidR="00322067">
        <w:rPr>
          <w:rFonts w:ascii="Arial" w:hAnsi="Arial" w:cs="Arial"/>
          <w:sz w:val="22"/>
          <w:szCs w:val="22"/>
        </w:rPr>
        <w:t>galbut</w:t>
      </w:r>
      <w:r w:rsidR="00CD0AF9">
        <w:rPr>
          <w:rFonts w:ascii="Arial" w:hAnsi="Arial" w:cs="Arial"/>
          <w:sz w:val="22"/>
          <w:szCs w:val="22"/>
        </w:rPr>
        <w:t xml:space="preserve"> virus and chaq </w:t>
      </w:r>
      <w:r w:rsidR="00322067">
        <w:rPr>
          <w:rFonts w:ascii="Arial" w:hAnsi="Arial" w:cs="Arial"/>
          <w:sz w:val="22"/>
          <w:szCs w:val="22"/>
        </w:rPr>
        <w:t xml:space="preserve">virus </w:t>
      </w:r>
      <w:r w:rsidR="00B557DF">
        <w:rPr>
          <w:rFonts w:ascii="Arial" w:hAnsi="Arial" w:cs="Arial"/>
          <w:sz w:val="22"/>
          <w:szCs w:val="22"/>
        </w:rPr>
        <w:t>sequences.</w:t>
      </w:r>
    </w:p>
    <w:p w14:paraId="5351330B" w14:textId="77777777" w:rsidR="003C0B86" w:rsidRDefault="003C0B86">
      <w:pPr>
        <w:spacing w:line="360" w:lineRule="auto"/>
        <w:ind w:firstLine="720"/>
        <w:rPr>
          <w:rFonts w:ascii="Arial" w:hAnsi="Arial" w:cs="Arial"/>
          <w:sz w:val="22"/>
          <w:szCs w:val="22"/>
        </w:rPr>
      </w:pPr>
    </w:p>
    <w:p w14:paraId="29A60F22" w14:textId="2CD2F742" w:rsidR="00B557DF" w:rsidRDefault="00B557DF" w:rsidP="006264D3">
      <w:pPr>
        <w:spacing w:line="360" w:lineRule="auto"/>
        <w:ind w:firstLine="720"/>
        <w:rPr>
          <w:rFonts w:ascii="Arial" w:hAnsi="Arial" w:cs="Arial"/>
          <w:sz w:val="22"/>
          <w:szCs w:val="22"/>
        </w:rPr>
      </w:pPr>
      <w:r>
        <w:rPr>
          <w:rFonts w:ascii="Arial" w:hAnsi="Arial" w:cs="Arial"/>
          <w:sz w:val="22"/>
          <w:szCs w:val="22"/>
        </w:rPr>
        <w:t xml:space="preserve">Of the samples that yielded no </w:t>
      </w:r>
      <w:r w:rsidR="00CA7501">
        <w:rPr>
          <w:rFonts w:ascii="Arial" w:hAnsi="Arial" w:cs="Arial"/>
          <w:sz w:val="22"/>
          <w:szCs w:val="22"/>
        </w:rPr>
        <w:t>coding</w:t>
      </w:r>
      <w:r w:rsidR="006264D3">
        <w:rPr>
          <w:rFonts w:ascii="Arial" w:hAnsi="Arial" w:cs="Arial"/>
          <w:sz w:val="22"/>
          <w:szCs w:val="22"/>
        </w:rPr>
        <w:t>-</w:t>
      </w:r>
      <w:r w:rsidR="00CA7501">
        <w:rPr>
          <w:rFonts w:ascii="Arial" w:hAnsi="Arial" w:cs="Arial"/>
          <w:sz w:val="22"/>
          <w:szCs w:val="22"/>
        </w:rPr>
        <w:t xml:space="preserve">complete </w:t>
      </w:r>
      <w:r>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r w:rsidR="00D10379">
        <w:rPr>
          <w:rFonts w:ascii="Arial" w:hAnsi="Arial" w:cs="Arial"/>
          <w:sz w:val="22"/>
          <w:szCs w:val="22"/>
        </w:rPr>
        <w:t xml:space="preserve">and which we provisionally identified as </w:t>
      </w:r>
      <w:proofErr w:type="spellStart"/>
      <w:r w:rsidR="00D10379" w:rsidRPr="00D10379">
        <w:rPr>
          <w:rFonts w:ascii="Arial" w:hAnsi="Arial" w:cs="Arial"/>
          <w:i/>
          <w:iCs/>
          <w:sz w:val="22"/>
          <w:szCs w:val="22"/>
          <w:rPrChange w:id="204" w:author="Stenglein,Mark" w:date="2025-05-16T11:09:00Z" w16du:dateUtc="2025-05-16T17:09:00Z">
            <w:rPr>
              <w:rFonts w:ascii="Arial" w:hAnsi="Arial" w:cs="Arial"/>
              <w:sz w:val="22"/>
              <w:szCs w:val="22"/>
            </w:rPr>
          </w:rPrChange>
        </w:rPr>
        <w:t>Megaselia</w:t>
      </w:r>
      <w:proofErr w:type="spellEnd"/>
      <w:r w:rsidR="00D10379" w:rsidRPr="00D10379">
        <w:rPr>
          <w:rFonts w:ascii="Arial" w:hAnsi="Arial" w:cs="Arial"/>
          <w:i/>
          <w:iCs/>
          <w:sz w:val="22"/>
          <w:szCs w:val="22"/>
          <w:rPrChange w:id="205" w:author="Stenglein,Mark" w:date="2025-05-16T11:09:00Z" w16du:dateUtc="2025-05-16T17:09:00Z">
            <w:rPr>
              <w:rFonts w:ascii="Arial" w:hAnsi="Arial" w:cs="Arial"/>
              <w:sz w:val="22"/>
              <w:szCs w:val="22"/>
            </w:rPr>
          </w:rPrChange>
        </w:rPr>
        <w:t xml:space="preserve"> </w:t>
      </w:r>
      <w:proofErr w:type="spellStart"/>
      <w:r w:rsidR="00D10379" w:rsidRPr="00D10379">
        <w:rPr>
          <w:rFonts w:ascii="Arial" w:hAnsi="Arial" w:cs="Arial"/>
          <w:i/>
          <w:iCs/>
          <w:sz w:val="22"/>
          <w:szCs w:val="22"/>
          <w:rPrChange w:id="206" w:author="Stenglein,Mark" w:date="2025-05-16T11:09:00Z" w16du:dateUtc="2025-05-16T17:09:00Z">
            <w:rPr>
              <w:rFonts w:ascii="Arial" w:hAnsi="Arial" w:cs="Arial"/>
              <w:sz w:val="22"/>
              <w:szCs w:val="22"/>
            </w:rPr>
          </w:rPrChange>
        </w:rPr>
        <w:t>scalaris</w:t>
      </w:r>
      <w:proofErr w:type="spellEnd"/>
      <w:r w:rsidR="00D10379">
        <w:rPr>
          <w:rFonts w:ascii="Arial" w:hAnsi="Arial" w:cs="Arial"/>
          <w:sz w:val="22"/>
          <w:szCs w:val="22"/>
        </w:rPr>
        <w:t xml:space="preserve"> by cytochrome C oxidase subunit 1 (CO1) mapping. </w:t>
      </w:r>
      <w:del w:id="207" w:author="Stenglein,Mark" w:date="2025-05-16T11:09:00Z" w16du:dateUtc="2025-05-16T17:09:00Z">
        <w:r w:rsidR="003C0B86" w:rsidDel="00D10379">
          <w:rPr>
            <w:rFonts w:ascii="Arial" w:hAnsi="Arial" w:cs="Arial"/>
            <w:sz w:val="22"/>
            <w:szCs w:val="22"/>
          </w:rPr>
          <w:delText>. These samples were sequenced to determine if they were infected by</w:delText>
        </w:r>
        <w:r w:rsidDel="00D10379">
          <w:rPr>
            <w:rFonts w:ascii="Arial" w:hAnsi="Arial" w:cs="Arial"/>
            <w:sz w:val="22"/>
            <w:szCs w:val="22"/>
          </w:rPr>
          <w:delText xml:space="preserve"> a virus similar to galbut virus</w:delText>
        </w:r>
        <w:r w:rsidR="003C0B86" w:rsidDel="00D10379">
          <w:rPr>
            <w:rFonts w:ascii="Arial" w:hAnsi="Arial" w:cs="Arial"/>
            <w:sz w:val="22"/>
            <w:szCs w:val="22"/>
          </w:rPr>
          <w:delText>.</w:delText>
        </w:r>
        <w:r w:rsidDel="00D10379">
          <w:rPr>
            <w:rFonts w:ascii="Arial" w:hAnsi="Arial" w:cs="Arial"/>
            <w:sz w:val="22"/>
            <w:szCs w:val="22"/>
          </w:rPr>
          <w:delText xml:space="preserve"> </w:delText>
        </w:r>
        <w:r w:rsidR="003C0B86" w:rsidDel="00D10379">
          <w:rPr>
            <w:rFonts w:ascii="Arial" w:hAnsi="Arial" w:cs="Arial"/>
            <w:sz w:val="22"/>
            <w:szCs w:val="22"/>
          </w:rPr>
          <w:delText>Some of the</w:delText>
        </w:r>
        <w:r w:rsidR="006264D3" w:rsidDel="00D10379">
          <w:rPr>
            <w:rFonts w:ascii="Arial" w:hAnsi="Arial" w:cs="Arial"/>
            <w:sz w:val="22"/>
            <w:szCs w:val="22"/>
          </w:rPr>
          <w:delText>se</w:delText>
        </w:r>
        <w:r w:rsidR="003C0B86" w:rsidDel="00D10379">
          <w:rPr>
            <w:rFonts w:ascii="Arial" w:hAnsi="Arial" w:cs="Arial"/>
            <w:sz w:val="22"/>
            <w:szCs w:val="22"/>
          </w:rPr>
          <w:delText xml:space="preserve"> samples were infected with partiti-like viruses but the exploration of these viruses w</w:delText>
        </w:r>
        <w:r w:rsidR="006264D3" w:rsidDel="00D10379">
          <w:rPr>
            <w:rFonts w:ascii="Arial" w:hAnsi="Arial" w:cs="Arial"/>
            <w:sz w:val="22"/>
            <w:szCs w:val="22"/>
          </w:rPr>
          <w:delText>as</w:delText>
        </w:r>
        <w:r w:rsidR="003C0B86" w:rsidDel="00D10379">
          <w:rPr>
            <w:rFonts w:ascii="Arial" w:hAnsi="Arial" w:cs="Arial"/>
            <w:sz w:val="22"/>
            <w:szCs w:val="22"/>
          </w:rPr>
          <w:delText xml:space="preserve"> beyond the scope of this manuscript.</w:delText>
        </w:r>
        <w:r w:rsidR="00957D54" w:rsidDel="00D10379">
          <w:rPr>
            <w:rFonts w:ascii="Arial" w:hAnsi="Arial" w:cs="Arial"/>
            <w:sz w:val="22"/>
            <w:szCs w:val="22"/>
          </w:rPr>
          <w:delText xml:space="preserve"> </w:delText>
        </w:r>
      </w:del>
      <w:del w:id="208" w:author="Keene-Snickers,Lexi" w:date="2025-05-19T15:28:00Z" w16du:dateUtc="2025-05-19T21:28:00Z">
        <w:r w:rsidR="006264D3" w:rsidDel="001B34D8">
          <w:rPr>
            <w:rFonts w:ascii="Arial" w:hAnsi="Arial" w:cs="Arial"/>
            <w:sz w:val="22"/>
            <w:szCs w:val="22"/>
          </w:rPr>
          <w:delText>An additional 15 samples from other locations</w:delText>
        </w:r>
        <w:r w:rsidR="003C0B86" w:rsidDel="001B34D8">
          <w:rPr>
            <w:rFonts w:ascii="Arial" w:hAnsi="Arial" w:cs="Arial"/>
            <w:sz w:val="22"/>
            <w:szCs w:val="22"/>
          </w:rPr>
          <w:delText xml:space="preserve"> had more than 10 galbut or chaq virus reads but </w:delText>
        </w:r>
        <w:r w:rsidR="00D10379" w:rsidDel="001B34D8">
          <w:rPr>
            <w:rFonts w:ascii="Arial" w:hAnsi="Arial" w:cs="Arial"/>
            <w:sz w:val="22"/>
            <w:szCs w:val="22"/>
          </w:rPr>
          <w:delText xml:space="preserve">not enough </w:delText>
        </w:r>
        <w:r w:rsidR="003C0B86" w:rsidDel="001B34D8">
          <w:rPr>
            <w:rFonts w:ascii="Arial" w:hAnsi="Arial" w:cs="Arial"/>
            <w:sz w:val="22"/>
            <w:szCs w:val="22"/>
          </w:rPr>
          <w:delText xml:space="preserve">too low coverage </w:delText>
        </w:r>
        <w:r w:rsidR="00387662" w:rsidDel="001B34D8">
          <w:rPr>
            <w:rFonts w:ascii="Arial" w:hAnsi="Arial" w:cs="Arial"/>
            <w:sz w:val="22"/>
            <w:szCs w:val="22"/>
          </w:rPr>
          <w:delText xml:space="preserve">to assemble </w:delText>
        </w:r>
        <w:r w:rsidR="006264D3" w:rsidDel="001B34D8">
          <w:rPr>
            <w:rFonts w:ascii="Arial" w:hAnsi="Arial" w:cs="Arial"/>
            <w:sz w:val="22"/>
            <w:szCs w:val="22"/>
          </w:rPr>
          <w:delText xml:space="preserve">coding-complete </w:delText>
        </w:r>
        <w:r w:rsidR="00387662" w:rsidDel="001B34D8">
          <w:rPr>
            <w:rFonts w:ascii="Arial" w:hAnsi="Arial" w:cs="Arial"/>
            <w:sz w:val="22"/>
            <w:szCs w:val="22"/>
          </w:rPr>
          <w:delText>genome sequences (</w:delText>
        </w:r>
        <w:r w:rsidR="00387662" w:rsidRPr="006264D3" w:rsidDel="001B34D8">
          <w:rPr>
            <w:rFonts w:ascii="Arial" w:hAnsi="Arial" w:cs="Arial"/>
            <w:b/>
            <w:bCs/>
            <w:sz w:val="22"/>
            <w:szCs w:val="22"/>
          </w:rPr>
          <w:delText>Fig. 1</w:delText>
        </w:r>
        <w:r w:rsidR="00387662" w:rsidDel="001B34D8">
          <w:rPr>
            <w:rFonts w:ascii="Arial" w:hAnsi="Arial" w:cs="Arial"/>
            <w:sz w:val="22"/>
            <w:szCs w:val="22"/>
          </w:rPr>
          <w:delText>)</w:delText>
        </w:r>
        <w:r w:rsidR="003C0B86" w:rsidDel="001B34D8">
          <w:rPr>
            <w:rFonts w:ascii="Arial" w:hAnsi="Arial" w:cs="Arial"/>
            <w:sz w:val="22"/>
            <w:szCs w:val="22"/>
          </w:rPr>
          <w:delText>.</w:delText>
        </w:r>
        <w:r w:rsidDel="001B34D8">
          <w:rPr>
            <w:rFonts w:ascii="Arial" w:hAnsi="Arial" w:cs="Arial"/>
            <w:sz w:val="22"/>
            <w:szCs w:val="22"/>
          </w:rPr>
          <w:delText xml:space="preserve"> </w:delText>
        </w:r>
      </w:del>
      <w:r w:rsidR="006264D3">
        <w:rPr>
          <w:rFonts w:ascii="Arial" w:hAnsi="Arial" w:cs="Arial"/>
          <w:sz w:val="22"/>
          <w:szCs w:val="22"/>
        </w:rPr>
        <w:t>Five other samples</w:t>
      </w:r>
      <w:r w:rsidR="00957D54">
        <w:rPr>
          <w:rFonts w:ascii="Arial" w:hAnsi="Arial" w:cs="Arial"/>
          <w:sz w:val="22"/>
          <w:szCs w:val="22"/>
        </w:rPr>
        <w:t xml:space="preserve"> </w:t>
      </w:r>
      <w:r w:rsidR="002C2EDD">
        <w:rPr>
          <w:rFonts w:ascii="Arial" w:hAnsi="Arial" w:cs="Arial"/>
          <w:sz w:val="22"/>
          <w:szCs w:val="22"/>
        </w:rPr>
        <w:t xml:space="preserve">had been unexpectedly positive for only </w:t>
      </w:r>
      <w:r w:rsidR="00CA7501">
        <w:rPr>
          <w:rFonts w:ascii="Arial" w:hAnsi="Arial" w:cs="Arial"/>
          <w:sz w:val="22"/>
          <w:szCs w:val="22"/>
        </w:rPr>
        <w:t>one 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commentRangeStart w:id="209"/>
      <w:commentRangeStart w:id="210"/>
      <w:commentRangeStart w:id="211"/>
      <w:r w:rsidR="003C0B86">
        <w:rPr>
          <w:rFonts w:ascii="Arial" w:hAnsi="Arial" w:cs="Arial"/>
          <w:sz w:val="22"/>
          <w:szCs w:val="22"/>
        </w:rPr>
        <w:t xml:space="preserve">This could be an artifact of off-target amplification of this primer pair or reflect evidence of an EVE. </w:t>
      </w:r>
      <w:commentRangeEnd w:id="209"/>
      <w:r w:rsidR="00D10379">
        <w:rPr>
          <w:rStyle w:val="CommentReference"/>
        </w:rPr>
        <w:commentReference w:id="209"/>
      </w:r>
      <w:commentRangeEnd w:id="210"/>
      <w:r w:rsidR="001B34D8">
        <w:rPr>
          <w:rStyle w:val="CommentReference"/>
        </w:rPr>
        <w:commentReference w:id="210"/>
      </w:r>
      <w:commentRangeEnd w:id="211"/>
      <w:r w:rsidR="000D3726">
        <w:rPr>
          <w:rStyle w:val="CommentReference"/>
        </w:rPr>
        <w:commentReference w:id="211"/>
      </w:r>
      <w:commentRangeStart w:id="212"/>
      <w:commentRangeStart w:id="213"/>
      <w:r w:rsidR="00957D54">
        <w:rPr>
          <w:rFonts w:ascii="Arial" w:hAnsi="Arial" w:cs="Arial"/>
          <w:sz w:val="22"/>
          <w:szCs w:val="22"/>
        </w:rPr>
        <w:t>The remaining 1</w:t>
      </w:r>
      <w:r w:rsidR="003C0B86">
        <w:rPr>
          <w:rFonts w:ascii="Arial" w:hAnsi="Arial" w:cs="Arial"/>
          <w:sz w:val="22"/>
          <w:szCs w:val="22"/>
        </w:rPr>
        <w:t>0</w:t>
      </w:r>
      <w:r w:rsidR="006264D3">
        <w:rPr>
          <w:rFonts w:ascii="Arial" w:hAnsi="Arial" w:cs="Arial"/>
          <w:sz w:val="22"/>
          <w:szCs w:val="22"/>
        </w:rPr>
        <w:t xml:space="preserve"> samples</w:t>
      </w:r>
      <w:r w:rsidR="003C0B86">
        <w:rPr>
          <w:rFonts w:ascii="Arial" w:hAnsi="Arial" w:cs="Arial"/>
          <w:sz w:val="22"/>
          <w:szCs w:val="22"/>
        </w:rPr>
        <w:t xml:space="preserve"> were detected as low positive samples via RT-qPCR. The low positive status of these samples </w:t>
      </w:r>
      <w:r w:rsidR="006264D3">
        <w:rPr>
          <w:rFonts w:ascii="Arial" w:hAnsi="Arial" w:cs="Arial"/>
          <w:sz w:val="22"/>
          <w:szCs w:val="22"/>
        </w:rPr>
        <w:t xml:space="preserve">likely </w:t>
      </w:r>
      <w:r w:rsidR="003C0B86">
        <w:rPr>
          <w:rFonts w:ascii="Arial" w:hAnsi="Arial" w:cs="Arial"/>
          <w:sz w:val="22"/>
          <w:szCs w:val="22"/>
        </w:rPr>
        <w:t>resulted in low enough virus levels that the sequences were</w:t>
      </w:r>
      <w:r w:rsidR="006264D3">
        <w:rPr>
          <w:rFonts w:ascii="Arial" w:hAnsi="Arial" w:cs="Arial"/>
          <w:sz w:val="22"/>
          <w:szCs w:val="22"/>
        </w:rPr>
        <w:t xml:space="preserve"> simply</w:t>
      </w:r>
      <w:r w:rsidR="003C0B86">
        <w:rPr>
          <w:rFonts w:ascii="Arial" w:hAnsi="Arial" w:cs="Arial"/>
          <w:sz w:val="22"/>
          <w:szCs w:val="22"/>
        </w:rPr>
        <w:t xml:space="preserve"> not </w:t>
      </w:r>
      <w:commentRangeStart w:id="214"/>
      <w:del w:id="215" w:author="Keene-Snickers,Lexi" w:date="2025-05-19T16:04:00Z" w16du:dateUtc="2025-05-19T22:04:00Z">
        <w:r w:rsidR="003C0B86" w:rsidDel="001B34D8">
          <w:rPr>
            <w:rFonts w:ascii="Arial" w:hAnsi="Arial" w:cs="Arial"/>
            <w:sz w:val="22"/>
            <w:szCs w:val="22"/>
          </w:rPr>
          <w:delText>recovered</w:delText>
        </w:r>
        <w:commentRangeEnd w:id="212"/>
        <w:r w:rsidR="00D10379" w:rsidDel="001B34D8">
          <w:rPr>
            <w:rStyle w:val="CommentReference"/>
          </w:rPr>
          <w:commentReference w:id="212"/>
        </w:r>
        <w:commentRangeEnd w:id="213"/>
        <w:r w:rsidR="001B34D8" w:rsidDel="001B34D8">
          <w:rPr>
            <w:rStyle w:val="CommentReference"/>
          </w:rPr>
          <w:commentReference w:id="213"/>
        </w:r>
      </w:del>
      <w:ins w:id="216" w:author="Stenglein,Mark" w:date="2025-05-16T11:11:00Z" w16du:dateUtc="2025-05-16T17:11:00Z">
        <w:del w:id="217" w:author="Keene-Snickers,Lexi" w:date="2025-05-19T16:04:00Z" w16du:dateUtc="2025-05-19T22:04:00Z">
          <w:r w:rsidR="00D10379" w:rsidDel="001B34D8">
            <w:rPr>
              <w:rFonts w:ascii="Arial" w:hAnsi="Arial" w:cs="Arial"/>
              <w:sz w:val="22"/>
              <w:szCs w:val="22"/>
            </w:rPr>
            <w:delText>I</w:delText>
          </w:r>
        </w:del>
      </w:ins>
      <w:ins w:id="218" w:author="Keene-Snickers,Lexi" w:date="2025-05-19T16:04:00Z" w16du:dateUtc="2025-05-19T22:04:00Z">
        <w:r w:rsidR="001B34D8">
          <w:rPr>
            <w:rFonts w:ascii="Arial" w:hAnsi="Arial" w:cs="Arial"/>
            <w:sz w:val="22"/>
            <w:szCs w:val="22"/>
          </w:rPr>
          <w:t>recovered</w:t>
        </w:r>
      </w:ins>
      <w:r w:rsidR="003C0B86">
        <w:rPr>
          <w:rFonts w:ascii="Arial" w:hAnsi="Arial" w:cs="Arial"/>
          <w:sz w:val="22"/>
          <w:szCs w:val="22"/>
        </w:rPr>
        <w:t>.</w:t>
      </w:r>
      <w:r w:rsidR="00957D54">
        <w:rPr>
          <w:rFonts w:ascii="Arial" w:hAnsi="Arial" w:cs="Arial"/>
          <w:sz w:val="22"/>
          <w:szCs w:val="22"/>
        </w:rPr>
        <w:t xml:space="preserve"> </w:t>
      </w:r>
      <w:commentRangeEnd w:id="214"/>
      <w:r w:rsidR="000D3726">
        <w:rPr>
          <w:rStyle w:val="CommentReference"/>
        </w:rPr>
        <w:commentReference w:id="214"/>
      </w:r>
    </w:p>
    <w:p w14:paraId="4D982E0C" w14:textId="77777777" w:rsidR="00957D54" w:rsidRDefault="00957D54" w:rsidP="00081385">
      <w:pPr>
        <w:spacing w:line="360" w:lineRule="auto"/>
        <w:rPr>
          <w:rFonts w:ascii="Arial" w:hAnsi="Arial" w:cs="Arial"/>
          <w:sz w:val="22"/>
          <w:szCs w:val="22"/>
        </w:rPr>
      </w:pPr>
    </w:p>
    <w:p w14:paraId="780C0376" w14:textId="425B9346" w:rsidR="00B557DF" w:rsidRDefault="00B557DF" w:rsidP="00081385">
      <w:pPr>
        <w:spacing w:line="360" w:lineRule="auto"/>
        <w:rPr>
          <w:rFonts w:ascii="Arial" w:hAnsi="Arial" w:cs="Arial"/>
          <w:sz w:val="22"/>
          <w:szCs w:val="22"/>
        </w:rPr>
      </w:pPr>
      <w:r>
        <w:rPr>
          <w:rFonts w:ascii="Arial" w:hAnsi="Arial" w:cs="Arial"/>
          <w:sz w:val="22"/>
          <w:szCs w:val="22"/>
        </w:rPr>
        <w:lastRenderedPageBreak/>
        <w:tab/>
      </w:r>
      <w:r w:rsidR="00957D54">
        <w:rPr>
          <w:rFonts w:ascii="Arial" w:hAnsi="Arial" w:cs="Arial"/>
          <w:sz w:val="22"/>
          <w:szCs w:val="22"/>
        </w:rPr>
        <w:t xml:space="preserve">We </w:t>
      </w:r>
      <w:r w:rsidR="00387662">
        <w:rPr>
          <w:rFonts w:ascii="Arial" w:hAnsi="Arial" w:cs="Arial"/>
          <w:sz w:val="22"/>
          <w:szCs w:val="22"/>
        </w:rPr>
        <w:t>examined 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D10379">
        <w:rPr>
          <w:rFonts w:ascii="Arial" w:hAnsi="Arial" w:cs="Arial"/>
          <w:sz w:val="22"/>
          <w:szCs w:val="22"/>
        </w:rPr>
        <w:t>concordant</w:t>
      </w:r>
      <w:r w:rsidR="004936D4">
        <w:rPr>
          <w:rFonts w:ascii="Arial" w:hAnsi="Arial" w:cs="Arial"/>
          <w:sz w:val="22"/>
          <w:szCs w:val="22"/>
        </w:rPr>
        <w:t xml:space="preserve">, with a </w:t>
      </w:r>
      <w:r w:rsidR="00170915">
        <w:rPr>
          <w:rFonts w:ascii="Arial" w:hAnsi="Arial" w:cs="Arial"/>
          <w:sz w:val="22"/>
          <w:szCs w:val="22"/>
        </w:rPr>
        <w:t>linear regression slo</w:t>
      </w:r>
      <w:ins w:id="219" w:author="Keene-Snickers,Lexi" w:date="2025-05-19T15:30:00Z" w16du:dateUtc="2025-05-19T21:30:00Z">
        <w:r w:rsidR="001B34D8">
          <w:rPr>
            <w:rFonts w:ascii="Arial" w:hAnsi="Arial" w:cs="Arial"/>
            <w:sz w:val="22"/>
            <w:szCs w:val="22"/>
          </w:rPr>
          <w:t>p</w:t>
        </w:r>
      </w:ins>
      <w:r w:rsidR="00170915">
        <w:rPr>
          <w:rFonts w:ascii="Arial" w:hAnsi="Arial" w:cs="Arial"/>
          <w:sz w:val="22"/>
          <w:szCs w:val="22"/>
        </w:rPr>
        <w:t xml:space="preserve">e of 1.03 and a </w:t>
      </w:r>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Default="00E026FB" w:rsidP="00081385">
      <w:pPr>
        <w:spacing w:line="360" w:lineRule="auto"/>
        <w:rPr>
          <w:rFonts w:ascii="Arial" w:hAnsi="Arial" w:cs="Arial"/>
          <w:b/>
          <w:bCs/>
          <w:sz w:val="22"/>
          <w:szCs w:val="22"/>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22476DBA" w14:textId="7537FFBD" w:rsidR="00743130" w:rsidRPr="004B1DE5" w:rsidRDefault="00074D5F" w:rsidP="00081385">
      <w:pPr>
        <w:spacing w:line="360" w:lineRule="auto"/>
        <w:rPr>
          <w:rFonts w:ascii="Arial" w:hAnsi="Arial" w:cs="Arial"/>
          <w:b/>
          <w:bCs/>
          <w:sz w:val="22"/>
          <w:szCs w:val="22"/>
        </w:rPr>
      </w:pPr>
      <w:r w:rsidRPr="00074D5F">
        <w:rPr>
          <w:rFonts w:ascii="Arial" w:hAnsi="Arial" w:cs="Arial"/>
          <w:b/>
          <w:bCs/>
          <w:noProof/>
          <w:sz w:val="22"/>
          <w:szCs w:val="22"/>
        </w:rPr>
        <w:drawing>
          <wp:inline distT="0" distB="0" distL="0" distR="0" wp14:anchorId="005AD9FE" wp14:editId="3E2CE7C8">
            <wp:extent cx="5943600" cy="4735195"/>
            <wp:effectExtent l="0" t="0" r="0" b="1905"/>
            <wp:docPr id="3917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353" name=""/>
                    <pic:cNvPicPr/>
                  </pic:nvPicPr>
                  <pic:blipFill>
                    <a:blip r:embed="rId16"/>
                    <a:stretch>
                      <a:fillRect/>
                    </a:stretch>
                  </pic:blipFill>
                  <pic:spPr>
                    <a:xfrm>
                      <a:off x="0" y="0"/>
                      <a:ext cx="5943600" cy="4735195"/>
                    </a:xfrm>
                    <a:prstGeom prst="rect">
                      <a:avLst/>
                    </a:prstGeom>
                  </pic:spPr>
                </pic:pic>
              </a:graphicData>
            </a:graphic>
          </wp:inline>
        </w:drawing>
      </w:r>
    </w:p>
    <w:p w14:paraId="771E313F" w14:textId="4D03033E" w:rsidR="003A1006" w:rsidRDefault="00074D5F" w:rsidP="00081385">
      <w:pPr>
        <w:spacing w:line="360" w:lineRule="auto"/>
        <w:rPr>
          <w:rFonts w:ascii="Arial" w:hAnsi="Arial" w:cs="Arial"/>
          <w:sz w:val="22"/>
          <w:szCs w:val="22"/>
        </w:rPr>
      </w:pPr>
      <w:r w:rsidRPr="00074D5F">
        <w:rPr>
          <w:rFonts w:ascii="Arial" w:hAnsi="Arial" w:cs="Arial"/>
          <w:noProof/>
          <w:sz w:val="22"/>
          <w:szCs w:val="22"/>
        </w:rPr>
        <w:lastRenderedPageBreak/>
        <w:drawing>
          <wp:inline distT="0" distB="0" distL="0" distR="0" wp14:anchorId="5C6CA766" wp14:editId="520679F2">
            <wp:extent cx="5943600" cy="5890260"/>
            <wp:effectExtent l="0" t="0" r="0" b="2540"/>
            <wp:docPr id="12888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54" name=""/>
                    <pic:cNvPicPr/>
                  </pic:nvPicPr>
                  <pic:blipFill>
                    <a:blip r:embed="rId17"/>
                    <a:stretch>
                      <a:fillRect/>
                    </a:stretch>
                  </pic:blipFill>
                  <pic:spPr>
                    <a:xfrm>
                      <a:off x="0" y="0"/>
                      <a:ext cx="5943600" cy="5890260"/>
                    </a:xfrm>
                    <a:prstGeom prst="rect">
                      <a:avLst/>
                    </a:prstGeom>
                  </pic:spPr>
                </pic:pic>
              </a:graphicData>
            </a:graphic>
          </wp:inline>
        </w:drawing>
      </w: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8"/>
                    <a:stretch>
                      <a:fillRect/>
                    </a:stretch>
                  </pic:blipFill>
                  <pic:spPr>
                    <a:xfrm>
                      <a:off x="0" y="0"/>
                      <a:ext cx="5943600" cy="4754880"/>
                    </a:xfrm>
                    <a:prstGeom prst="rect">
                      <a:avLst/>
                    </a:prstGeom>
                  </pic:spPr>
                </pic:pic>
              </a:graphicData>
            </a:graphic>
          </wp:inline>
        </w:drawing>
      </w:r>
    </w:p>
    <w:p w14:paraId="6CEF62CB" w14:textId="5C6C5CE9"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D10379">
        <w:rPr>
          <w:rFonts w:ascii="Arial" w:hAnsi="Arial" w:cs="Arial"/>
          <w:b/>
          <w:bCs/>
          <w:sz w:val="22"/>
          <w:szCs w:val="22"/>
        </w:rPr>
        <w:t>Concordance of</w:t>
      </w:r>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r w:rsidR="009000F2">
        <w:rPr>
          <w:rFonts w:ascii="Arial" w:hAnsi="Arial" w:cs="Arial"/>
          <w:sz w:val="22"/>
          <w:szCs w:val="22"/>
        </w:rPr>
        <w:t xml:space="preserve"> </w:t>
      </w:r>
      <w:r w:rsidR="00F337C8">
        <w:rPr>
          <w:rFonts w:ascii="Arial" w:hAnsi="Arial" w:cs="Arial"/>
          <w:sz w:val="22"/>
          <w:szCs w:val="22"/>
        </w:rPr>
        <w:t>1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B365FE5" w14:textId="77777777" w:rsidR="00A05B66" w:rsidDel="00674D4C" w:rsidRDefault="00A05B66" w:rsidP="00081385">
      <w:pPr>
        <w:spacing w:line="360" w:lineRule="auto"/>
        <w:rPr>
          <w:del w:id="220" w:author="Keene-Snickers,Lexi" w:date="2025-05-21T14:45:00Z" w16du:dateUtc="2025-05-21T20:45:00Z"/>
          <w:rFonts w:ascii="Arial" w:hAnsi="Arial" w:cs="Arial"/>
          <w:sz w:val="22"/>
          <w:szCs w:val="22"/>
        </w:rPr>
      </w:pPr>
    </w:p>
    <w:p w14:paraId="73530305" w14:textId="3AFC371D" w:rsidR="00A53FD5" w:rsidRPr="00E97611" w:rsidDel="00674D4C" w:rsidRDefault="00A53FD5" w:rsidP="00081385">
      <w:pPr>
        <w:spacing w:line="360" w:lineRule="auto"/>
        <w:rPr>
          <w:del w:id="221" w:author="Keene-Snickers,Lexi" w:date="2025-05-21T14:45:00Z" w16du:dateUtc="2025-05-21T20:45:00Z"/>
          <w:rFonts w:ascii="Arial" w:hAnsi="Arial" w:cs="Arial"/>
          <w:b/>
          <w:bCs/>
          <w:sz w:val="22"/>
          <w:szCs w:val="22"/>
        </w:rPr>
      </w:pPr>
      <w:commentRangeStart w:id="222"/>
      <w:del w:id="223" w:author="Keene-Snickers,Lexi" w:date="2025-05-21T14:45:00Z" w16du:dateUtc="2025-05-21T20:45:00Z">
        <w:r w:rsidRPr="00E97611" w:rsidDel="00674D4C">
          <w:rPr>
            <w:rFonts w:ascii="Arial" w:hAnsi="Arial" w:cs="Arial"/>
            <w:b/>
            <w:bCs/>
            <w:sz w:val="22"/>
            <w:szCs w:val="22"/>
          </w:rPr>
          <w:delText xml:space="preserve">Galbut virus coinfection </w:delText>
        </w:r>
        <w:commentRangeEnd w:id="222"/>
        <w:r w:rsidR="00071E93" w:rsidDel="00674D4C">
          <w:rPr>
            <w:rStyle w:val="CommentReference"/>
          </w:rPr>
          <w:commentReference w:id="222"/>
        </w:r>
        <w:r w:rsidR="005E4DA0" w:rsidDel="00674D4C">
          <w:rPr>
            <w:rFonts w:ascii="Arial" w:hAnsi="Arial" w:cs="Arial"/>
            <w:b/>
            <w:bCs/>
            <w:sz w:val="22"/>
            <w:szCs w:val="22"/>
          </w:rPr>
          <w:delText xml:space="preserve">is common and </w:delText>
        </w:r>
        <w:r w:rsidRPr="00E97611" w:rsidDel="00674D4C">
          <w:rPr>
            <w:rFonts w:ascii="Arial" w:hAnsi="Arial" w:cs="Arial"/>
            <w:b/>
            <w:bCs/>
            <w:sz w:val="22"/>
            <w:szCs w:val="22"/>
          </w:rPr>
          <w:delText xml:space="preserve">does not require </w:delText>
        </w:r>
        <w:r w:rsidR="001F5A4F" w:rsidDel="00674D4C">
          <w:rPr>
            <w:rFonts w:ascii="Arial" w:hAnsi="Arial" w:cs="Arial"/>
            <w:b/>
            <w:bCs/>
            <w:sz w:val="22"/>
            <w:szCs w:val="22"/>
          </w:rPr>
          <w:delText xml:space="preserve">complete sets of </w:delText>
        </w:r>
        <w:r w:rsidRPr="00E97611" w:rsidDel="00674D4C">
          <w:rPr>
            <w:rFonts w:ascii="Arial" w:hAnsi="Arial" w:cs="Arial"/>
            <w:b/>
            <w:bCs/>
            <w:sz w:val="22"/>
            <w:szCs w:val="22"/>
          </w:rPr>
          <w:delText>all three segments</w:delText>
        </w:r>
      </w:del>
    </w:p>
    <w:p w14:paraId="0F40BF97" w14:textId="78DB34DD" w:rsidR="00A53FD5" w:rsidDel="00674D4C" w:rsidRDefault="00A53FD5" w:rsidP="00081385">
      <w:pPr>
        <w:spacing w:line="360" w:lineRule="auto"/>
        <w:rPr>
          <w:del w:id="224" w:author="Keene-Snickers,Lexi" w:date="2025-05-21T14:45:00Z" w16du:dateUtc="2025-05-21T20:45:00Z"/>
          <w:rFonts w:ascii="Arial" w:hAnsi="Arial" w:cs="Arial"/>
          <w:sz w:val="22"/>
          <w:szCs w:val="22"/>
        </w:rPr>
      </w:pPr>
    </w:p>
    <w:p w14:paraId="7F796FAA" w14:textId="774AD00E" w:rsidR="00006799" w:rsidDel="00674D4C" w:rsidRDefault="00A05B66" w:rsidP="00DA4E1F">
      <w:pPr>
        <w:spacing w:line="360" w:lineRule="auto"/>
        <w:rPr>
          <w:del w:id="225" w:author="Keene-Snickers,Lexi" w:date="2025-05-21T14:45:00Z" w16du:dateUtc="2025-05-21T20:45:00Z"/>
          <w:rFonts w:ascii="Arial" w:hAnsi="Arial" w:cs="Arial"/>
          <w:sz w:val="22"/>
          <w:szCs w:val="22"/>
        </w:rPr>
      </w:pPr>
      <w:del w:id="226" w:author="Keene-Snickers,Lexi" w:date="2025-05-21T14:45:00Z" w16du:dateUtc="2025-05-21T20:45:00Z">
        <w:r w:rsidDel="00674D4C">
          <w:rPr>
            <w:rFonts w:ascii="Arial" w:hAnsi="Arial" w:cs="Arial"/>
            <w:sz w:val="22"/>
            <w:szCs w:val="22"/>
          </w:rPr>
          <w:tab/>
        </w:r>
        <w:r w:rsidR="00FD08A3" w:rsidDel="00674D4C">
          <w:rPr>
            <w:rFonts w:ascii="Arial" w:hAnsi="Arial" w:cs="Arial"/>
            <w:sz w:val="22"/>
            <w:szCs w:val="22"/>
          </w:rPr>
          <w:delText>M</w:delText>
        </w:r>
        <w:r w:rsidR="00432241" w:rsidDel="00674D4C">
          <w:rPr>
            <w:rFonts w:ascii="Arial" w:hAnsi="Arial" w:cs="Arial"/>
            <w:sz w:val="22"/>
            <w:szCs w:val="22"/>
          </w:rPr>
          <w:delText>any samples contained evidence of</w:delText>
        </w:r>
        <w:r w:rsidR="002E1772" w:rsidDel="00674D4C">
          <w:rPr>
            <w:rFonts w:ascii="Arial" w:hAnsi="Arial" w:cs="Arial"/>
            <w:sz w:val="22"/>
            <w:szCs w:val="22"/>
          </w:rPr>
          <w:delText xml:space="preserve"> </w:delText>
        </w:r>
        <w:r w:rsidR="00432241" w:rsidDel="00674D4C">
          <w:rPr>
            <w:rFonts w:ascii="Arial" w:hAnsi="Arial" w:cs="Arial"/>
            <w:sz w:val="22"/>
            <w:szCs w:val="22"/>
          </w:rPr>
          <w:delText>co-infection</w:delText>
        </w:r>
        <w:r w:rsidR="002E1772" w:rsidDel="00674D4C">
          <w:rPr>
            <w:rFonts w:ascii="Arial" w:hAnsi="Arial" w:cs="Arial"/>
            <w:sz w:val="22"/>
            <w:szCs w:val="22"/>
          </w:rPr>
          <w:delText xml:space="preserve"> by more than one galbut virus genotype</w:delText>
        </w:r>
        <w:r w:rsidR="00432241" w:rsidDel="00674D4C">
          <w:rPr>
            <w:rFonts w:ascii="Arial" w:hAnsi="Arial" w:cs="Arial"/>
            <w:sz w:val="22"/>
            <w:szCs w:val="22"/>
          </w:rPr>
          <w:delText>.</w:delText>
        </w:r>
        <w:r w:rsidDel="00674D4C">
          <w:rPr>
            <w:rFonts w:ascii="Arial" w:hAnsi="Arial" w:cs="Arial"/>
            <w:sz w:val="22"/>
            <w:szCs w:val="22"/>
          </w:rPr>
          <w:delText xml:space="preserve"> </w:delText>
        </w:r>
      </w:del>
      <w:del w:id="227" w:author="Keene-Snickers,Lexi" w:date="2025-05-19T15:31:00Z" w16du:dateUtc="2025-05-19T21:31:00Z">
        <w:r w:rsidR="0007567D" w:rsidDel="001B34D8">
          <w:rPr>
            <w:rFonts w:ascii="Arial" w:hAnsi="Arial" w:cs="Arial"/>
            <w:sz w:val="22"/>
            <w:szCs w:val="22"/>
          </w:rPr>
          <w:delText>Forty one</w:delText>
        </w:r>
      </w:del>
      <w:del w:id="228" w:author="Keene-Snickers,Lexi" w:date="2025-05-21T14:45:00Z" w16du:dateUtc="2025-05-21T20:45:00Z">
        <w:r w:rsidR="0007567D" w:rsidDel="00674D4C">
          <w:rPr>
            <w:rFonts w:ascii="Arial" w:hAnsi="Arial" w:cs="Arial"/>
            <w:sz w:val="22"/>
            <w:szCs w:val="22"/>
          </w:rPr>
          <w:delText xml:space="preserve"> </w:delText>
        </w:r>
        <w:r w:rsidDel="00674D4C">
          <w:rPr>
            <w:rFonts w:ascii="Arial" w:hAnsi="Arial" w:cs="Arial"/>
            <w:sz w:val="22"/>
            <w:szCs w:val="22"/>
          </w:rPr>
          <w:delText xml:space="preserve">samples </w:delText>
        </w:r>
        <w:r w:rsidR="007C5AA4" w:rsidDel="00674D4C">
          <w:rPr>
            <w:rFonts w:ascii="Arial" w:hAnsi="Arial" w:cs="Arial"/>
            <w:sz w:val="22"/>
            <w:szCs w:val="22"/>
          </w:rPr>
          <w:delText>(</w:delText>
        </w:r>
        <w:r w:rsidR="00A53FD5" w:rsidDel="00674D4C">
          <w:rPr>
            <w:rFonts w:ascii="Arial" w:hAnsi="Arial" w:cs="Arial"/>
            <w:sz w:val="22"/>
            <w:szCs w:val="22"/>
          </w:rPr>
          <w:delText>33</w:delText>
        </w:r>
        <w:r w:rsidR="007C5AA4" w:rsidDel="00674D4C">
          <w:rPr>
            <w:rFonts w:ascii="Arial" w:hAnsi="Arial" w:cs="Arial"/>
            <w:sz w:val="22"/>
            <w:szCs w:val="22"/>
          </w:rPr>
          <w:delText xml:space="preserve">%) exhibited </w:delText>
        </w:r>
        <w:r w:rsidDel="00674D4C">
          <w:rPr>
            <w:rFonts w:ascii="Arial" w:hAnsi="Arial" w:cs="Arial"/>
            <w:sz w:val="22"/>
            <w:szCs w:val="22"/>
          </w:rPr>
          <w:delText xml:space="preserve">evidence </w:delText>
        </w:r>
        <w:r w:rsidR="007C5AA4" w:rsidDel="00674D4C">
          <w:rPr>
            <w:rFonts w:ascii="Arial" w:hAnsi="Arial" w:cs="Arial"/>
            <w:sz w:val="22"/>
            <w:szCs w:val="22"/>
          </w:rPr>
          <w:delText xml:space="preserve">of </w:delText>
        </w:r>
        <w:r w:rsidDel="00674D4C">
          <w:rPr>
            <w:rFonts w:ascii="Arial" w:hAnsi="Arial" w:cs="Arial"/>
            <w:sz w:val="22"/>
            <w:szCs w:val="22"/>
          </w:rPr>
          <w:delText>coinfection</w:delText>
        </w:r>
        <w:r w:rsidR="0007567D" w:rsidDel="00674D4C">
          <w:rPr>
            <w:rFonts w:ascii="Arial" w:hAnsi="Arial" w:cs="Arial"/>
            <w:sz w:val="22"/>
            <w:szCs w:val="22"/>
          </w:rPr>
          <w:delText xml:space="preserve"> by various numbers of galbut virus and chaq virus segments</w:delText>
        </w:r>
        <w:r w:rsidR="00471ABC" w:rsidDel="00674D4C">
          <w:rPr>
            <w:rFonts w:ascii="Arial" w:hAnsi="Arial" w:cs="Arial"/>
            <w:sz w:val="22"/>
            <w:szCs w:val="22"/>
          </w:rPr>
          <w:delText xml:space="preserve"> (</w:delText>
        </w:r>
        <w:r w:rsidR="00471ABC" w:rsidRPr="006264D3" w:rsidDel="00674D4C">
          <w:rPr>
            <w:rFonts w:ascii="Arial" w:hAnsi="Arial" w:cs="Arial"/>
            <w:b/>
            <w:bCs/>
            <w:sz w:val="22"/>
            <w:szCs w:val="22"/>
          </w:rPr>
          <w:delText>Fig. 3</w:delText>
        </w:r>
        <w:r w:rsidR="00471ABC" w:rsidDel="00674D4C">
          <w:rPr>
            <w:rFonts w:ascii="Arial" w:hAnsi="Arial" w:cs="Arial"/>
            <w:sz w:val="22"/>
            <w:szCs w:val="22"/>
          </w:rPr>
          <w:delText>)</w:delText>
        </w:r>
        <w:r w:rsidDel="00674D4C">
          <w:rPr>
            <w:rFonts w:ascii="Arial" w:hAnsi="Arial" w:cs="Arial"/>
            <w:sz w:val="22"/>
            <w:szCs w:val="22"/>
          </w:rPr>
          <w:delText xml:space="preserve">. </w:delText>
        </w:r>
        <w:r w:rsidR="007C5AA4" w:rsidDel="00674D4C">
          <w:rPr>
            <w:rFonts w:ascii="Arial" w:hAnsi="Arial" w:cs="Arial"/>
            <w:sz w:val="22"/>
            <w:szCs w:val="22"/>
          </w:rPr>
          <w:delText xml:space="preserve">Three samples corresponded to simple co-infections, with </w:delText>
        </w:r>
        <w:r w:rsidR="00DA4E1F" w:rsidDel="00674D4C">
          <w:rPr>
            <w:rFonts w:ascii="Arial" w:hAnsi="Arial" w:cs="Arial"/>
            <w:sz w:val="22"/>
            <w:szCs w:val="22"/>
          </w:rPr>
          <w:delText>two</w:delText>
        </w:r>
        <w:r w:rsidR="00776B4A" w:rsidDel="00674D4C">
          <w:rPr>
            <w:rFonts w:ascii="Arial" w:hAnsi="Arial" w:cs="Arial"/>
            <w:sz w:val="22"/>
            <w:szCs w:val="22"/>
          </w:rPr>
          <w:delText xml:space="preserve"> complete</w:delText>
        </w:r>
        <w:r w:rsidR="007C5AA4" w:rsidDel="00674D4C">
          <w:rPr>
            <w:rFonts w:ascii="Arial" w:hAnsi="Arial" w:cs="Arial"/>
            <w:sz w:val="22"/>
            <w:szCs w:val="22"/>
          </w:rPr>
          <w:delText xml:space="preserve"> sets of </w:delText>
        </w:r>
        <w:r w:rsidR="006264D3" w:rsidDel="00674D4C">
          <w:rPr>
            <w:rFonts w:ascii="Arial" w:hAnsi="Arial" w:cs="Arial"/>
            <w:sz w:val="22"/>
            <w:szCs w:val="22"/>
          </w:rPr>
          <w:delText xml:space="preserve">all </w:delText>
        </w:r>
        <w:r w:rsidR="00DA4E1F" w:rsidDel="00674D4C">
          <w:rPr>
            <w:rFonts w:ascii="Arial" w:hAnsi="Arial" w:cs="Arial"/>
            <w:sz w:val="22"/>
            <w:szCs w:val="22"/>
          </w:rPr>
          <w:delText>three</w:delText>
        </w:r>
        <w:r w:rsidR="007C5AA4" w:rsidDel="00674D4C">
          <w:rPr>
            <w:rFonts w:ascii="Arial" w:hAnsi="Arial" w:cs="Arial"/>
            <w:sz w:val="22"/>
            <w:szCs w:val="22"/>
          </w:rPr>
          <w:delText xml:space="preserve"> galbut virus segments (</w:delText>
        </w:r>
        <w:r w:rsidR="007C5AA4" w:rsidRPr="00B32DED" w:rsidDel="00674D4C">
          <w:rPr>
            <w:rFonts w:ascii="Arial" w:hAnsi="Arial" w:cs="Arial"/>
            <w:b/>
            <w:bCs/>
            <w:sz w:val="22"/>
            <w:szCs w:val="22"/>
          </w:rPr>
          <w:delText>Fig.</w:delText>
        </w:r>
        <w:r w:rsidR="007C5AA4" w:rsidDel="00674D4C">
          <w:rPr>
            <w:rFonts w:ascii="Arial" w:hAnsi="Arial" w:cs="Arial"/>
            <w:b/>
            <w:bCs/>
            <w:sz w:val="22"/>
            <w:szCs w:val="22"/>
          </w:rPr>
          <w:delText xml:space="preserve"> </w:delText>
        </w:r>
        <w:r w:rsidR="007C5AA4" w:rsidRPr="00B32DED" w:rsidDel="00674D4C">
          <w:rPr>
            <w:rFonts w:ascii="Arial" w:hAnsi="Arial" w:cs="Arial"/>
            <w:b/>
            <w:bCs/>
            <w:sz w:val="22"/>
            <w:szCs w:val="22"/>
          </w:rPr>
          <w:delText>3</w:delText>
        </w:r>
        <w:r w:rsidR="007C5AA4" w:rsidDel="00674D4C">
          <w:rPr>
            <w:rFonts w:ascii="Arial" w:hAnsi="Arial" w:cs="Arial"/>
            <w:sz w:val="22"/>
            <w:szCs w:val="22"/>
          </w:rPr>
          <w:delText xml:space="preserve">). </w:delText>
        </w:r>
        <w:r w:rsidR="001B58D3" w:rsidDel="00674D4C">
          <w:rPr>
            <w:rFonts w:ascii="Arial" w:hAnsi="Arial" w:cs="Arial"/>
            <w:sz w:val="22"/>
            <w:szCs w:val="22"/>
          </w:rPr>
          <w:delText>T</w:delText>
        </w:r>
        <w:r w:rsidR="00DA4E1F" w:rsidDel="00674D4C">
          <w:rPr>
            <w:rFonts w:ascii="Arial" w:hAnsi="Arial" w:cs="Arial"/>
            <w:sz w:val="22"/>
            <w:szCs w:val="22"/>
          </w:rPr>
          <w:delText xml:space="preserve">hese were the only samples with </w:delText>
        </w:r>
        <w:r w:rsidR="0005265A" w:rsidDel="00674D4C">
          <w:rPr>
            <w:rFonts w:ascii="Arial" w:hAnsi="Arial" w:cs="Arial"/>
            <w:sz w:val="22"/>
            <w:szCs w:val="22"/>
          </w:rPr>
          <w:delText>two coding-complete</w:delText>
        </w:r>
        <w:r w:rsidR="00DA4E1F" w:rsidDel="00674D4C">
          <w:rPr>
            <w:rFonts w:ascii="Arial" w:hAnsi="Arial" w:cs="Arial"/>
            <w:sz w:val="22"/>
            <w:szCs w:val="22"/>
          </w:rPr>
          <w:delText xml:space="preserve"> RNA1 </w:delText>
        </w:r>
        <w:r w:rsidR="00FD08A3" w:rsidDel="00674D4C">
          <w:rPr>
            <w:rFonts w:ascii="Arial" w:hAnsi="Arial" w:cs="Arial"/>
            <w:sz w:val="22"/>
            <w:szCs w:val="22"/>
          </w:rPr>
          <w:delText>genotypes</w:delText>
        </w:r>
        <w:r w:rsidR="00DA4E1F" w:rsidDel="00674D4C">
          <w:rPr>
            <w:rFonts w:ascii="Arial" w:hAnsi="Arial" w:cs="Arial"/>
            <w:sz w:val="22"/>
            <w:szCs w:val="22"/>
          </w:rPr>
          <w:delText>.</w:delText>
        </w:r>
        <w:r w:rsidR="00051CBB" w:rsidDel="00674D4C">
          <w:rPr>
            <w:rFonts w:ascii="Arial" w:hAnsi="Arial" w:cs="Arial"/>
            <w:sz w:val="22"/>
            <w:szCs w:val="22"/>
          </w:rPr>
          <w:delText xml:space="preserve"> O</w:delText>
        </w:r>
        <w:r w:rsidR="007C5AA4" w:rsidDel="00674D4C">
          <w:rPr>
            <w:rFonts w:ascii="Arial" w:hAnsi="Arial" w:cs="Arial"/>
            <w:sz w:val="22"/>
            <w:szCs w:val="22"/>
          </w:rPr>
          <w:delText>ther co-infection</w:delText>
        </w:r>
        <w:r w:rsidR="00DA4E1F" w:rsidDel="00674D4C">
          <w:rPr>
            <w:rFonts w:ascii="Arial" w:hAnsi="Arial" w:cs="Arial"/>
            <w:sz w:val="22"/>
            <w:szCs w:val="22"/>
          </w:rPr>
          <w:delText>s</w:delText>
        </w:r>
        <w:r w:rsidR="007C5AA4" w:rsidDel="00674D4C">
          <w:rPr>
            <w:rFonts w:ascii="Arial" w:hAnsi="Arial" w:cs="Arial"/>
            <w:sz w:val="22"/>
            <w:szCs w:val="22"/>
          </w:rPr>
          <w:delText xml:space="preserve"> </w:delText>
        </w:r>
        <w:r w:rsidR="00FD08A3" w:rsidDel="00674D4C">
          <w:rPr>
            <w:rFonts w:ascii="Arial" w:hAnsi="Arial" w:cs="Arial"/>
            <w:sz w:val="22"/>
            <w:szCs w:val="22"/>
          </w:rPr>
          <w:delText xml:space="preserve">yielded </w:delText>
        </w:r>
        <w:r w:rsidR="007C5AA4" w:rsidDel="00674D4C">
          <w:rPr>
            <w:rFonts w:ascii="Arial" w:hAnsi="Arial" w:cs="Arial"/>
            <w:sz w:val="22"/>
            <w:szCs w:val="22"/>
          </w:rPr>
          <w:delText xml:space="preserve">variable numbers of </w:delText>
        </w:r>
        <w:r w:rsidR="003E01A1" w:rsidDel="00674D4C">
          <w:rPr>
            <w:rFonts w:ascii="Arial" w:hAnsi="Arial" w:cs="Arial"/>
            <w:sz w:val="22"/>
            <w:szCs w:val="22"/>
          </w:rPr>
          <w:delText xml:space="preserve">coding-complete sequences </w:delText>
        </w:r>
        <w:r w:rsidR="00051CBB" w:rsidDel="00674D4C">
          <w:rPr>
            <w:rFonts w:ascii="Arial" w:hAnsi="Arial" w:cs="Arial"/>
            <w:sz w:val="22"/>
            <w:szCs w:val="22"/>
          </w:rPr>
          <w:delText xml:space="preserve">for </w:delText>
        </w:r>
        <w:r w:rsidR="007C5AA4" w:rsidDel="00674D4C">
          <w:rPr>
            <w:rFonts w:ascii="Arial" w:hAnsi="Arial" w:cs="Arial"/>
            <w:sz w:val="22"/>
            <w:szCs w:val="22"/>
          </w:rPr>
          <w:delText xml:space="preserve">the different segments. For instance, </w:delText>
        </w:r>
        <w:r w:rsidR="00FD08A3" w:rsidDel="00674D4C">
          <w:rPr>
            <w:rFonts w:ascii="Arial" w:hAnsi="Arial" w:cs="Arial"/>
            <w:sz w:val="22"/>
            <w:szCs w:val="22"/>
          </w:rPr>
          <w:delText xml:space="preserve">from </w:delText>
        </w:r>
        <w:r w:rsidR="007C5AA4" w:rsidDel="00674D4C">
          <w:rPr>
            <w:rFonts w:ascii="Arial" w:hAnsi="Arial" w:cs="Arial"/>
            <w:sz w:val="22"/>
            <w:szCs w:val="22"/>
          </w:rPr>
          <w:delText>sample 1020-A7</w:delText>
        </w:r>
        <w:r w:rsidR="00FD08A3" w:rsidDel="00674D4C">
          <w:rPr>
            <w:rFonts w:ascii="Arial" w:hAnsi="Arial" w:cs="Arial"/>
            <w:sz w:val="22"/>
            <w:szCs w:val="22"/>
          </w:rPr>
          <w:delText xml:space="preserve">, we assembled </w:delText>
        </w:r>
        <w:r w:rsidR="007C5AA4" w:rsidDel="00674D4C">
          <w:rPr>
            <w:rFonts w:ascii="Arial" w:hAnsi="Arial" w:cs="Arial"/>
            <w:sz w:val="22"/>
            <w:szCs w:val="22"/>
          </w:rPr>
          <w:delText>1 genotype for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1,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2, and chaq</w:delText>
        </w:r>
        <w:r w:rsidR="006264D3" w:rsidDel="00674D4C">
          <w:rPr>
            <w:rFonts w:ascii="Arial" w:hAnsi="Arial" w:cs="Arial"/>
            <w:sz w:val="22"/>
            <w:szCs w:val="22"/>
          </w:rPr>
          <w:delText xml:space="preserve"> virus</w:delText>
        </w:r>
        <w:r w:rsidR="007C5AA4" w:rsidDel="00674D4C">
          <w:rPr>
            <w:rFonts w:ascii="Arial" w:hAnsi="Arial" w:cs="Arial"/>
            <w:sz w:val="22"/>
            <w:szCs w:val="22"/>
          </w:rPr>
          <w:delText xml:space="preserve">, but </w:delText>
        </w:r>
        <w:r w:rsidR="006264D3" w:rsidDel="00674D4C">
          <w:rPr>
            <w:rFonts w:ascii="Arial" w:hAnsi="Arial" w:cs="Arial"/>
            <w:sz w:val="22"/>
            <w:szCs w:val="22"/>
          </w:rPr>
          <w:delText>two</w:delText>
        </w:r>
        <w:r w:rsidR="007C5AA4" w:rsidDel="00674D4C">
          <w:rPr>
            <w:rFonts w:ascii="Arial" w:hAnsi="Arial" w:cs="Arial"/>
            <w:sz w:val="22"/>
            <w:szCs w:val="22"/>
          </w:rPr>
          <w:delText xml:space="preserve"> distinct RNA</w:delText>
        </w:r>
        <w:r w:rsidR="00743130" w:rsidDel="00674D4C">
          <w:rPr>
            <w:rFonts w:ascii="Arial" w:hAnsi="Arial" w:cs="Arial"/>
            <w:sz w:val="22"/>
            <w:szCs w:val="22"/>
          </w:rPr>
          <w:delText xml:space="preserve"> </w:delText>
        </w:r>
        <w:r w:rsidR="007C5AA4" w:rsidDel="00674D4C">
          <w:rPr>
            <w:rFonts w:ascii="Arial" w:hAnsi="Arial" w:cs="Arial"/>
            <w:sz w:val="22"/>
            <w:szCs w:val="22"/>
          </w:rPr>
          <w:delText>3 genotypes that shared</w:delText>
        </w:r>
        <w:r w:rsidR="00A53FD5" w:rsidDel="00674D4C">
          <w:rPr>
            <w:rFonts w:ascii="Arial" w:hAnsi="Arial" w:cs="Arial"/>
            <w:sz w:val="22"/>
            <w:szCs w:val="22"/>
          </w:rPr>
          <w:delText xml:space="preserve"> 98.8</w:delText>
        </w:r>
        <w:r w:rsidR="007C5AA4" w:rsidDel="00674D4C">
          <w:rPr>
            <w:rFonts w:ascii="Arial" w:hAnsi="Arial" w:cs="Arial"/>
            <w:sz w:val="22"/>
            <w:szCs w:val="22"/>
          </w:rPr>
          <w:delText xml:space="preserve">% pairwise nucleotide identity. </w:delText>
        </w:r>
        <w:r w:rsidR="00DA4E1F" w:rsidDel="00674D4C">
          <w:rPr>
            <w:rFonts w:ascii="Arial" w:hAnsi="Arial" w:cs="Arial"/>
            <w:sz w:val="22"/>
            <w:szCs w:val="22"/>
          </w:rPr>
          <w:delText>S</w:delText>
        </w:r>
        <w:r w:rsidR="00A53FD5" w:rsidDel="00674D4C">
          <w:rPr>
            <w:rFonts w:ascii="Arial" w:hAnsi="Arial" w:cs="Arial"/>
            <w:sz w:val="22"/>
            <w:szCs w:val="22"/>
          </w:rPr>
          <w:delText xml:space="preserve">ample ME-F-1 </w:delText>
        </w:r>
        <w:r w:rsidR="00E374CB" w:rsidDel="00674D4C">
          <w:rPr>
            <w:rFonts w:ascii="Arial" w:hAnsi="Arial" w:cs="Arial"/>
            <w:sz w:val="22"/>
            <w:szCs w:val="22"/>
          </w:rPr>
          <w:delText xml:space="preserve">yielded </w:delText>
        </w:r>
        <w:r w:rsidR="00A53FD5" w:rsidDel="00674D4C">
          <w:rPr>
            <w:rFonts w:ascii="Arial" w:hAnsi="Arial" w:cs="Arial"/>
            <w:sz w:val="22"/>
            <w:szCs w:val="22"/>
          </w:rPr>
          <w:delText>one RNA 1, two RNA</w:delText>
        </w:r>
        <w:r w:rsidR="00DA4E1F" w:rsidDel="00674D4C">
          <w:rPr>
            <w:rFonts w:ascii="Arial" w:hAnsi="Arial" w:cs="Arial"/>
            <w:sz w:val="22"/>
            <w:szCs w:val="22"/>
          </w:rPr>
          <w:delText xml:space="preserve"> </w:delText>
        </w:r>
        <w:r w:rsidR="00A53FD5" w:rsidDel="00674D4C">
          <w:rPr>
            <w:rFonts w:ascii="Arial" w:hAnsi="Arial" w:cs="Arial"/>
            <w:sz w:val="22"/>
            <w:szCs w:val="22"/>
          </w:rPr>
          <w:delText>2</w:delText>
        </w:r>
        <w:r w:rsidR="00DA4E1F" w:rsidDel="00674D4C">
          <w:rPr>
            <w:rFonts w:ascii="Arial" w:hAnsi="Arial" w:cs="Arial"/>
            <w:sz w:val="22"/>
            <w:szCs w:val="22"/>
          </w:rPr>
          <w:delText xml:space="preserve">s, </w:delText>
        </w:r>
        <w:r w:rsidR="006264D3" w:rsidDel="00674D4C">
          <w:rPr>
            <w:rFonts w:ascii="Arial" w:hAnsi="Arial" w:cs="Arial"/>
            <w:sz w:val="22"/>
            <w:szCs w:val="22"/>
          </w:rPr>
          <w:delText xml:space="preserve">three RNA 3s and </w:delText>
        </w:r>
        <w:r w:rsidR="00DA4E1F" w:rsidDel="00674D4C">
          <w:rPr>
            <w:rFonts w:ascii="Arial" w:hAnsi="Arial" w:cs="Arial"/>
            <w:sz w:val="22"/>
            <w:szCs w:val="22"/>
          </w:rPr>
          <w:delText>two</w:delText>
        </w:r>
        <w:r w:rsidR="00A53FD5" w:rsidDel="00674D4C">
          <w:rPr>
            <w:rFonts w:ascii="Arial" w:hAnsi="Arial" w:cs="Arial"/>
            <w:sz w:val="22"/>
            <w:szCs w:val="22"/>
          </w:rPr>
          <w:delText xml:space="preserve"> chaq virus </w:delText>
        </w:r>
        <w:r w:rsidR="00541F85" w:rsidDel="00674D4C">
          <w:rPr>
            <w:rFonts w:ascii="Arial" w:hAnsi="Arial" w:cs="Arial"/>
            <w:sz w:val="22"/>
            <w:szCs w:val="22"/>
          </w:rPr>
          <w:delText>sequences</w:delText>
        </w:r>
        <w:r w:rsidR="00A53FD5" w:rsidDel="00674D4C">
          <w:rPr>
            <w:rFonts w:ascii="Arial" w:hAnsi="Arial" w:cs="Arial"/>
            <w:sz w:val="22"/>
            <w:szCs w:val="22"/>
          </w:rPr>
          <w:delText xml:space="preserve">. </w:delText>
        </w:r>
        <w:r w:rsidR="00743130" w:rsidDel="00674D4C">
          <w:rPr>
            <w:rFonts w:ascii="Arial" w:hAnsi="Arial" w:cs="Arial"/>
            <w:sz w:val="22"/>
            <w:szCs w:val="22"/>
          </w:rPr>
          <w:delText>Only</w:delText>
        </w:r>
        <w:r w:rsidR="00A94DFE" w:rsidDel="00674D4C">
          <w:rPr>
            <w:rFonts w:ascii="Arial" w:hAnsi="Arial" w:cs="Arial"/>
            <w:sz w:val="22"/>
            <w:szCs w:val="22"/>
          </w:rPr>
          <w:delText xml:space="preserve"> one of the </w:delText>
        </w:r>
        <w:r w:rsidR="00743130" w:rsidDel="00674D4C">
          <w:rPr>
            <w:rFonts w:ascii="Arial" w:hAnsi="Arial" w:cs="Arial"/>
            <w:sz w:val="22"/>
            <w:szCs w:val="22"/>
          </w:rPr>
          <w:delText>RNA 2 and RNA 3 sequences were</w:delText>
        </w:r>
        <w:r w:rsidR="00E374CB" w:rsidDel="00674D4C">
          <w:rPr>
            <w:rFonts w:ascii="Arial" w:hAnsi="Arial" w:cs="Arial"/>
            <w:sz w:val="22"/>
            <w:szCs w:val="22"/>
          </w:rPr>
          <w:delText xml:space="preserve"> coding</w:delText>
        </w:r>
        <w:r w:rsidR="00743130" w:rsidDel="00674D4C">
          <w:rPr>
            <w:rFonts w:ascii="Arial" w:hAnsi="Arial" w:cs="Arial"/>
            <w:sz w:val="22"/>
            <w:szCs w:val="22"/>
          </w:rPr>
          <w:delText xml:space="preserve"> complete. The </w:delText>
        </w:r>
        <w:r w:rsidR="00A94DFE" w:rsidDel="00674D4C">
          <w:rPr>
            <w:rFonts w:ascii="Arial" w:hAnsi="Arial" w:cs="Arial"/>
            <w:sz w:val="22"/>
            <w:szCs w:val="22"/>
          </w:rPr>
          <w:delText xml:space="preserve">two </w:delText>
        </w:r>
        <w:r w:rsidR="00743130" w:rsidDel="00674D4C">
          <w:rPr>
            <w:rFonts w:ascii="Arial" w:hAnsi="Arial" w:cs="Arial"/>
            <w:sz w:val="22"/>
            <w:szCs w:val="22"/>
          </w:rPr>
          <w:delText xml:space="preserve">chaq virus </w:delText>
        </w:r>
        <w:r w:rsidR="00A94DFE" w:rsidDel="00674D4C">
          <w:rPr>
            <w:rFonts w:ascii="Arial" w:hAnsi="Arial" w:cs="Arial"/>
            <w:sz w:val="22"/>
            <w:szCs w:val="22"/>
          </w:rPr>
          <w:delText xml:space="preserve">sequences shared 91.8% pairwise nucleotide identity. </w:delText>
        </w:r>
        <w:r w:rsidR="00A53FD5" w:rsidDel="00674D4C">
          <w:rPr>
            <w:rFonts w:ascii="Arial" w:hAnsi="Arial" w:cs="Arial"/>
            <w:sz w:val="22"/>
            <w:szCs w:val="22"/>
          </w:rPr>
          <w:delText xml:space="preserve">This was the only sample to show evidence of </w:delText>
        </w:r>
        <w:r w:rsidR="00541F85" w:rsidDel="00674D4C">
          <w:rPr>
            <w:rFonts w:ascii="Arial" w:hAnsi="Arial" w:cs="Arial"/>
            <w:sz w:val="22"/>
            <w:szCs w:val="22"/>
          </w:rPr>
          <w:delText>three</w:delText>
        </w:r>
        <w:r w:rsidR="00A53FD5" w:rsidDel="00674D4C">
          <w:rPr>
            <w:rFonts w:ascii="Arial" w:hAnsi="Arial" w:cs="Arial"/>
            <w:sz w:val="22"/>
            <w:szCs w:val="22"/>
          </w:rPr>
          <w:delText xml:space="preserve"> </w:delText>
        </w:r>
        <w:r w:rsidR="00541F85" w:rsidDel="00674D4C">
          <w:rPr>
            <w:rFonts w:ascii="Arial" w:hAnsi="Arial" w:cs="Arial"/>
            <w:sz w:val="22"/>
            <w:szCs w:val="22"/>
          </w:rPr>
          <w:delText xml:space="preserve">genotypes </w:delText>
        </w:r>
        <w:r w:rsidR="006264D3" w:rsidDel="00674D4C">
          <w:rPr>
            <w:rFonts w:ascii="Arial" w:hAnsi="Arial" w:cs="Arial"/>
            <w:sz w:val="22"/>
            <w:szCs w:val="22"/>
          </w:rPr>
          <w:delText xml:space="preserve">of </w:delText>
        </w:r>
        <w:r w:rsidR="00541F85" w:rsidDel="00674D4C">
          <w:rPr>
            <w:rFonts w:ascii="Arial" w:hAnsi="Arial" w:cs="Arial"/>
            <w:sz w:val="22"/>
            <w:szCs w:val="22"/>
          </w:rPr>
          <w:delText xml:space="preserve">one </w:delText>
        </w:r>
        <w:r w:rsidR="00A53FD5" w:rsidDel="00674D4C">
          <w:rPr>
            <w:rFonts w:ascii="Arial" w:hAnsi="Arial" w:cs="Arial"/>
            <w:sz w:val="22"/>
            <w:szCs w:val="22"/>
          </w:rPr>
          <w:delText>segment</w:delText>
        </w:r>
        <w:r w:rsidR="00255235" w:rsidDel="00674D4C">
          <w:rPr>
            <w:rFonts w:ascii="Arial" w:hAnsi="Arial" w:cs="Arial"/>
            <w:sz w:val="22"/>
            <w:szCs w:val="22"/>
          </w:rPr>
          <w:delText xml:space="preserve"> (</w:delText>
        </w:r>
        <w:r w:rsidR="00255235" w:rsidRPr="00E97611" w:rsidDel="00674D4C">
          <w:rPr>
            <w:rFonts w:ascii="Arial" w:hAnsi="Arial" w:cs="Arial"/>
            <w:b/>
            <w:bCs/>
            <w:sz w:val="22"/>
            <w:szCs w:val="22"/>
          </w:rPr>
          <w:delText>Fig. 3</w:delText>
        </w:r>
        <w:r w:rsidR="00255235" w:rsidDel="00674D4C">
          <w:rPr>
            <w:rFonts w:ascii="Arial" w:hAnsi="Arial" w:cs="Arial"/>
            <w:sz w:val="22"/>
            <w:szCs w:val="22"/>
          </w:rPr>
          <w:delText>)</w:delText>
        </w:r>
        <w:r w:rsidR="00A53FD5" w:rsidDel="00674D4C">
          <w:rPr>
            <w:rFonts w:ascii="Arial" w:hAnsi="Arial" w:cs="Arial"/>
            <w:sz w:val="22"/>
            <w:szCs w:val="22"/>
          </w:rPr>
          <w:delText xml:space="preserve">. </w:delText>
        </w:r>
        <w:r w:rsidR="0025706B" w:rsidDel="00674D4C">
          <w:rPr>
            <w:rFonts w:ascii="Arial" w:hAnsi="Arial" w:cs="Arial"/>
            <w:sz w:val="22"/>
            <w:szCs w:val="22"/>
          </w:rPr>
          <w:delText xml:space="preserve">This type of </w:delText>
        </w:r>
        <w:r w:rsidR="00FD08A3" w:rsidDel="00674D4C">
          <w:rPr>
            <w:rFonts w:ascii="Arial" w:hAnsi="Arial" w:cs="Arial"/>
            <w:sz w:val="22"/>
            <w:szCs w:val="22"/>
          </w:rPr>
          <w:delText xml:space="preserve">complex </w:delText>
        </w:r>
        <w:r w:rsidR="0025706B" w:rsidDel="00674D4C">
          <w:rPr>
            <w:rFonts w:ascii="Arial" w:hAnsi="Arial" w:cs="Arial"/>
            <w:sz w:val="22"/>
            <w:szCs w:val="22"/>
          </w:rPr>
          <w:delText xml:space="preserve">co-infection </w:delText>
        </w:r>
        <w:r w:rsidR="00E374CB" w:rsidDel="00674D4C">
          <w:rPr>
            <w:rFonts w:ascii="Arial" w:hAnsi="Arial" w:cs="Arial"/>
            <w:sz w:val="22"/>
            <w:szCs w:val="22"/>
          </w:rPr>
          <w:delText xml:space="preserve">involving variable numbers of different segments </w:delText>
        </w:r>
        <w:r w:rsidR="0025706B" w:rsidDel="00674D4C">
          <w:rPr>
            <w:rFonts w:ascii="Arial" w:hAnsi="Arial" w:cs="Arial"/>
            <w:sz w:val="22"/>
            <w:szCs w:val="22"/>
          </w:rPr>
          <w:delText>has been observed for other segmented RNA viruses</w:delText>
        </w:r>
      </w:del>
      <w:customXmlDelRangeStart w:id="229" w:author="Keene-Snickers,Lexi" w:date="2025-05-21T14:45:00Z"/>
      <w:sdt>
        <w:sdtPr>
          <w:rPr>
            <w:rFonts w:ascii="Arial" w:hAnsi="Arial" w:cs="Arial"/>
            <w:color w:val="000000"/>
            <w:sz w:val="22"/>
            <w:szCs w:val="22"/>
            <w:vertAlign w:val="superscript"/>
          </w:rPr>
          <w:tag w:val="MENDELEY_CITATION_v3_eyJjaXRhdGlvbklEIjoiTUVOREVMRVlfQ0lUQVRJT05fMTMyMGU2ODgtNGU2Zi00NDNhLThjM2ItYzkzOWM4YmE5NTQ5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customXmlDelRangeEnd w:id="229"/>
          <w:r w:rsidR="003A14BB" w:rsidRPr="003A14BB">
            <w:rPr>
              <w:rFonts w:ascii="Arial" w:hAnsi="Arial" w:cs="Arial"/>
              <w:color w:val="000000"/>
              <w:sz w:val="22"/>
              <w:szCs w:val="22"/>
              <w:vertAlign w:val="superscript"/>
            </w:rPr>
            <w:t>16–18</w:t>
          </w:r>
          <w:customXmlDelRangeStart w:id="230" w:author="Keene-Snickers,Lexi" w:date="2025-05-21T14:45:00Z"/>
        </w:sdtContent>
      </w:sdt>
      <w:customXmlDelRangeEnd w:id="230"/>
      <w:del w:id="231" w:author="Keene-Snickers,Lexi" w:date="2025-05-21T14:45:00Z" w16du:dateUtc="2025-05-21T20:45:00Z">
        <w:r w:rsidR="00255235" w:rsidDel="00674D4C">
          <w:rPr>
            <w:rFonts w:ascii="Arial" w:hAnsi="Arial" w:cs="Arial"/>
            <w:sz w:val="22"/>
            <w:szCs w:val="22"/>
          </w:rPr>
          <w:delText>.</w:delText>
        </w:r>
        <w:r w:rsidR="00DA4E1F" w:rsidDel="00674D4C">
          <w:rPr>
            <w:rFonts w:ascii="Arial" w:hAnsi="Arial" w:cs="Arial"/>
            <w:sz w:val="22"/>
            <w:szCs w:val="22"/>
          </w:rPr>
          <w:delText xml:space="preserve"> </w:delText>
        </w:r>
      </w:del>
    </w:p>
    <w:p w14:paraId="01CF5C4A" w14:textId="0AE0932E" w:rsidR="003F690D" w:rsidDel="00674D4C" w:rsidRDefault="003F690D" w:rsidP="00DA4E1F">
      <w:pPr>
        <w:spacing w:line="360" w:lineRule="auto"/>
        <w:rPr>
          <w:del w:id="232" w:author="Keene-Snickers,Lexi" w:date="2025-05-21T14:45:00Z" w16du:dateUtc="2025-05-21T20:45:00Z"/>
          <w:rFonts w:ascii="Arial" w:hAnsi="Arial" w:cs="Arial"/>
          <w:sz w:val="22"/>
          <w:szCs w:val="22"/>
        </w:rPr>
      </w:pPr>
    </w:p>
    <w:p w14:paraId="1313D43E" w14:textId="3CB359B3" w:rsidR="003F690D" w:rsidDel="00674D4C" w:rsidRDefault="00CF205B" w:rsidP="006264D3">
      <w:pPr>
        <w:spacing w:line="360" w:lineRule="auto"/>
        <w:ind w:firstLine="720"/>
        <w:rPr>
          <w:del w:id="233" w:author="Keene-Snickers,Lexi" w:date="2025-05-21T14:45:00Z" w16du:dateUtc="2025-05-21T20:45:00Z"/>
          <w:rFonts w:ascii="Arial" w:hAnsi="Arial" w:cs="Arial"/>
          <w:sz w:val="22"/>
          <w:szCs w:val="22"/>
        </w:rPr>
      </w:pPr>
      <w:del w:id="234" w:author="Keene-Snickers,Lexi" w:date="2025-05-21T14:45:00Z" w16du:dateUtc="2025-05-21T20:45:00Z">
        <w:r w:rsidDel="00674D4C">
          <w:rPr>
            <w:rFonts w:ascii="Arial" w:hAnsi="Arial" w:cs="Arial"/>
            <w:sz w:val="22"/>
            <w:szCs w:val="22"/>
          </w:rPr>
          <w:delText>Some samples with fewer galbut virus-mapping reads did not produce a complete set of galbut virus segments (</w:delText>
        </w:r>
        <w:r w:rsidRPr="006264D3" w:rsidDel="00674D4C">
          <w:rPr>
            <w:rFonts w:ascii="Arial" w:hAnsi="Arial" w:cs="Arial"/>
            <w:b/>
            <w:bCs/>
            <w:sz w:val="22"/>
            <w:szCs w:val="22"/>
          </w:rPr>
          <w:delText>Fig. 3B</w:delText>
        </w:r>
        <w:r w:rsidDel="00674D4C">
          <w:rPr>
            <w:rFonts w:ascii="Arial" w:hAnsi="Arial" w:cs="Arial"/>
            <w:sz w:val="22"/>
            <w:szCs w:val="22"/>
          </w:rPr>
          <w:delText xml:space="preserve">). </w:delText>
        </w:r>
        <w:r w:rsidR="003F690D" w:rsidDel="00674D4C">
          <w:rPr>
            <w:rFonts w:ascii="Arial" w:hAnsi="Arial" w:cs="Arial"/>
            <w:sz w:val="22"/>
            <w:szCs w:val="22"/>
          </w:rPr>
          <w:delText>RNA 1 was the most common coding</w:delText>
        </w:r>
        <w:r w:rsidR="00743130" w:rsidDel="00674D4C">
          <w:rPr>
            <w:rFonts w:ascii="Arial" w:hAnsi="Arial" w:cs="Arial"/>
            <w:sz w:val="22"/>
            <w:szCs w:val="22"/>
          </w:rPr>
          <w:delText>-</w:delText>
        </w:r>
        <w:r w:rsidR="003F690D" w:rsidDel="00674D4C">
          <w:rPr>
            <w:rFonts w:ascii="Arial" w:hAnsi="Arial" w:cs="Arial"/>
            <w:sz w:val="22"/>
            <w:szCs w:val="22"/>
          </w:rPr>
          <w:delText>incomplete sequence</w:delText>
        </w:r>
        <w:r w:rsidR="00724957" w:rsidDel="00674D4C">
          <w:rPr>
            <w:rFonts w:ascii="Arial" w:hAnsi="Arial" w:cs="Arial"/>
            <w:sz w:val="22"/>
            <w:szCs w:val="22"/>
          </w:rPr>
          <w:delText xml:space="preserve"> </w:delText>
        </w:r>
        <w:r w:rsidR="003F690D" w:rsidDel="00674D4C">
          <w:rPr>
            <w:rFonts w:ascii="Arial" w:hAnsi="Arial" w:cs="Arial"/>
            <w:sz w:val="22"/>
            <w:szCs w:val="22"/>
          </w:rPr>
          <w:delText>(</w:delText>
        </w:r>
        <w:r w:rsidR="003F690D" w:rsidRPr="00B32DED" w:rsidDel="00674D4C">
          <w:rPr>
            <w:rFonts w:ascii="Arial" w:hAnsi="Arial" w:cs="Arial"/>
            <w:b/>
            <w:bCs/>
            <w:sz w:val="22"/>
            <w:szCs w:val="22"/>
          </w:rPr>
          <w:delText>Fig. 3</w:delText>
        </w:r>
        <w:r w:rsidR="003F690D" w:rsidDel="00674D4C">
          <w:rPr>
            <w:rFonts w:ascii="Arial" w:hAnsi="Arial" w:cs="Arial"/>
            <w:sz w:val="22"/>
            <w:szCs w:val="22"/>
          </w:rPr>
          <w:delText>)</w:delText>
        </w:r>
        <w:r w:rsidR="00102A66" w:rsidDel="00674D4C">
          <w:rPr>
            <w:rFonts w:ascii="Arial" w:hAnsi="Arial" w:cs="Arial"/>
            <w:sz w:val="22"/>
            <w:szCs w:val="22"/>
          </w:rPr>
          <w:delText xml:space="preserve">.  </w:delText>
        </w:r>
        <w:r w:rsidDel="00674D4C">
          <w:rPr>
            <w:rFonts w:ascii="Arial" w:hAnsi="Arial" w:cs="Arial"/>
            <w:sz w:val="22"/>
            <w:szCs w:val="22"/>
          </w:rPr>
          <w:delText>Some datasets, including datasets with plenty of galbut virus-mapping reads, did not produce c</w:delText>
        </w:r>
        <w:r w:rsidR="00102A66" w:rsidDel="00674D4C">
          <w:rPr>
            <w:rFonts w:ascii="Arial" w:hAnsi="Arial" w:cs="Arial"/>
            <w:sz w:val="22"/>
            <w:szCs w:val="22"/>
          </w:rPr>
          <w:delText xml:space="preserve">haq virus </w:delText>
        </w:r>
        <w:r w:rsidDel="00674D4C">
          <w:rPr>
            <w:rFonts w:ascii="Arial" w:hAnsi="Arial" w:cs="Arial"/>
            <w:sz w:val="22"/>
            <w:szCs w:val="22"/>
          </w:rPr>
          <w:delText>sequences</w:delText>
        </w:r>
        <w:r w:rsidR="00102A66" w:rsidDel="00674D4C">
          <w:rPr>
            <w:rFonts w:ascii="Arial" w:hAnsi="Arial" w:cs="Arial"/>
            <w:sz w:val="22"/>
            <w:szCs w:val="22"/>
          </w:rPr>
          <w:delText xml:space="preserve"> (</w:delText>
        </w:r>
        <w:r w:rsidR="00102A66" w:rsidRPr="006264D3" w:rsidDel="00674D4C">
          <w:rPr>
            <w:rFonts w:ascii="Arial" w:hAnsi="Arial" w:cs="Arial"/>
            <w:b/>
            <w:bCs/>
            <w:sz w:val="22"/>
            <w:szCs w:val="22"/>
          </w:rPr>
          <w:delText>Fig. 3</w:delText>
        </w:r>
        <w:r w:rsidR="00102A66" w:rsidDel="00674D4C">
          <w:rPr>
            <w:rFonts w:ascii="Arial" w:hAnsi="Arial" w:cs="Arial"/>
            <w:sz w:val="22"/>
            <w:szCs w:val="22"/>
          </w:rPr>
          <w:delText xml:space="preserve">). This reflects chaq virus’s </w:delText>
        </w:r>
        <w:r w:rsidR="00724957" w:rsidDel="00674D4C">
          <w:rPr>
            <w:rFonts w:ascii="Arial" w:hAnsi="Arial" w:cs="Arial"/>
            <w:sz w:val="22"/>
            <w:szCs w:val="22"/>
          </w:rPr>
          <w:delText xml:space="preserve">likely </w:delText>
        </w:r>
        <w:r w:rsidR="00102A66" w:rsidDel="00674D4C">
          <w:rPr>
            <w:rFonts w:ascii="Arial" w:hAnsi="Arial" w:cs="Arial"/>
            <w:sz w:val="22"/>
            <w:szCs w:val="22"/>
          </w:rPr>
          <w:delText>status as a satellite of galbut virus or an optional 4</w:delText>
        </w:r>
        <w:r w:rsidR="00102A66" w:rsidRPr="006264D3" w:rsidDel="00674D4C">
          <w:rPr>
            <w:rFonts w:ascii="Arial" w:hAnsi="Arial" w:cs="Arial"/>
            <w:sz w:val="22"/>
            <w:szCs w:val="22"/>
            <w:vertAlign w:val="superscript"/>
          </w:rPr>
          <w:delText>th</w:delText>
        </w:r>
        <w:r w:rsidR="00102A66" w:rsidDel="00674D4C">
          <w:rPr>
            <w:rFonts w:ascii="Arial" w:hAnsi="Arial" w:cs="Arial"/>
            <w:sz w:val="22"/>
            <w:szCs w:val="22"/>
          </w:rPr>
          <w:delText xml:space="preserve"> galbut virus segment</w:delText>
        </w:r>
      </w:del>
      <w:customXmlDelRangeStart w:id="235" w:author="Keene-Snickers,Lexi" w:date="2025-05-21T14:45:00Z"/>
      <w:sdt>
        <w:sdtPr>
          <w:rPr>
            <w:rFonts w:ascii="Arial" w:hAnsi="Arial" w:cs="Arial"/>
            <w:color w:val="000000"/>
            <w:sz w:val="22"/>
            <w:szCs w:val="22"/>
            <w:vertAlign w:val="superscript"/>
          </w:rPr>
          <w:tag w:val="MENDELEY_CITATION_v3_eyJjaXRhdGlvbklEIjoiTUVOREVMRVlfQ0lUQVRJT05fMTkyZDdmOWUtYWMzZi00ZGU0LTkxNWItMmQ5YjExYjM1ZjE0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
          <w:id w:val="-969047500"/>
          <w:placeholder>
            <w:docPart w:val="DefaultPlaceholder_-1854013440"/>
          </w:placeholder>
        </w:sdtPr>
        <w:sdtContent>
          <w:customXmlDelRangeEnd w:id="235"/>
          <w:r w:rsidR="003A14BB" w:rsidRPr="003A14BB">
            <w:rPr>
              <w:rFonts w:ascii="Arial" w:hAnsi="Arial" w:cs="Arial"/>
              <w:color w:val="000000"/>
              <w:sz w:val="22"/>
              <w:szCs w:val="22"/>
              <w:vertAlign w:val="superscript"/>
            </w:rPr>
            <w:t>1,2,9,19</w:t>
          </w:r>
          <w:customXmlDelRangeStart w:id="236" w:author="Keene-Snickers,Lexi" w:date="2025-05-21T14:45:00Z"/>
        </w:sdtContent>
      </w:sdt>
      <w:customXmlDelRangeEnd w:id="236"/>
      <w:del w:id="237" w:author="Keene-Snickers,Lexi" w:date="2025-05-21T14:45:00Z" w16du:dateUtc="2025-05-21T20:45:00Z">
        <w:r w:rsidR="00102A66" w:rsidDel="00674D4C">
          <w:rPr>
            <w:rFonts w:ascii="Arial" w:hAnsi="Arial" w:cs="Arial"/>
            <w:sz w:val="22"/>
            <w:szCs w:val="22"/>
          </w:rPr>
          <w:delText xml:space="preserve">. </w:delText>
        </w:r>
      </w:del>
    </w:p>
    <w:p w14:paraId="485DB341" w14:textId="010D3550" w:rsidR="006264D3" w:rsidDel="00674D4C" w:rsidRDefault="006264D3" w:rsidP="006264D3">
      <w:pPr>
        <w:spacing w:line="360" w:lineRule="auto"/>
        <w:ind w:firstLine="720"/>
        <w:rPr>
          <w:del w:id="238" w:author="Keene-Snickers,Lexi" w:date="2025-05-21T14:45:00Z" w16du:dateUtc="2025-05-21T20:45:00Z"/>
          <w:rFonts w:ascii="Arial" w:hAnsi="Arial" w:cs="Arial"/>
          <w:sz w:val="22"/>
          <w:szCs w:val="22"/>
        </w:rPr>
      </w:pPr>
    </w:p>
    <w:p w14:paraId="03D89D61" w14:textId="5574EF42" w:rsidR="003F690D" w:rsidDel="00674D4C" w:rsidRDefault="00074D5F" w:rsidP="00DA4E1F">
      <w:pPr>
        <w:spacing w:line="360" w:lineRule="auto"/>
        <w:rPr>
          <w:del w:id="239" w:author="Keene-Snickers,Lexi" w:date="2025-05-21T14:45:00Z" w16du:dateUtc="2025-05-21T20:45:00Z"/>
          <w:rFonts w:ascii="Arial" w:hAnsi="Arial" w:cs="Arial"/>
          <w:sz w:val="22"/>
          <w:szCs w:val="22"/>
        </w:rPr>
      </w:pPr>
      <w:del w:id="240" w:author="Keene-Snickers,Lexi" w:date="2025-05-21T14:45:00Z" w16du:dateUtc="2025-05-21T20:45:00Z">
        <w:r w:rsidDel="00674D4C">
          <w:rPr>
            <w:rFonts w:ascii="Arial" w:hAnsi="Arial" w:cs="Arial"/>
            <w:noProof/>
            <w:sz w:val="22"/>
            <w:szCs w:val="22"/>
          </w:rPr>
          <w:drawing>
            <wp:inline distT="0" distB="0" distL="0" distR="0" wp14:anchorId="4A28DA66" wp14:editId="34FD1033">
              <wp:extent cx="5943600" cy="3416300"/>
              <wp:effectExtent l="0" t="0" r="0" b="0"/>
              <wp:docPr id="62462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19"/>
                      <a:stretch>
                        <a:fillRect/>
                      </a:stretch>
                    </pic:blipFill>
                    <pic:spPr>
                      <a:xfrm>
                        <a:off x="0" y="0"/>
                        <a:ext cx="5943600" cy="3416300"/>
                      </a:xfrm>
                      <a:prstGeom prst="rect">
                        <a:avLst/>
                      </a:prstGeom>
                    </pic:spPr>
                  </pic:pic>
                </a:graphicData>
              </a:graphic>
            </wp:inline>
          </w:drawing>
        </w:r>
      </w:del>
    </w:p>
    <w:p w14:paraId="744FB8A9" w14:textId="30DC8622" w:rsidR="00074D5F" w:rsidDel="001B34D8" w:rsidRDefault="00006799" w:rsidP="00081385">
      <w:pPr>
        <w:spacing w:line="360" w:lineRule="auto"/>
        <w:rPr>
          <w:del w:id="241" w:author="Keene-Snickers,Lexi" w:date="2025-05-19T15:31:00Z" w16du:dateUtc="2025-05-19T21:31:00Z"/>
          <w:rFonts w:ascii="Arial" w:hAnsi="Arial" w:cs="Arial"/>
          <w:b/>
          <w:bCs/>
          <w:sz w:val="22"/>
          <w:szCs w:val="22"/>
        </w:rPr>
      </w:pPr>
      <w:del w:id="242" w:author="Keene-Snickers,Lexi" w:date="2025-05-21T14:45:00Z" w16du:dateUtc="2025-05-21T20:45:00Z">
        <w:r w:rsidDel="00674D4C">
          <w:rPr>
            <w:rFonts w:ascii="Arial" w:hAnsi="Arial" w:cs="Arial"/>
            <w:b/>
            <w:bCs/>
            <w:sz w:val="22"/>
            <w:szCs w:val="22"/>
          </w:rPr>
          <w:delText xml:space="preserve">Figure </w:delText>
        </w:r>
        <w:r w:rsidR="00B32DED" w:rsidDel="00674D4C">
          <w:rPr>
            <w:rFonts w:ascii="Arial" w:hAnsi="Arial" w:cs="Arial"/>
            <w:b/>
            <w:bCs/>
            <w:sz w:val="22"/>
            <w:szCs w:val="22"/>
          </w:rPr>
          <w:delText>3</w:delText>
        </w:r>
        <w:r w:rsidDel="00674D4C">
          <w:rPr>
            <w:rFonts w:ascii="Arial" w:hAnsi="Arial" w:cs="Arial"/>
            <w:b/>
            <w:bCs/>
            <w:sz w:val="22"/>
            <w:szCs w:val="22"/>
          </w:rPr>
          <w:delText xml:space="preserve">: </w:delText>
        </w:r>
        <w:r w:rsidR="00813B3C" w:rsidDel="00674D4C">
          <w:rPr>
            <w:rFonts w:ascii="Arial" w:hAnsi="Arial" w:cs="Arial"/>
            <w:b/>
            <w:bCs/>
            <w:sz w:val="22"/>
            <w:szCs w:val="22"/>
          </w:rPr>
          <w:delText>Galbut virus c</w:delText>
        </w:r>
        <w:r w:rsidDel="00674D4C">
          <w:rPr>
            <w:rFonts w:ascii="Arial" w:hAnsi="Arial" w:cs="Arial"/>
            <w:b/>
            <w:bCs/>
            <w:sz w:val="22"/>
            <w:szCs w:val="22"/>
          </w:rPr>
          <w:delText xml:space="preserve">oinfection </w:delText>
        </w:r>
        <w:r w:rsidR="00813B3C" w:rsidDel="00674D4C">
          <w:rPr>
            <w:rFonts w:ascii="Arial" w:hAnsi="Arial" w:cs="Arial"/>
            <w:b/>
            <w:bCs/>
            <w:sz w:val="22"/>
            <w:szCs w:val="22"/>
          </w:rPr>
          <w:delText xml:space="preserve">is common and </w:delText>
        </w:r>
        <w:r w:rsidDel="00674D4C">
          <w:rPr>
            <w:rFonts w:ascii="Arial" w:hAnsi="Arial" w:cs="Arial"/>
            <w:b/>
            <w:bCs/>
            <w:sz w:val="22"/>
            <w:szCs w:val="22"/>
          </w:rPr>
          <w:delText>does not require</w:delText>
        </w:r>
        <w:r w:rsidR="00764BF7" w:rsidDel="00674D4C">
          <w:rPr>
            <w:rFonts w:ascii="Arial" w:hAnsi="Arial" w:cs="Arial"/>
            <w:b/>
            <w:bCs/>
            <w:sz w:val="22"/>
            <w:szCs w:val="22"/>
          </w:rPr>
          <w:delText xml:space="preserve"> complete sets of</w:delText>
        </w:r>
        <w:r w:rsidDel="00674D4C">
          <w:rPr>
            <w:rFonts w:ascii="Arial" w:hAnsi="Arial" w:cs="Arial"/>
            <w:b/>
            <w:bCs/>
            <w:sz w:val="22"/>
            <w:szCs w:val="22"/>
          </w:rPr>
          <w:delText xml:space="preserve"> all three segments.</w:delText>
        </w:r>
        <w:r w:rsidR="00B32DED" w:rsidDel="00674D4C">
          <w:rPr>
            <w:rFonts w:ascii="Arial" w:hAnsi="Arial" w:cs="Arial"/>
            <w:sz w:val="22"/>
            <w:szCs w:val="22"/>
          </w:rPr>
          <w:delText xml:space="preserve"> Heatmaps depicting the number of sequences </w:delText>
        </w:r>
        <w:r w:rsidR="00AB7EF8" w:rsidDel="00674D4C">
          <w:rPr>
            <w:rFonts w:ascii="Arial" w:hAnsi="Arial" w:cs="Arial"/>
            <w:sz w:val="22"/>
            <w:szCs w:val="22"/>
          </w:rPr>
          <w:delText>recovered for</w:delText>
        </w:r>
        <w:r w:rsidR="00B32DED" w:rsidDel="00674D4C">
          <w:rPr>
            <w:rFonts w:ascii="Arial" w:hAnsi="Arial" w:cs="Arial"/>
            <w:sz w:val="22"/>
            <w:szCs w:val="22"/>
          </w:rPr>
          <w:delText xml:space="preserve"> each segment</w:delText>
        </w:r>
        <w:r w:rsidR="00603970" w:rsidDel="00674D4C">
          <w:rPr>
            <w:rFonts w:ascii="Arial" w:hAnsi="Arial" w:cs="Arial"/>
            <w:sz w:val="22"/>
            <w:szCs w:val="22"/>
          </w:rPr>
          <w:delText xml:space="preserve"> for </w:delText>
        </w:r>
        <w:r w:rsidR="0029546A" w:rsidDel="00674D4C">
          <w:rPr>
            <w:rFonts w:ascii="Arial" w:hAnsi="Arial" w:cs="Arial"/>
            <w:sz w:val="22"/>
            <w:szCs w:val="22"/>
          </w:rPr>
          <w:delText xml:space="preserve">(A) </w:delText>
        </w:r>
        <w:r w:rsidR="00603970" w:rsidDel="00674D4C">
          <w:rPr>
            <w:rFonts w:ascii="Arial" w:hAnsi="Arial" w:cs="Arial"/>
            <w:sz w:val="22"/>
            <w:szCs w:val="22"/>
          </w:rPr>
          <w:delText xml:space="preserve">samples with </w:delText>
        </w:r>
        <w:r w:rsidR="003D4DA6" w:rsidDel="00674D4C">
          <w:rPr>
            <w:rFonts w:ascii="Arial" w:hAnsi="Arial" w:cs="Arial"/>
            <w:sz w:val="22"/>
            <w:szCs w:val="22"/>
          </w:rPr>
          <w:delText>evidence of</w:delText>
        </w:r>
        <w:r w:rsidR="00603970" w:rsidDel="00674D4C">
          <w:rPr>
            <w:rFonts w:ascii="Arial" w:hAnsi="Arial" w:cs="Arial"/>
            <w:sz w:val="22"/>
            <w:szCs w:val="22"/>
          </w:rPr>
          <w:delText xml:space="preserve"> coinfectio</w:delText>
        </w:r>
        <w:r w:rsidR="0029546A" w:rsidDel="00674D4C">
          <w:rPr>
            <w:rFonts w:ascii="Arial" w:hAnsi="Arial" w:cs="Arial"/>
            <w:sz w:val="22"/>
            <w:szCs w:val="22"/>
          </w:rPr>
          <w:delText>n,</w:delText>
        </w:r>
        <w:r w:rsidR="00603970" w:rsidDel="00674D4C">
          <w:rPr>
            <w:rFonts w:ascii="Arial" w:hAnsi="Arial" w:cs="Arial"/>
            <w:sz w:val="22"/>
            <w:szCs w:val="22"/>
          </w:rPr>
          <w:delText xml:space="preserve"> or</w:delText>
        </w:r>
        <w:r w:rsidR="0029546A" w:rsidDel="00674D4C">
          <w:rPr>
            <w:rFonts w:ascii="Arial" w:hAnsi="Arial" w:cs="Arial"/>
            <w:sz w:val="22"/>
            <w:szCs w:val="22"/>
          </w:rPr>
          <w:delText xml:space="preserve"> (B)</w:delText>
        </w:r>
        <w:r w:rsidR="005C2AA0" w:rsidDel="00674D4C">
          <w:rPr>
            <w:rFonts w:ascii="Arial" w:hAnsi="Arial" w:cs="Arial"/>
            <w:sz w:val="22"/>
            <w:szCs w:val="22"/>
          </w:rPr>
          <w:delText xml:space="preserve"> samples</w:delText>
        </w:r>
        <w:r w:rsidR="00603970" w:rsidDel="00674D4C">
          <w:rPr>
            <w:rFonts w:ascii="Arial" w:hAnsi="Arial" w:cs="Arial"/>
            <w:sz w:val="22"/>
            <w:szCs w:val="22"/>
          </w:rPr>
          <w:delText xml:space="preserve"> with no evidence </w:delText>
        </w:r>
        <w:r w:rsidR="003D4DA6" w:rsidDel="00674D4C">
          <w:rPr>
            <w:rFonts w:ascii="Arial" w:hAnsi="Arial" w:cs="Arial"/>
            <w:sz w:val="22"/>
            <w:szCs w:val="22"/>
          </w:rPr>
          <w:delText xml:space="preserve">of </w:delText>
        </w:r>
        <w:r w:rsidR="00603970" w:rsidDel="00674D4C">
          <w:rPr>
            <w:rFonts w:ascii="Arial" w:hAnsi="Arial" w:cs="Arial"/>
            <w:sz w:val="22"/>
            <w:szCs w:val="22"/>
          </w:rPr>
          <w:delText xml:space="preserve">coinfection. </w:delText>
        </w:r>
        <w:r w:rsidR="00A94DFE" w:rsidDel="00674D4C">
          <w:rPr>
            <w:rFonts w:ascii="Arial" w:hAnsi="Arial" w:cs="Arial"/>
            <w:sz w:val="22"/>
            <w:szCs w:val="22"/>
          </w:rPr>
          <w:delText xml:space="preserve">Asterisks (*) indicate </w:delText>
        </w:r>
        <w:r w:rsidR="00930369" w:rsidDel="00674D4C">
          <w:rPr>
            <w:rFonts w:ascii="Arial" w:hAnsi="Arial" w:cs="Arial"/>
            <w:sz w:val="22"/>
            <w:szCs w:val="22"/>
          </w:rPr>
          <w:delText xml:space="preserve">partial sequences </w:delText>
        </w:r>
        <w:r w:rsidR="006722AC" w:rsidDel="00674D4C">
          <w:rPr>
            <w:rFonts w:ascii="Arial" w:hAnsi="Arial" w:cs="Arial"/>
            <w:sz w:val="22"/>
            <w:szCs w:val="22"/>
          </w:rPr>
          <w:delText>where</w:delText>
        </w:r>
        <w:r w:rsidR="00930369" w:rsidDel="00674D4C">
          <w:rPr>
            <w:rFonts w:ascii="Arial" w:hAnsi="Arial" w:cs="Arial"/>
            <w:sz w:val="22"/>
            <w:szCs w:val="22"/>
          </w:rPr>
          <w:delText xml:space="preserve"> coverage </w:delText>
        </w:r>
        <w:r w:rsidR="006722AC" w:rsidDel="00674D4C">
          <w:rPr>
            <w:rFonts w:ascii="Arial" w:hAnsi="Arial" w:cs="Arial"/>
            <w:sz w:val="22"/>
            <w:szCs w:val="22"/>
          </w:rPr>
          <w:delText xml:space="preserve">was not sufficient to </w:delText>
        </w:r>
        <w:r w:rsidR="00930369" w:rsidDel="00674D4C">
          <w:rPr>
            <w:rFonts w:ascii="Arial" w:hAnsi="Arial" w:cs="Arial"/>
            <w:sz w:val="22"/>
            <w:szCs w:val="22"/>
          </w:rPr>
          <w:delText>recover coding-complete sequences</w:delText>
        </w:r>
        <w:r w:rsidR="00A94DFE" w:rsidDel="00674D4C">
          <w:rPr>
            <w:rFonts w:ascii="Arial" w:hAnsi="Arial" w:cs="Arial"/>
            <w:sz w:val="22"/>
            <w:szCs w:val="22"/>
          </w:rPr>
          <w:delText>.</w:delText>
        </w:r>
      </w:del>
    </w:p>
    <w:p w14:paraId="660A740A" w14:textId="77777777" w:rsidR="001B34D8" w:rsidRDefault="001B34D8" w:rsidP="00081385">
      <w:pPr>
        <w:spacing w:line="360" w:lineRule="auto"/>
        <w:rPr>
          <w:ins w:id="243" w:author="Keene-Snickers,Lexi" w:date="2025-05-19T15:31:00Z" w16du:dateUtc="2025-05-19T21:31:00Z"/>
          <w:rFonts w:ascii="Arial" w:hAnsi="Arial" w:cs="Arial"/>
          <w:sz w:val="22"/>
          <w:szCs w:val="22"/>
        </w:rPr>
      </w:pPr>
    </w:p>
    <w:p w14:paraId="2F7FE59B" w14:textId="77777777" w:rsidR="007C5AA4" w:rsidDel="001B34D8" w:rsidRDefault="007C5AA4" w:rsidP="00081385">
      <w:pPr>
        <w:spacing w:line="360" w:lineRule="auto"/>
        <w:rPr>
          <w:del w:id="244" w:author="Keene-Snickers,Lexi" w:date="2025-05-19T15:31:00Z" w16du:dateUtc="2025-05-19T21:31:00Z"/>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63C167C4"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Pr>
          <w:rFonts w:ascii="Arial" w:hAnsi="Arial" w:cs="Arial"/>
          <w:sz w:val="22"/>
          <w:szCs w:val="22"/>
        </w:rPr>
        <w:t>.</w:t>
      </w:r>
      <w:r w:rsidR="0035280A">
        <w:rPr>
          <w:rFonts w:ascii="Arial" w:hAnsi="Arial" w:cs="Arial"/>
          <w:sz w:val="22"/>
          <w:szCs w:val="22"/>
        </w:rPr>
        <w:t xml:space="preserve"> To be included, existing sequences had to derive from a</w:t>
      </w:r>
      <w:r w:rsidR="007C5AA4">
        <w:rPr>
          <w:rFonts w:ascii="Arial" w:hAnsi="Arial" w:cs="Arial"/>
          <w:sz w:val="22"/>
          <w:szCs w:val="22"/>
        </w:rPr>
        <w:t xml:space="preserve"> single fly (not a pool</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071E93">
        <w:rPr>
          <w:rFonts w:ascii="Arial" w:hAnsi="Arial" w:cs="Arial"/>
          <w:sz w:val="22"/>
          <w:szCs w:val="22"/>
        </w:rPr>
        <w:t xml:space="preserve">previously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3A14BB" w:rsidRPr="003A14BB">
            <w:rPr>
              <w:rFonts w:ascii="Arial" w:hAnsi="Arial" w:cs="Arial"/>
              <w:color w:val="000000"/>
              <w:sz w:val="22"/>
              <w:szCs w:val="22"/>
              <w:vertAlign w:val="superscript"/>
            </w:rPr>
            <w:t>9</w:t>
          </w:r>
        </w:sdtContent>
      </w:sdt>
      <w:r w:rsidR="0035280A">
        <w:rPr>
          <w:rFonts w:ascii="Arial" w:hAnsi="Arial" w:cs="Arial"/>
          <w:sz w:val="22"/>
          <w:szCs w:val="22"/>
        </w:rPr>
        <w:t xml:space="preserve">. </w:t>
      </w:r>
      <w:r w:rsidR="00806DC7">
        <w:rPr>
          <w:rFonts w:ascii="Arial" w:hAnsi="Arial" w:cs="Arial"/>
          <w:sz w:val="22"/>
          <w:szCs w:val="22"/>
        </w:rPr>
        <w:t xml:space="preserve">These new </w:t>
      </w:r>
      <w:r w:rsidR="00806DC7">
        <w:rPr>
          <w:rFonts w:ascii="Arial" w:hAnsi="Arial" w:cs="Arial"/>
          <w:sz w:val="22"/>
          <w:szCs w:val="22"/>
        </w:rPr>
        <w:lastRenderedPageBreak/>
        <w:t xml:space="preserve">Australian </w:t>
      </w:r>
      <w:r w:rsidR="009E5AF8">
        <w:rPr>
          <w:rFonts w:ascii="Arial" w:hAnsi="Arial" w:cs="Arial"/>
          <w:sz w:val="22"/>
          <w:szCs w:val="22"/>
        </w:rPr>
        <w:t xml:space="preserve">RNA 2 and RNA 3 </w:t>
      </w:r>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598B341D"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 xml:space="preserve">. </w:t>
      </w:r>
      <w:r w:rsidR="00DB5E87">
        <w:rPr>
          <w:rFonts w:ascii="Arial" w:hAnsi="Arial" w:cs="Arial"/>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DB5E87">
        <w:rPr>
          <w:rFonts w:ascii="Arial" w:hAnsi="Arial" w:cs="Arial"/>
          <w:sz w:val="22"/>
          <w:szCs w:val="22"/>
        </w:rPr>
        <w:t xml:space="preserve">.  </w:t>
      </w:r>
      <w:commentRangeStart w:id="245"/>
      <w:del w:id="246" w:author="Keene-Snickers,Lexi" w:date="2025-05-19T15:33:00Z" w16du:dateUtc="2025-05-19T21:33:00Z">
        <w:r w:rsidR="00DB5E87" w:rsidDel="001B34D8">
          <w:rPr>
            <w:rFonts w:ascii="Arial" w:hAnsi="Arial" w:cs="Arial"/>
            <w:sz w:val="22"/>
            <w:szCs w:val="22"/>
          </w:rPr>
          <w:delText>Following existing convention</w:delText>
        </w:r>
        <w:commentRangeEnd w:id="245"/>
        <w:r w:rsidR="009E5AF8" w:rsidDel="001B34D8">
          <w:rPr>
            <w:rStyle w:val="CommentReference"/>
          </w:rPr>
          <w:commentReference w:id="245"/>
        </w:r>
        <w:r w:rsidR="00DB5E87" w:rsidDel="001B34D8">
          <w:rPr>
            <w:rFonts w:ascii="Arial" w:hAnsi="Arial" w:cs="Arial"/>
            <w:sz w:val="22"/>
            <w:szCs w:val="22"/>
          </w:rPr>
          <w:delText>, we</w:delText>
        </w:r>
      </w:del>
      <w:ins w:id="247" w:author="Keene-Snickers,Lexi" w:date="2025-05-19T15:33:00Z" w16du:dateUtc="2025-05-19T21:33:00Z">
        <w:r w:rsidR="001B34D8">
          <w:rPr>
            <w:rFonts w:ascii="Arial" w:hAnsi="Arial" w:cs="Arial"/>
            <w:sz w:val="22"/>
            <w:szCs w:val="22"/>
          </w:rPr>
          <w:t>We</w:t>
        </w:r>
      </w:ins>
      <w:r w:rsidR="005A77AB">
        <w:rPr>
          <w:rFonts w:ascii="Arial" w:hAnsi="Arial" w:cs="Arial"/>
          <w:sz w:val="22"/>
          <w:szCs w:val="22"/>
        </w:rPr>
        <w:t xml:space="preserve"> </w:t>
      </w:r>
      <w:ins w:id="248" w:author="Keene-Snickers,Lexi" w:date="2025-05-19T15:33:00Z" w16du:dateUtc="2025-05-19T21:33:00Z">
        <w:r w:rsidR="001B34D8">
          <w:rPr>
            <w:rFonts w:ascii="Arial" w:hAnsi="Arial" w:cs="Arial"/>
            <w:sz w:val="22"/>
            <w:szCs w:val="22"/>
          </w:rPr>
          <w:t xml:space="preserve">updated the clade naming scheme to include Drosophila species. The clades are now </w:t>
        </w:r>
      </w:ins>
      <w:r w:rsidR="005A77AB">
        <w:rPr>
          <w:rFonts w:ascii="Arial" w:hAnsi="Arial" w:cs="Arial"/>
          <w:sz w:val="22"/>
          <w:szCs w:val="22"/>
        </w:rPr>
        <w:t>termed</w:t>
      </w:r>
      <w:r w:rsidR="0094697A">
        <w:rPr>
          <w:rFonts w:ascii="Arial" w:hAnsi="Arial" w:cs="Arial"/>
          <w:sz w:val="22"/>
          <w:szCs w:val="22"/>
        </w:rPr>
        <w:t xml:space="preserve"> </w:t>
      </w:r>
      <w:del w:id="249" w:author="Keene-Snickers,Lexi" w:date="2025-05-19T15:34:00Z" w16du:dateUtc="2025-05-19T21:34:00Z">
        <w:r w:rsidR="00DB5E87" w:rsidDel="001B34D8">
          <w:rPr>
            <w:rFonts w:ascii="Arial" w:hAnsi="Arial" w:cs="Arial"/>
            <w:sz w:val="22"/>
            <w:szCs w:val="22"/>
          </w:rPr>
          <w:delText xml:space="preserve">the two </w:delText>
        </w:r>
        <w:r w:rsidR="00DB5E87" w:rsidRPr="006264D3" w:rsidDel="001B34D8">
          <w:rPr>
            <w:rFonts w:ascii="Arial" w:hAnsi="Arial" w:cs="Arial"/>
            <w:i/>
            <w:iCs/>
            <w:sz w:val="22"/>
            <w:szCs w:val="22"/>
          </w:rPr>
          <w:delText>D. melanogaster</w:delText>
        </w:r>
        <w:r w:rsidR="00DB5E87" w:rsidDel="001B34D8">
          <w:rPr>
            <w:rFonts w:ascii="Arial" w:hAnsi="Arial" w:cs="Arial"/>
            <w:sz w:val="22"/>
            <w:szCs w:val="22"/>
          </w:rPr>
          <w:delText xml:space="preserve"> clades </w:delText>
        </w:r>
      </w:del>
      <w:proofErr w:type="spellStart"/>
      <w:ins w:id="250" w:author="Keene-Snickers,Lexi" w:date="2025-05-19T15:33:00Z" w16du:dateUtc="2025-05-19T21:33:00Z">
        <w:r w:rsidR="001B34D8">
          <w:rPr>
            <w:rFonts w:ascii="Arial" w:hAnsi="Arial" w:cs="Arial"/>
            <w:sz w:val="22"/>
            <w:szCs w:val="22"/>
          </w:rPr>
          <w:t>mel</w:t>
        </w:r>
      </w:ins>
      <w:del w:id="251" w:author="Keene-Snickers,Lexi" w:date="2025-05-19T15:33:00Z" w16du:dateUtc="2025-05-19T21:33:00Z">
        <w:r w:rsidR="0094697A" w:rsidDel="001B34D8">
          <w:rPr>
            <w:rFonts w:ascii="Arial" w:hAnsi="Arial" w:cs="Arial"/>
            <w:sz w:val="22"/>
            <w:szCs w:val="22"/>
          </w:rPr>
          <w:delText xml:space="preserve">clade </w:delText>
        </w:r>
      </w:del>
      <w:r w:rsidR="0094697A">
        <w:rPr>
          <w:rFonts w:ascii="Arial" w:hAnsi="Arial" w:cs="Arial"/>
          <w:sz w:val="22"/>
          <w:szCs w:val="22"/>
        </w:rPr>
        <w:t>A</w:t>
      </w:r>
      <w:proofErr w:type="spellEnd"/>
      <w:ins w:id="252" w:author="Keene-Snickers,Lexi" w:date="2025-05-19T15:34:00Z" w16du:dateUtc="2025-05-19T21:34:00Z">
        <w:r w:rsidR="001B34D8">
          <w:rPr>
            <w:rFonts w:ascii="Arial" w:hAnsi="Arial" w:cs="Arial"/>
            <w:sz w:val="22"/>
            <w:szCs w:val="22"/>
          </w:rPr>
          <w:t xml:space="preserve">, </w:t>
        </w:r>
      </w:ins>
      <w:del w:id="253" w:author="Keene-Snickers,Lexi" w:date="2025-05-19T15:34:00Z" w16du:dateUtc="2025-05-19T21:34:00Z">
        <w:r w:rsidR="00DB5E87" w:rsidDel="001B34D8">
          <w:rPr>
            <w:rFonts w:ascii="Arial" w:hAnsi="Arial" w:cs="Arial"/>
            <w:sz w:val="22"/>
            <w:szCs w:val="22"/>
          </w:rPr>
          <w:delText xml:space="preserve"> and </w:delText>
        </w:r>
      </w:del>
      <w:proofErr w:type="spellStart"/>
      <w:ins w:id="254" w:author="Keene-Snickers,Lexi" w:date="2025-05-19T15:33:00Z" w16du:dateUtc="2025-05-19T21:33:00Z">
        <w:r w:rsidR="001B34D8">
          <w:rPr>
            <w:rFonts w:ascii="Arial" w:hAnsi="Arial" w:cs="Arial"/>
            <w:sz w:val="22"/>
            <w:szCs w:val="22"/>
          </w:rPr>
          <w:t>mel</w:t>
        </w:r>
      </w:ins>
      <w:del w:id="255" w:author="Keene-Snickers,Lexi" w:date="2025-05-19T15:33:00Z" w16du:dateUtc="2025-05-19T21:33:00Z">
        <w:r w:rsidR="0094697A" w:rsidDel="001B34D8">
          <w:rPr>
            <w:rFonts w:ascii="Arial" w:hAnsi="Arial" w:cs="Arial"/>
            <w:sz w:val="22"/>
            <w:szCs w:val="22"/>
          </w:rPr>
          <w:delText xml:space="preserve">clade </w:delText>
        </w:r>
      </w:del>
      <w:r w:rsidR="0094697A">
        <w:rPr>
          <w:rFonts w:ascii="Arial" w:hAnsi="Arial" w:cs="Arial"/>
          <w:sz w:val="22"/>
          <w:szCs w:val="22"/>
        </w:rPr>
        <w:t>B</w:t>
      </w:r>
      <w:proofErr w:type="spellEnd"/>
      <w:ins w:id="256" w:author="Keene-Snickers,Lexi" w:date="2025-05-19T15:36:00Z" w16du:dateUtc="2025-05-19T21:36:00Z">
        <w:r w:rsidR="001B34D8">
          <w:rPr>
            <w:rFonts w:ascii="Arial" w:hAnsi="Arial" w:cs="Arial"/>
            <w:sz w:val="22"/>
            <w:szCs w:val="22"/>
          </w:rPr>
          <w:t>,</w:t>
        </w:r>
      </w:ins>
      <w:ins w:id="257" w:author="Keene-Snickers,Lexi" w:date="2025-05-19T15:34:00Z" w16du:dateUtc="2025-05-19T21:34:00Z">
        <w:r w:rsidR="001B34D8">
          <w:rPr>
            <w:rFonts w:ascii="Arial" w:hAnsi="Arial" w:cs="Arial"/>
            <w:sz w:val="22"/>
            <w:szCs w:val="22"/>
          </w:rPr>
          <w:t xml:space="preserve"> and </w:t>
        </w:r>
        <w:proofErr w:type="spellStart"/>
        <w:r w:rsidR="001B34D8">
          <w:rPr>
            <w:rFonts w:ascii="Arial" w:hAnsi="Arial" w:cs="Arial"/>
            <w:sz w:val="22"/>
            <w:szCs w:val="22"/>
          </w:rPr>
          <w:t>simA</w:t>
        </w:r>
      </w:ins>
      <w:proofErr w:type="spellEnd"/>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xml:space="preserve">. </w:t>
      </w:r>
      <w:ins w:id="258" w:author="Keene-Snickers,Lexi" w:date="2025-05-21T14:45:00Z" w16du:dateUtc="2025-05-21T20:45:00Z">
        <w:r w:rsidR="00674D4C">
          <w:rPr>
            <w:rFonts w:ascii="Arial" w:hAnsi="Arial" w:cs="Arial"/>
            <w:b/>
            <w:bCs/>
            <w:sz w:val="22"/>
            <w:szCs w:val="22"/>
          </w:rPr>
          <w:t xml:space="preserve">3, </w:t>
        </w:r>
      </w:ins>
      <w:r w:rsidR="006558CD" w:rsidRPr="006558CD">
        <w:rPr>
          <w:rFonts w:ascii="Arial" w:hAnsi="Arial" w:cs="Arial"/>
          <w:b/>
          <w:bCs/>
          <w:sz w:val="22"/>
          <w:szCs w:val="22"/>
        </w:rPr>
        <w:t>4</w:t>
      </w:r>
      <w:ins w:id="259" w:author="Keene-Snickers,Lexi" w:date="2025-05-19T15:34:00Z" w16du:dateUtc="2025-05-19T21:34:00Z">
        <w:r w:rsidR="001B34D8">
          <w:rPr>
            <w:rFonts w:ascii="Arial" w:hAnsi="Arial" w:cs="Arial"/>
            <w:b/>
            <w:bCs/>
            <w:sz w:val="22"/>
            <w:szCs w:val="22"/>
          </w:rPr>
          <w:t>,</w:t>
        </w:r>
      </w:ins>
      <w:ins w:id="260" w:author="Keene-Snickers,Lexi" w:date="2025-05-21T14:45:00Z" w16du:dateUtc="2025-05-21T20:45:00Z">
        <w:r w:rsidR="00674D4C">
          <w:rPr>
            <w:rFonts w:ascii="Arial" w:hAnsi="Arial" w:cs="Arial"/>
            <w:b/>
            <w:bCs/>
            <w:sz w:val="22"/>
            <w:szCs w:val="22"/>
          </w:rPr>
          <w:t xml:space="preserve"> &amp;</w:t>
        </w:r>
      </w:ins>
      <w:del w:id="261" w:author="Keene-Snickers,Lexi" w:date="2025-05-19T15:34:00Z" w16du:dateUtc="2025-05-19T21:34:00Z">
        <w:r w:rsidR="006558CD" w:rsidRPr="006558CD" w:rsidDel="001B34D8">
          <w:rPr>
            <w:rFonts w:ascii="Arial" w:hAnsi="Arial" w:cs="Arial"/>
            <w:b/>
            <w:bCs/>
            <w:sz w:val="22"/>
            <w:szCs w:val="22"/>
          </w:rPr>
          <w:delText xml:space="preserve"> &amp;</w:delText>
        </w:r>
      </w:del>
      <w:r w:rsidR="006558CD" w:rsidRPr="006558CD">
        <w:rPr>
          <w:rFonts w:ascii="Arial" w:hAnsi="Arial" w:cs="Arial"/>
          <w:b/>
          <w:bCs/>
          <w:sz w:val="22"/>
          <w:szCs w:val="22"/>
        </w:rPr>
        <w:t xml:space="preserve">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3A14BB" w:rsidRPr="003A14BB">
            <w:rPr>
              <w:rFonts w:ascii="Arial" w:hAnsi="Arial" w:cs="Arial"/>
              <w:color w:val="000000"/>
              <w:sz w:val="22"/>
              <w:szCs w:val="22"/>
              <w:vertAlign w:val="superscript"/>
            </w:rPr>
            <w:t>12</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we named</w:t>
      </w:r>
      <w:r w:rsidR="009F0D35">
        <w:rPr>
          <w:rFonts w:ascii="Arial" w:hAnsi="Arial" w:cs="Arial"/>
          <w:color w:val="000000"/>
          <w:sz w:val="22"/>
          <w:szCs w:val="22"/>
        </w:rPr>
        <w:t xml:space="preserve"> </w:t>
      </w:r>
      <w:ins w:id="262" w:author="Keene-Snickers,Lexi" w:date="2025-05-19T15:34:00Z" w16du:dateUtc="2025-05-19T21:34:00Z">
        <w:r w:rsidR="001B34D8">
          <w:rPr>
            <w:rFonts w:ascii="Arial" w:hAnsi="Arial" w:cs="Arial"/>
            <w:color w:val="000000"/>
            <w:sz w:val="22"/>
            <w:szCs w:val="22"/>
          </w:rPr>
          <w:t>mel</w:t>
        </w:r>
      </w:ins>
      <w:r w:rsidR="0094697A">
        <w:rPr>
          <w:rFonts w:ascii="Arial" w:hAnsi="Arial" w:cs="Arial"/>
          <w:color w:val="000000"/>
          <w:sz w:val="22"/>
          <w:szCs w:val="22"/>
        </w:rPr>
        <w:t xml:space="preserve">B.1 and </w:t>
      </w:r>
      <w:ins w:id="263" w:author="Keene-Snickers,Lexi" w:date="2025-05-19T15:34:00Z" w16du:dateUtc="2025-05-19T21:34:00Z">
        <w:r w:rsidR="001B34D8">
          <w:rPr>
            <w:rFonts w:ascii="Arial" w:hAnsi="Arial" w:cs="Arial"/>
            <w:color w:val="000000"/>
            <w:sz w:val="22"/>
            <w:szCs w:val="22"/>
          </w:rPr>
          <w:t>mel</w:t>
        </w:r>
      </w:ins>
      <w:r w:rsidR="0094697A">
        <w:rPr>
          <w:rFonts w:ascii="Arial" w:hAnsi="Arial" w:cs="Arial"/>
          <w:color w:val="000000"/>
          <w:sz w:val="22"/>
          <w:szCs w:val="22"/>
        </w:rPr>
        <w:t xml:space="preserve">B.2 </w:t>
      </w:r>
      <w:r w:rsidR="006558CD">
        <w:rPr>
          <w:rFonts w:ascii="Arial" w:hAnsi="Arial" w:cs="Arial"/>
          <w:color w:val="000000"/>
          <w:sz w:val="22"/>
          <w:szCs w:val="22"/>
        </w:rPr>
        <w:t>(</w:t>
      </w:r>
      <w:r w:rsidR="006558CD" w:rsidRPr="006558CD">
        <w:rPr>
          <w:rFonts w:ascii="Arial" w:hAnsi="Arial" w:cs="Arial"/>
          <w:b/>
          <w:bCs/>
          <w:color w:val="000000"/>
          <w:sz w:val="22"/>
          <w:szCs w:val="22"/>
        </w:rPr>
        <w:t>Fig</w:t>
      </w:r>
      <w:r w:rsidR="00CD0AF9">
        <w:rPr>
          <w:rFonts w:ascii="Arial" w:hAnsi="Arial" w:cs="Arial"/>
          <w:b/>
          <w:bCs/>
          <w:color w:val="000000"/>
          <w:sz w:val="22"/>
          <w:szCs w:val="22"/>
        </w:rPr>
        <w:t>s</w:t>
      </w:r>
      <w:r w:rsidR="006558CD" w:rsidRPr="006558CD">
        <w:rPr>
          <w:rFonts w:ascii="Arial" w:hAnsi="Arial" w:cs="Arial"/>
          <w:b/>
          <w:bCs/>
          <w:color w:val="000000"/>
          <w:sz w:val="22"/>
          <w:szCs w:val="22"/>
        </w:rPr>
        <w:t xml:space="preserve">. </w:t>
      </w:r>
      <w:ins w:id="264" w:author="Keene-Snickers,Lexi" w:date="2025-05-21T14:45:00Z" w16du:dateUtc="2025-05-21T20:45:00Z">
        <w:r w:rsidR="00674D4C">
          <w:rPr>
            <w:rFonts w:ascii="Arial" w:hAnsi="Arial" w:cs="Arial"/>
            <w:b/>
            <w:bCs/>
            <w:color w:val="000000"/>
            <w:sz w:val="22"/>
            <w:szCs w:val="22"/>
          </w:rPr>
          <w:t>3</w:t>
        </w:r>
      </w:ins>
      <w:del w:id="265" w:author="Keene-Snickers,Lexi" w:date="2025-05-21T14:45:00Z" w16du:dateUtc="2025-05-21T20:45:00Z">
        <w:r w:rsidR="00CD0AF9" w:rsidDel="00674D4C">
          <w:rPr>
            <w:rFonts w:ascii="Arial" w:hAnsi="Arial" w:cs="Arial"/>
            <w:b/>
            <w:bCs/>
            <w:color w:val="000000"/>
            <w:sz w:val="22"/>
            <w:szCs w:val="22"/>
          </w:rPr>
          <w:delText>4</w:delText>
        </w:r>
      </w:del>
      <w:r w:rsidR="00CD0AF9">
        <w:rPr>
          <w:rFonts w:ascii="Arial" w:hAnsi="Arial" w:cs="Arial"/>
          <w:b/>
          <w:bCs/>
          <w:color w:val="000000"/>
          <w:sz w:val="22"/>
          <w:szCs w:val="22"/>
        </w:rPr>
        <w:t xml:space="preserve"> &amp; </w:t>
      </w:r>
      <w:ins w:id="266" w:author="Keene-Snickers,Lexi" w:date="2025-05-21T14:45:00Z" w16du:dateUtc="2025-05-21T20:45:00Z">
        <w:r w:rsidR="00674D4C">
          <w:rPr>
            <w:rFonts w:ascii="Arial" w:hAnsi="Arial" w:cs="Arial"/>
            <w:b/>
            <w:bCs/>
            <w:color w:val="000000"/>
            <w:sz w:val="22"/>
            <w:szCs w:val="22"/>
          </w:rPr>
          <w:t>4</w:t>
        </w:r>
      </w:ins>
      <w:del w:id="267" w:author="Keene-Snickers,Lexi" w:date="2025-05-21T14:45:00Z" w16du:dateUtc="2025-05-21T20:45:00Z">
        <w:r w:rsidR="00CD0AF9" w:rsidDel="00674D4C">
          <w:rPr>
            <w:rFonts w:ascii="Arial" w:hAnsi="Arial" w:cs="Arial"/>
            <w:b/>
            <w:bCs/>
            <w:color w:val="000000"/>
            <w:sz w:val="22"/>
            <w:szCs w:val="22"/>
          </w:rPr>
          <w:delText>5</w:delText>
        </w:r>
      </w:del>
      <w:r w:rsidR="006558CD">
        <w:rPr>
          <w:rFonts w:ascii="Arial" w:hAnsi="Arial" w:cs="Arial"/>
          <w:color w:val="000000"/>
          <w:sz w:val="22"/>
          <w:szCs w:val="22"/>
        </w:rPr>
        <w:t xml:space="preserve">). </w:t>
      </w:r>
      <w:r w:rsidR="00CD0AF9">
        <w:rPr>
          <w:rFonts w:ascii="Arial" w:hAnsi="Arial" w:cs="Arial"/>
          <w:color w:val="000000"/>
          <w:sz w:val="22"/>
          <w:szCs w:val="22"/>
        </w:rPr>
        <w:t>RNA 3 also had three major genotype</w:t>
      </w:r>
      <w:r w:rsidR="001F040E">
        <w:rPr>
          <w:rFonts w:ascii="Arial" w:hAnsi="Arial" w:cs="Arial"/>
          <w:color w:val="000000"/>
          <w:sz w:val="22"/>
          <w:szCs w:val="22"/>
        </w:rPr>
        <w:t xml:space="preserve">s, including </w:t>
      </w:r>
      <w:r w:rsidR="00CD0AF9">
        <w:rPr>
          <w:rFonts w:ascii="Arial" w:hAnsi="Arial" w:cs="Arial"/>
          <w:color w:val="000000"/>
          <w:sz w:val="22"/>
          <w:szCs w:val="22"/>
        </w:rPr>
        <w:t>subclade</w:t>
      </w:r>
      <w:r w:rsidR="001F040E">
        <w:rPr>
          <w:rFonts w:ascii="Arial" w:hAnsi="Arial" w:cs="Arial"/>
          <w:color w:val="000000"/>
          <w:sz w:val="22"/>
          <w:szCs w:val="22"/>
        </w:rPr>
        <w:t>s</w:t>
      </w:r>
      <w:r w:rsidR="00CD0AF9">
        <w:rPr>
          <w:rFonts w:ascii="Arial" w:hAnsi="Arial" w:cs="Arial"/>
          <w:color w:val="000000"/>
          <w:sz w:val="22"/>
          <w:szCs w:val="22"/>
        </w:rPr>
        <w:t xml:space="preserve"> </w:t>
      </w:r>
      <w:ins w:id="268" w:author="Keene-Snickers,Lexi" w:date="2025-05-19T15:34:00Z" w16du:dateUtc="2025-05-19T21:34:00Z">
        <w:r w:rsidR="001B34D8">
          <w:rPr>
            <w:rFonts w:ascii="Arial" w:hAnsi="Arial" w:cs="Arial"/>
            <w:color w:val="000000"/>
            <w:sz w:val="22"/>
            <w:szCs w:val="22"/>
          </w:rPr>
          <w:t>mel</w:t>
        </w:r>
      </w:ins>
      <w:r w:rsidR="00CD0AF9">
        <w:rPr>
          <w:rFonts w:ascii="Arial" w:hAnsi="Arial" w:cs="Arial"/>
          <w:color w:val="000000"/>
          <w:sz w:val="22"/>
          <w:szCs w:val="22"/>
        </w:rPr>
        <w:t xml:space="preserve">B.1 and </w:t>
      </w:r>
      <w:ins w:id="269" w:author="Keene-Snickers,Lexi" w:date="2025-05-19T15:35:00Z" w16du:dateUtc="2025-05-19T21:35:00Z">
        <w:r w:rsidR="001B34D8">
          <w:rPr>
            <w:rFonts w:ascii="Arial" w:hAnsi="Arial" w:cs="Arial"/>
            <w:color w:val="000000"/>
            <w:sz w:val="22"/>
            <w:szCs w:val="22"/>
          </w:rPr>
          <w:t>mel</w:t>
        </w:r>
      </w:ins>
      <w:r w:rsidR="00CD0AF9">
        <w:rPr>
          <w:rFonts w:ascii="Arial" w:hAnsi="Arial" w:cs="Arial"/>
          <w:color w:val="000000"/>
          <w:sz w:val="22"/>
          <w:szCs w:val="22"/>
        </w:rPr>
        <w:t xml:space="preserve">B.2. Additionally, </w:t>
      </w:r>
      <w:r w:rsidR="001F040E">
        <w:rPr>
          <w:rFonts w:ascii="Arial" w:hAnsi="Arial" w:cs="Arial"/>
          <w:color w:val="000000"/>
          <w:sz w:val="22"/>
          <w:szCs w:val="22"/>
        </w:rPr>
        <w:t xml:space="preserve">RNA 3 </w:t>
      </w:r>
      <w:proofErr w:type="spellStart"/>
      <w:ins w:id="270" w:author="Keene-Snickers,Lexi" w:date="2025-05-19T15:35:00Z" w16du:dateUtc="2025-05-19T21:35:00Z">
        <w:r w:rsidR="001B34D8">
          <w:rPr>
            <w:rFonts w:ascii="Arial" w:hAnsi="Arial" w:cs="Arial"/>
            <w:color w:val="000000"/>
            <w:sz w:val="22"/>
            <w:szCs w:val="22"/>
          </w:rPr>
          <w:t>mel</w:t>
        </w:r>
      </w:ins>
      <w:del w:id="271" w:author="Keene-Snickers,Lexi" w:date="2025-05-19T15:35:00Z" w16du:dateUtc="2025-05-19T21:35:00Z">
        <w:r w:rsidR="00CD0AF9" w:rsidDel="001B34D8">
          <w:rPr>
            <w:rFonts w:ascii="Arial" w:hAnsi="Arial" w:cs="Arial"/>
            <w:color w:val="000000"/>
            <w:sz w:val="22"/>
            <w:szCs w:val="22"/>
          </w:rPr>
          <w:delText>clad</w:delText>
        </w:r>
        <w:r w:rsidR="001F040E" w:rsidDel="001B34D8">
          <w:rPr>
            <w:rFonts w:ascii="Arial" w:hAnsi="Arial" w:cs="Arial"/>
            <w:color w:val="000000"/>
            <w:sz w:val="22"/>
            <w:szCs w:val="22"/>
          </w:rPr>
          <w:delText>e</w:delText>
        </w:r>
        <w:r w:rsidR="00CD0AF9" w:rsidDel="001B34D8">
          <w:rPr>
            <w:rFonts w:ascii="Arial" w:hAnsi="Arial" w:cs="Arial"/>
            <w:color w:val="000000"/>
            <w:sz w:val="22"/>
            <w:szCs w:val="22"/>
          </w:rPr>
          <w:delText xml:space="preserve"> </w:delText>
        </w:r>
      </w:del>
      <w:r w:rsidR="00CD0AF9">
        <w:rPr>
          <w:rFonts w:ascii="Arial" w:hAnsi="Arial" w:cs="Arial"/>
          <w:color w:val="000000"/>
          <w:sz w:val="22"/>
          <w:szCs w:val="22"/>
        </w:rPr>
        <w:t>A</w:t>
      </w:r>
      <w:proofErr w:type="spellEnd"/>
      <w:r w:rsidR="00CD0AF9">
        <w:rPr>
          <w:rFonts w:ascii="Arial" w:hAnsi="Arial" w:cs="Arial"/>
          <w:color w:val="000000"/>
          <w:sz w:val="22"/>
          <w:szCs w:val="22"/>
        </w:rPr>
        <w:t xml:space="preserve"> subdivided in</w:t>
      </w:r>
      <w:r w:rsidR="001F040E">
        <w:rPr>
          <w:rFonts w:ascii="Arial" w:hAnsi="Arial" w:cs="Arial"/>
          <w:color w:val="000000"/>
          <w:sz w:val="22"/>
          <w:szCs w:val="22"/>
        </w:rPr>
        <w:t>to</w:t>
      </w:r>
      <w:r w:rsidR="00CD0AF9">
        <w:rPr>
          <w:rFonts w:ascii="Arial" w:hAnsi="Arial" w:cs="Arial"/>
          <w:color w:val="000000"/>
          <w:sz w:val="22"/>
          <w:szCs w:val="22"/>
        </w:rPr>
        <w:t xml:space="preserve"> </w:t>
      </w:r>
      <w:r w:rsidR="006264D3">
        <w:rPr>
          <w:rFonts w:ascii="Arial" w:hAnsi="Arial" w:cs="Arial"/>
          <w:color w:val="000000"/>
          <w:sz w:val="22"/>
          <w:szCs w:val="22"/>
        </w:rPr>
        <w:t xml:space="preserve">two </w:t>
      </w:r>
      <w:r w:rsidR="00CD0AF9">
        <w:rPr>
          <w:rFonts w:ascii="Arial" w:hAnsi="Arial" w:cs="Arial"/>
          <w:color w:val="000000"/>
          <w:sz w:val="22"/>
          <w:szCs w:val="22"/>
        </w:rPr>
        <w:t>clades</w:t>
      </w:r>
      <w:r w:rsidR="006264D3">
        <w:rPr>
          <w:rFonts w:ascii="Arial" w:hAnsi="Arial" w:cs="Arial"/>
          <w:color w:val="000000"/>
          <w:sz w:val="22"/>
          <w:szCs w:val="22"/>
        </w:rPr>
        <w:t>,</w:t>
      </w:r>
      <w:r w:rsidR="00CD0AF9">
        <w:rPr>
          <w:rFonts w:ascii="Arial" w:hAnsi="Arial" w:cs="Arial"/>
          <w:color w:val="000000"/>
          <w:sz w:val="22"/>
          <w:szCs w:val="22"/>
        </w:rPr>
        <w:t xml:space="preserve"> </w:t>
      </w:r>
      <w:ins w:id="272" w:author="Keene-Snickers,Lexi" w:date="2025-05-19T15:35:00Z" w16du:dateUtc="2025-05-19T21:35:00Z">
        <w:r w:rsidR="001B34D8">
          <w:rPr>
            <w:rFonts w:ascii="Arial" w:hAnsi="Arial" w:cs="Arial"/>
            <w:color w:val="000000"/>
            <w:sz w:val="22"/>
            <w:szCs w:val="22"/>
          </w:rPr>
          <w:t>mel</w:t>
        </w:r>
      </w:ins>
      <w:r w:rsidR="00CD0AF9">
        <w:rPr>
          <w:rFonts w:ascii="Arial" w:hAnsi="Arial" w:cs="Arial"/>
          <w:color w:val="000000"/>
          <w:sz w:val="22"/>
          <w:szCs w:val="22"/>
        </w:rPr>
        <w:t xml:space="preserve">A.1 and </w:t>
      </w:r>
      <w:ins w:id="273" w:author="Keene-Snickers,Lexi" w:date="2025-05-19T15:35:00Z" w16du:dateUtc="2025-05-19T21:35:00Z">
        <w:r w:rsidR="001B34D8">
          <w:rPr>
            <w:rFonts w:ascii="Arial" w:hAnsi="Arial" w:cs="Arial"/>
            <w:color w:val="000000"/>
            <w:sz w:val="22"/>
            <w:szCs w:val="22"/>
          </w:rPr>
          <w:t>mel</w:t>
        </w:r>
      </w:ins>
      <w:r w:rsidR="00CD0AF9">
        <w:rPr>
          <w:rFonts w:ascii="Arial" w:hAnsi="Arial" w:cs="Arial"/>
          <w:color w:val="000000"/>
          <w:sz w:val="22"/>
          <w:szCs w:val="22"/>
        </w:rPr>
        <w:t>A.2 (</w:t>
      </w:r>
      <w:r w:rsidR="00CD0AF9" w:rsidRPr="006264D3">
        <w:rPr>
          <w:rFonts w:ascii="Arial" w:hAnsi="Arial" w:cs="Arial"/>
          <w:b/>
          <w:bCs/>
          <w:color w:val="000000"/>
          <w:sz w:val="22"/>
          <w:szCs w:val="22"/>
        </w:rPr>
        <w:t xml:space="preserve">Fig. </w:t>
      </w:r>
      <w:ins w:id="274" w:author="Keene-Snickers,Lexi" w:date="2025-05-21T14:45:00Z" w16du:dateUtc="2025-05-21T20:45:00Z">
        <w:r w:rsidR="00674D4C">
          <w:rPr>
            <w:rFonts w:ascii="Arial" w:hAnsi="Arial" w:cs="Arial"/>
            <w:b/>
            <w:bCs/>
            <w:color w:val="000000"/>
            <w:sz w:val="22"/>
            <w:szCs w:val="22"/>
          </w:rPr>
          <w:t>5</w:t>
        </w:r>
      </w:ins>
      <w:del w:id="275" w:author="Keene-Snickers,Lexi" w:date="2025-05-21T14:45:00Z" w16du:dateUtc="2025-05-21T20:45:00Z">
        <w:r w:rsidR="00CD0AF9" w:rsidRPr="006264D3" w:rsidDel="00674D4C">
          <w:rPr>
            <w:rFonts w:ascii="Arial" w:hAnsi="Arial" w:cs="Arial"/>
            <w:b/>
            <w:bCs/>
            <w:color w:val="000000"/>
            <w:sz w:val="22"/>
            <w:szCs w:val="22"/>
          </w:rPr>
          <w:delText>6</w:delText>
        </w:r>
      </w:del>
      <w:r w:rsidR="00CD0AF9">
        <w:rPr>
          <w:rFonts w:ascii="Arial" w:hAnsi="Arial" w:cs="Arial"/>
          <w:color w:val="000000"/>
          <w:sz w:val="22"/>
          <w:szCs w:val="22"/>
        </w:rPr>
        <w:t xml:space="preserve">). </w:t>
      </w:r>
      <w:r w:rsidR="006558CD">
        <w:rPr>
          <w:rFonts w:ascii="Arial" w:hAnsi="Arial" w:cs="Arial"/>
          <w:color w:val="000000"/>
          <w:sz w:val="22"/>
          <w:szCs w:val="22"/>
        </w:rPr>
        <w:t xml:space="preserve">Chaq virus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termed </w:t>
      </w:r>
      <w:ins w:id="276" w:author="Keene-Snickers,Lexi" w:date="2025-05-19T15:35:00Z" w16du:dateUtc="2025-05-19T21:35:00Z">
        <w:r w:rsidR="001B34D8">
          <w:rPr>
            <w:rFonts w:ascii="Arial" w:hAnsi="Arial" w:cs="Arial"/>
            <w:color w:val="000000"/>
            <w:sz w:val="22"/>
            <w:szCs w:val="22"/>
          </w:rPr>
          <w:t>mel</w:t>
        </w:r>
      </w:ins>
      <w:r w:rsidR="0094697A">
        <w:rPr>
          <w:rFonts w:ascii="Arial" w:hAnsi="Arial" w:cs="Arial"/>
          <w:color w:val="000000"/>
          <w:sz w:val="22"/>
          <w:szCs w:val="22"/>
        </w:rPr>
        <w:t xml:space="preserve">A.1, </w:t>
      </w:r>
      <w:ins w:id="277" w:author="Keene-Snickers,Lexi" w:date="2025-05-19T15:35:00Z" w16du:dateUtc="2025-05-19T21:35:00Z">
        <w:r w:rsidR="001B34D8">
          <w:rPr>
            <w:rFonts w:ascii="Arial" w:hAnsi="Arial" w:cs="Arial"/>
            <w:color w:val="000000"/>
            <w:sz w:val="22"/>
            <w:szCs w:val="22"/>
          </w:rPr>
          <w:t>mel</w:t>
        </w:r>
      </w:ins>
      <w:r w:rsidR="0094697A">
        <w:rPr>
          <w:rFonts w:ascii="Arial" w:hAnsi="Arial" w:cs="Arial"/>
          <w:color w:val="000000"/>
          <w:sz w:val="22"/>
          <w:szCs w:val="22"/>
        </w:rPr>
        <w:t>A.2</w:t>
      </w:r>
      <w:r w:rsidR="009159C7">
        <w:rPr>
          <w:rFonts w:ascii="Arial" w:hAnsi="Arial" w:cs="Arial"/>
          <w:color w:val="000000"/>
          <w:sz w:val="22"/>
          <w:szCs w:val="22"/>
        </w:rPr>
        <w:t>,</w:t>
      </w:r>
      <w:r w:rsidR="0094697A">
        <w:rPr>
          <w:rFonts w:ascii="Arial" w:hAnsi="Arial" w:cs="Arial"/>
          <w:color w:val="000000"/>
          <w:sz w:val="22"/>
          <w:szCs w:val="22"/>
        </w:rPr>
        <w:t xml:space="preserve"> and </w:t>
      </w:r>
      <w:proofErr w:type="spellStart"/>
      <w:ins w:id="278" w:author="Keene-Snickers,Lexi" w:date="2025-05-19T15:35:00Z" w16du:dateUtc="2025-05-19T21:35:00Z">
        <w:r w:rsidR="001B34D8">
          <w:rPr>
            <w:rFonts w:ascii="Arial" w:hAnsi="Arial" w:cs="Arial"/>
            <w:color w:val="000000"/>
            <w:sz w:val="22"/>
            <w:szCs w:val="22"/>
          </w:rPr>
          <w:t>simA</w:t>
        </w:r>
        <w:proofErr w:type="spellEnd"/>
        <w:r w:rsidR="001B34D8">
          <w:rPr>
            <w:rFonts w:ascii="Arial" w:hAnsi="Arial" w:cs="Arial"/>
            <w:color w:val="000000"/>
            <w:sz w:val="22"/>
            <w:szCs w:val="22"/>
          </w:rPr>
          <w:t xml:space="preserve"> </w:t>
        </w:r>
      </w:ins>
      <w:del w:id="279" w:author="Keene-Snickers,Lexi" w:date="2025-05-19T15:35:00Z" w16du:dateUtc="2025-05-19T21:35:00Z">
        <w:r w:rsidR="0094697A" w:rsidRPr="00E97611" w:rsidDel="001B34D8">
          <w:rPr>
            <w:rFonts w:ascii="Arial" w:hAnsi="Arial" w:cs="Arial"/>
            <w:i/>
            <w:iCs/>
            <w:color w:val="000000"/>
            <w:sz w:val="22"/>
            <w:szCs w:val="22"/>
          </w:rPr>
          <w:delText>D. simulans</w:delText>
        </w:r>
        <w:r w:rsidR="006558CD" w:rsidDel="001B34D8">
          <w:rPr>
            <w:rFonts w:ascii="Arial" w:hAnsi="Arial" w:cs="Arial"/>
            <w:color w:val="000000"/>
            <w:sz w:val="22"/>
            <w:szCs w:val="22"/>
          </w:rPr>
          <w:delText xml:space="preserve"> </w:delText>
        </w:r>
      </w:del>
      <w:r w:rsidR="006558CD">
        <w:rPr>
          <w:rFonts w:ascii="Arial" w:hAnsi="Arial" w:cs="Arial"/>
          <w:color w:val="000000"/>
          <w:sz w:val="22"/>
          <w:szCs w:val="22"/>
        </w:rPr>
        <w:t>(</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xml:space="preserve">. </w:t>
      </w:r>
      <w:ins w:id="280" w:author="Keene-Snickers,Lexi" w:date="2025-05-21T14:45:00Z" w16du:dateUtc="2025-05-21T20:45:00Z">
        <w:r w:rsidR="00674D4C">
          <w:rPr>
            <w:rFonts w:ascii="Arial" w:hAnsi="Arial" w:cs="Arial"/>
            <w:b/>
            <w:bCs/>
            <w:color w:val="000000"/>
            <w:sz w:val="22"/>
            <w:szCs w:val="22"/>
          </w:rPr>
          <w:t>6</w:t>
        </w:r>
      </w:ins>
      <w:del w:id="281" w:author="Keene-Snickers,Lexi" w:date="2025-05-21T14:45:00Z" w16du:dateUtc="2025-05-21T20:45:00Z">
        <w:r w:rsidR="00456285" w:rsidRPr="00456285" w:rsidDel="00674D4C">
          <w:rPr>
            <w:rFonts w:ascii="Arial" w:hAnsi="Arial" w:cs="Arial"/>
            <w:b/>
            <w:bCs/>
            <w:color w:val="000000"/>
            <w:sz w:val="22"/>
            <w:szCs w:val="22"/>
          </w:rPr>
          <w:delText>7</w:delText>
        </w:r>
      </w:del>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rFonts w:ascii="Arial" w:hAnsi="Arial" w:cs="Arial"/>
          <w:color w:val="000000"/>
          <w:sz w:val="22"/>
          <w:szCs w:val="22"/>
        </w:rPr>
      </w:pPr>
    </w:p>
    <w:p w14:paraId="561FC36C" w14:textId="2FCF2835" w:rsidR="00CD0AF9" w:rsidRDefault="00CD0AF9" w:rsidP="00CD0AF9">
      <w:pPr>
        <w:spacing w:line="360" w:lineRule="auto"/>
        <w:ind w:firstLine="720"/>
        <w:rPr>
          <w:rFonts w:ascii="Arial" w:hAnsi="Arial" w:cs="Arial"/>
          <w:sz w:val="22"/>
          <w:szCs w:val="22"/>
        </w:rPr>
      </w:pPr>
      <w:r>
        <w:rPr>
          <w:rFonts w:ascii="Arial" w:hAnsi="Arial" w:cs="Arial"/>
          <w:sz w:val="22"/>
          <w:szCs w:val="22"/>
        </w:rPr>
        <w:t>Overall, galbut virus diversity within clades was low</w:t>
      </w:r>
      <w:r w:rsidR="001448F4">
        <w:rPr>
          <w:rFonts w:ascii="Arial" w:hAnsi="Arial" w:cs="Arial"/>
          <w:sz w:val="22"/>
          <w:szCs w:val="22"/>
        </w:rPr>
        <w:t>:</w:t>
      </w:r>
      <w:r>
        <w:rPr>
          <w:rFonts w:ascii="Arial" w:hAnsi="Arial" w:cs="Arial"/>
          <w:sz w:val="22"/>
          <w:szCs w:val="22"/>
        </w:rPr>
        <w:t xml:space="preserve"> many sequences shar</w:t>
      </w:r>
      <w:r w:rsidR="001448F4">
        <w:rPr>
          <w:rFonts w:ascii="Arial" w:hAnsi="Arial" w:cs="Arial"/>
          <w:sz w:val="22"/>
          <w:szCs w:val="22"/>
        </w:rPr>
        <w:t>ed</w:t>
      </w:r>
      <w:r>
        <w:rPr>
          <w:rFonts w:ascii="Arial" w:hAnsi="Arial" w:cs="Arial"/>
          <w:sz w:val="22"/>
          <w:szCs w:val="22"/>
        </w:rPr>
        <w:t xml:space="preserve">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xml:space="preserve">. </w:t>
      </w:r>
      <w:ins w:id="282" w:author="Keene-Snickers,Lexi" w:date="2025-05-21T14:45:00Z" w16du:dateUtc="2025-05-21T20:45:00Z">
        <w:r w:rsidR="00674D4C">
          <w:rPr>
            <w:rFonts w:ascii="Arial" w:hAnsi="Arial" w:cs="Arial"/>
            <w:b/>
            <w:bCs/>
            <w:sz w:val="22"/>
            <w:szCs w:val="22"/>
          </w:rPr>
          <w:t xml:space="preserve">3, </w:t>
        </w:r>
      </w:ins>
      <w:r w:rsidRPr="006558CD">
        <w:rPr>
          <w:rFonts w:ascii="Arial" w:hAnsi="Arial" w:cs="Arial"/>
          <w:b/>
          <w:bCs/>
          <w:sz w:val="22"/>
          <w:szCs w:val="22"/>
        </w:rPr>
        <w:t>4, 5,</w:t>
      </w:r>
      <w:ins w:id="283" w:author="Keene-Snickers,Lexi" w:date="2025-05-21T14:45:00Z" w16du:dateUtc="2025-05-21T20:45:00Z">
        <w:r w:rsidR="00674D4C">
          <w:rPr>
            <w:rFonts w:ascii="Arial" w:hAnsi="Arial" w:cs="Arial"/>
            <w:b/>
            <w:bCs/>
            <w:sz w:val="22"/>
            <w:szCs w:val="22"/>
          </w:rPr>
          <w:t xml:space="preserve"> &amp;</w:t>
        </w:r>
      </w:ins>
      <w:r w:rsidRPr="006558CD">
        <w:rPr>
          <w:rFonts w:ascii="Arial" w:hAnsi="Arial" w:cs="Arial"/>
          <w:b/>
          <w:bCs/>
          <w:sz w:val="22"/>
          <w:szCs w:val="22"/>
        </w:rPr>
        <w:t xml:space="preserve"> 6</w:t>
      </w:r>
      <w:del w:id="284" w:author="Keene-Snickers,Lexi" w:date="2025-05-21T14:45:00Z" w16du:dateUtc="2025-05-21T20:45:00Z">
        <w:r w:rsidRPr="006558CD" w:rsidDel="00674D4C">
          <w:rPr>
            <w:rFonts w:ascii="Arial" w:hAnsi="Arial" w:cs="Arial"/>
            <w:b/>
            <w:bCs/>
            <w:sz w:val="22"/>
            <w:szCs w:val="22"/>
          </w:rPr>
          <w:delText xml:space="preserve"> &amp; 7</w:delText>
        </w:r>
      </w:del>
      <w:r>
        <w:rPr>
          <w:rFonts w:ascii="Arial" w:hAnsi="Arial" w:cs="Arial"/>
          <w:sz w:val="22"/>
          <w:szCs w:val="22"/>
        </w:rPr>
        <w:t xml:space="preserve">). </w:t>
      </w:r>
      <w:r w:rsidR="00A94DFE">
        <w:rPr>
          <w:rFonts w:ascii="Arial" w:hAnsi="Arial" w:cs="Arial"/>
          <w:sz w:val="22"/>
          <w:szCs w:val="22"/>
        </w:rPr>
        <w:t>However, galbut virus diversity between clades was higher. Between clades pairwise identity</w:t>
      </w:r>
      <w:r w:rsidR="00755CAE">
        <w:rPr>
          <w:rFonts w:ascii="Arial" w:hAnsi="Arial" w:cs="Arial"/>
          <w:sz w:val="22"/>
          <w:szCs w:val="22"/>
        </w:rPr>
        <w:t xml:space="preserve"> values</w:t>
      </w:r>
      <w:r w:rsidR="00A94DFE">
        <w:rPr>
          <w:rFonts w:ascii="Arial" w:hAnsi="Arial" w:cs="Arial"/>
          <w:sz w:val="22"/>
          <w:szCs w:val="22"/>
        </w:rPr>
        <w:t xml:space="preserve"> </w:t>
      </w:r>
      <w:r w:rsidR="00755CAE">
        <w:rPr>
          <w:rFonts w:ascii="Arial" w:hAnsi="Arial" w:cs="Arial"/>
          <w:sz w:val="22"/>
          <w:szCs w:val="22"/>
        </w:rPr>
        <w:t xml:space="preserve">were </w:t>
      </w:r>
      <w:r w:rsidR="00A94DFE">
        <w:rPr>
          <w:rFonts w:ascii="Arial" w:hAnsi="Arial" w:cs="Arial"/>
          <w:sz w:val="22"/>
          <w:szCs w:val="22"/>
        </w:rPr>
        <w:t>~87%, ~88%,</w:t>
      </w:r>
      <w:r>
        <w:rPr>
          <w:rFonts w:ascii="Arial" w:hAnsi="Arial" w:cs="Arial"/>
          <w:sz w:val="22"/>
          <w:szCs w:val="22"/>
        </w:rPr>
        <w:t xml:space="preserve"> ~76%</w:t>
      </w:r>
      <w:r w:rsidR="009E5AF8">
        <w:rPr>
          <w:rFonts w:ascii="Arial" w:hAnsi="Arial" w:cs="Arial"/>
          <w:sz w:val="22"/>
          <w:szCs w:val="22"/>
        </w:rPr>
        <w:t>,</w:t>
      </w:r>
      <w:r w:rsidR="00A94DFE">
        <w:rPr>
          <w:rFonts w:ascii="Arial" w:hAnsi="Arial" w:cs="Arial"/>
          <w:sz w:val="22"/>
          <w:szCs w:val="22"/>
        </w:rPr>
        <w:t xml:space="preserve"> and ~80% for RNA 1, RNA 2</w:t>
      </w:r>
      <w:r w:rsidR="009E5AF8">
        <w:rPr>
          <w:rFonts w:ascii="Arial" w:hAnsi="Arial" w:cs="Arial"/>
          <w:sz w:val="22"/>
          <w:szCs w:val="22"/>
        </w:rPr>
        <w:t>,</w:t>
      </w:r>
      <w:r w:rsidR="00A94DFE">
        <w:rPr>
          <w:rFonts w:ascii="Arial" w:hAnsi="Arial" w:cs="Arial"/>
          <w:sz w:val="22"/>
          <w:szCs w:val="22"/>
        </w:rPr>
        <w:t xml:space="preserve"> RNA 3</w:t>
      </w:r>
      <w:r w:rsidR="009E5AF8">
        <w:rPr>
          <w:rFonts w:ascii="Arial" w:hAnsi="Arial" w:cs="Arial"/>
          <w:sz w:val="22"/>
          <w:szCs w:val="22"/>
        </w:rPr>
        <w:t>,</w:t>
      </w:r>
      <w:r w:rsidR="00A94DFE">
        <w:rPr>
          <w:rFonts w:ascii="Arial" w:hAnsi="Arial" w:cs="Arial"/>
          <w:sz w:val="22"/>
          <w:szCs w:val="22"/>
        </w:rPr>
        <w:t xml:space="preserve"> and chaq virus, respectively</w:t>
      </w:r>
      <w:r>
        <w:rPr>
          <w:rFonts w:ascii="Arial" w:hAnsi="Arial" w:cs="Arial"/>
          <w:sz w:val="22"/>
          <w:szCs w:val="22"/>
        </w:rPr>
        <w:t>.</w:t>
      </w:r>
      <w:r w:rsidR="00A94DFE">
        <w:rPr>
          <w:rFonts w:ascii="Arial" w:hAnsi="Arial" w:cs="Arial"/>
          <w:sz w:val="22"/>
          <w:szCs w:val="22"/>
        </w:rPr>
        <w:t xml:space="preserve"> </w:t>
      </w:r>
      <w:r>
        <w:rPr>
          <w:rFonts w:ascii="Arial" w:hAnsi="Arial" w:cs="Arial"/>
          <w:sz w:val="22"/>
          <w:szCs w:val="22"/>
        </w:rPr>
        <w:t xml:space="preserve">Full maximum likelihood trees without collapsed </w:t>
      </w:r>
      <w:r w:rsidR="00755CAE">
        <w:rPr>
          <w:rFonts w:ascii="Arial" w:hAnsi="Arial" w:cs="Arial"/>
          <w:sz w:val="22"/>
          <w:szCs w:val="22"/>
        </w:rPr>
        <w:t xml:space="preserve">tips </w:t>
      </w:r>
      <w:r>
        <w:rPr>
          <w:rFonts w:ascii="Arial" w:hAnsi="Arial" w:cs="Arial"/>
          <w:sz w:val="22"/>
          <w:szCs w:val="22"/>
        </w:rPr>
        <w:t xml:space="preserve">can be found in </w:t>
      </w:r>
      <w:r w:rsidRPr="00E97611">
        <w:rPr>
          <w:rFonts w:ascii="Arial" w:hAnsi="Arial" w:cs="Arial"/>
          <w:b/>
          <w:bCs/>
          <w:sz w:val="22"/>
          <w:szCs w:val="22"/>
        </w:rPr>
        <w:t xml:space="preserve">Supplemental Figures </w:t>
      </w:r>
      <w:r w:rsidR="006264D3">
        <w:rPr>
          <w:rFonts w:ascii="Arial" w:hAnsi="Arial" w:cs="Arial"/>
          <w:b/>
          <w:bCs/>
          <w:sz w:val="22"/>
          <w:szCs w:val="22"/>
        </w:rPr>
        <w:t xml:space="preserve">1, </w:t>
      </w:r>
      <w:r w:rsidRPr="00E97611">
        <w:rPr>
          <w:rFonts w:ascii="Arial" w:hAnsi="Arial" w:cs="Arial"/>
          <w:b/>
          <w:bCs/>
          <w:sz w:val="22"/>
          <w:szCs w:val="22"/>
        </w:rPr>
        <w:t xml:space="preserve">2, 3, </w:t>
      </w:r>
      <w:r w:rsidR="006264D3">
        <w:rPr>
          <w:rFonts w:ascii="Arial" w:hAnsi="Arial" w:cs="Arial"/>
          <w:b/>
          <w:bCs/>
          <w:sz w:val="22"/>
          <w:szCs w:val="22"/>
        </w:rPr>
        <w:t xml:space="preserve">and </w:t>
      </w:r>
      <w:r w:rsidRPr="00E97611">
        <w:rPr>
          <w:rFonts w:ascii="Arial" w:hAnsi="Arial" w:cs="Arial"/>
          <w:b/>
          <w:bCs/>
          <w:sz w:val="22"/>
          <w:szCs w:val="22"/>
        </w:rPr>
        <w:t>4</w:t>
      </w:r>
      <w:r>
        <w:rPr>
          <w:rFonts w:ascii="Arial" w:hAnsi="Arial" w:cs="Arial"/>
          <w:sz w:val="22"/>
          <w:szCs w:val="22"/>
        </w:rPr>
        <w:t xml:space="preserve">. </w:t>
      </w:r>
    </w:p>
    <w:p w14:paraId="1B03FCB3" w14:textId="77777777" w:rsidR="00CD0AF9" w:rsidRDefault="00CD0AF9" w:rsidP="00081385">
      <w:pPr>
        <w:spacing w:line="360" w:lineRule="auto"/>
        <w:ind w:firstLine="720"/>
        <w:rPr>
          <w:rFonts w:ascii="Arial" w:hAnsi="Arial" w:cs="Arial"/>
          <w:color w:val="000000"/>
          <w:sz w:val="22"/>
          <w:szCs w:val="22"/>
        </w:rPr>
      </w:pPr>
    </w:p>
    <w:p w14:paraId="0C95016C" w14:textId="785B0E8B"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xml:space="preserve">. </w:t>
      </w:r>
      <w:ins w:id="285" w:author="Keene-Snickers,Lexi" w:date="2025-05-21T14:46:00Z" w16du:dateUtc="2025-05-21T20:46:00Z">
        <w:r w:rsidR="00674D4C">
          <w:rPr>
            <w:rFonts w:ascii="Arial" w:hAnsi="Arial" w:cs="Arial"/>
            <w:b/>
            <w:bCs/>
            <w:sz w:val="22"/>
            <w:szCs w:val="22"/>
          </w:rPr>
          <w:t xml:space="preserve">3, </w:t>
        </w:r>
      </w:ins>
      <w:r w:rsidR="00121343" w:rsidRPr="006558CD">
        <w:rPr>
          <w:rFonts w:ascii="Arial" w:hAnsi="Arial" w:cs="Arial"/>
          <w:b/>
          <w:bCs/>
          <w:sz w:val="22"/>
          <w:szCs w:val="22"/>
        </w:rPr>
        <w:t xml:space="preserve">4, 5, </w:t>
      </w:r>
      <w:ins w:id="286" w:author="Keene-Snickers,Lexi" w:date="2025-05-21T14:46:00Z" w16du:dateUtc="2025-05-21T20:46:00Z">
        <w:r w:rsidR="00674D4C">
          <w:rPr>
            <w:rFonts w:ascii="Arial" w:hAnsi="Arial" w:cs="Arial"/>
            <w:b/>
            <w:bCs/>
            <w:sz w:val="22"/>
            <w:szCs w:val="22"/>
          </w:rPr>
          <w:t xml:space="preserve">&amp; </w:t>
        </w:r>
      </w:ins>
      <w:r w:rsidR="00121343" w:rsidRPr="006558CD">
        <w:rPr>
          <w:rFonts w:ascii="Arial" w:hAnsi="Arial" w:cs="Arial"/>
          <w:b/>
          <w:bCs/>
          <w:sz w:val="22"/>
          <w:szCs w:val="22"/>
        </w:rPr>
        <w:t>6</w:t>
      </w:r>
      <w:del w:id="287" w:author="Keene-Snickers,Lexi" w:date="2025-05-21T14:46:00Z" w16du:dateUtc="2025-05-21T20:46:00Z">
        <w:r w:rsidR="00121343" w:rsidRPr="006558CD" w:rsidDel="00674D4C">
          <w:rPr>
            <w:rFonts w:ascii="Arial" w:hAnsi="Arial" w:cs="Arial"/>
            <w:b/>
            <w:bCs/>
            <w:sz w:val="22"/>
            <w:szCs w:val="22"/>
          </w:rPr>
          <w:delText xml:space="preserve"> &amp; 7</w:delText>
        </w:r>
      </w:del>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w:t>
      </w:r>
      <w:ins w:id="288" w:author="Keene-Snickers,Lexi" w:date="2025-05-19T15:36:00Z" w16du:dateUtc="2025-05-19T21:36:00Z">
        <w:r w:rsidR="001B34D8">
          <w:rPr>
            <w:rFonts w:ascii="Arial" w:hAnsi="Arial" w:cs="Arial"/>
            <w:color w:val="000000"/>
            <w:sz w:val="22"/>
            <w:szCs w:val="22"/>
          </w:rPr>
          <w:t xml:space="preserve">collected </w:t>
        </w:r>
      </w:ins>
      <w:r>
        <w:rPr>
          <w:rFonts w:ascii="Arial" w:hAnsi="Arial" w:cs="Arial"/>
          <w:color w:val="000000"/>
          <w:sz w:val="22"/>
          <w:szCs w:val="22"/>
        </w:rPr>
        <w:t>from Pennsylvania formed a monophyletic cluster (</w:t>
      </w:r>
      <w:r w:rsidRPr="009170D5">
        <w:rPr>
          <w:rFonts w:ascii="Arial" w:hAnsi="Arial" w:cs="Arial"/>
          <w:b/>
          <w:bCs/>
          <w:color w:val="000000"/>
          <w:sz w:val="22"/>
          <w:szCs w:val="22"/>
        </w:rPr>
        <w:t xml:space="preserve">Fig. </w:t>
      </w:r>
      <w:ins w:id="289" w:author="Keene-Snickers,Lexi" w:date="2025-05-21T14:46:00Z" w16du:dateUtc="2025-05-21T20:46:00Z">
        <w:r w:rsidR="00674D4C">
          <w:rPr>
            <w:rFonts w:ascii="Arial" w:hAnsi="Arial" w:cs="Arial"/>
            <w:b/>
            <w:bCs/>
            <w:color w:val="000000"/>
            <w:sz w:val="22"/>
            <w:szCs w:val="22"/>
          </w:rPr>
          <w:t>3</w:t>
        </w:r>
      </w:ins>
      <w:del w:id="290" w:author="Keene-Snickers,Lexi" w:date="2025-05-21T14:46:00Z" w16du:dateUtc="2025-05-21T20:46:00Z">
        <w:r w:rsidRPr="009170D5" w:rsidDel="00674D4C">
          <w:rPr>
            <w:rFonts w:ascii="Arial" w:hAnsi="Arial" w:cs="Arial"/>
            <w:b/>
            <w:bCs/>
            <w:color w:val="000000"/>
            <w:sz w:val="22"/>
            <w:szCs w:val="22"/>
          </w:rPr>
          <w:delText>4</w:delText>
        </w:r>
      </w:del>
      <w:r>
        <w:rPr>
          <w:rFonts w:ascii="Arial" w:hAnsi="Arial" w:cs="Arial"/>
          <w:color w:val="000000"/>
          <w:sz w:val="22"/>
          <w:szCs w:val="22"/>
        </w:rPr>
        <w:t xml:space="preserve">). </w:t>
      </w:r>
      <w:r w:rsidR="001448F4">
        <w:rPr>
          <w:rFonts w:ascii="Arial" w:hAnsi="Arial" w:cs="Arial"/>
          <w:color w:val="000000"/>
          <w:sz w:val="22"/>
          <w:szCs w:val="22"/>
        </w:rPr>
        <w:t>O</w:t>
      </w:r>
      <w:r>
        <w:rPr>
          <w:rFonts w:ascii="Arial" w:hAnsi="Arial" w:cs="Arial"/>
          <w:color w:val="000000"/>
          <w:sz w:val="22"/>
          <w:szCs w:val="22"/>
        </w:rPr>
        <w:t xml:space="preserve">ther sequences from Pennsylvania were spread across the RNA 1 tree. In general, sequences from different locations, including Australia, were intermixed throughout trees. These patterns support the existence of location-specific micro-lineages that </w:t>
      </w:r>
      <w:r w:rsidR="009E5AF8">
        <w:rPr>
          <w:rFonts w:ascii="Arial" w:hAnsi="Arial" w:cs="Arial"/>
          <w:color w:val="000000"/>
          <w:sz w:val="22"/>
          <w:szCs w:val="22"/>
        </w:rPr>
        <w:t xml:space="preserve">presumably </w:t>
      </w:r>
      <w:r>
        <w:rPr>
          <w:rFonts w:ascii="Arial" w:hAnsi="Arial" w:cs="Arial"/>
          <w:color w:val="000000"/>
          <w:sz w:val="22"/>
          <w:szCs w:val="22"/>
        </w:rPr>
        <w:t>reflected</w:t>
      </w:r>
      <w:r w:rsidR="009E5AF8">
        <w:rPr>
          <w:rFonts w:ascii="Arial" w:hAnsi="Arial" w:cs="Arial"/>
          <w:color w:val="000000"/>
          <w:sz w:val="22"/>
          <w:szCs w:val="22"/>
        </w:rPr>
        <w:t xml:space="preserve"> recent</w:t>
      </w:r>
      <w:r>
        <w:rPr>
          <w:rFonts w:ascii="Arial" w:hAnsi="Arial" w:cs="Arial"/>
          <w:color w:val="000000"/>
          <w:sz w:val="22"/>
          <w:szCs w:val="22"/>
        </w:rPr>
        <w:t xml:space="preserve"> shared ancestry through vertical transmission</w:t>
      </w:r>
      <w:sdt>
        <w:sdtPr>
          <w:rPr>
            <w:rFonts w:ascii="Arial" w:hAnsi="Arial" w:cs="Arial"/>
            <w:color w:val="000000"/>
            <w:sz w:val="22"/>
            <w:szCs w:val="22"/>
            <w:vertAlign w:val="superscript"/>
          </w:rPr>
          <w:tag w:val="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787704138"/>
          <w:placeholder>
            <w:docPart w:val="DefaultPlaceholder_-1854013440"/>
          </w:placeholder>
        </w:sdtPr>
        <w:sdtContent>
          <w:r w:rsidR="003A14BB" w:rsidRPr="003A14BB">
            <w:rPr>
              <w:rFonts w:ascii="Arial" w:hAnsi="Arial" w:cs="Arial"/>
              <w:color w:val="000000"/>
              <w:sz w:val="22"/>
              <w:szCs w:val="22"/>
              <w:vertAlign w:val="superscript"/>
            </w:rPr>
            <w:t>1</w:t>
          </w:r>
        </w:sdtContent>
      </w:sdt>
      <w:r>
        <w:rPr>
          <w:rFonts w:ascii="Arial" w:hAnsi="Arial" w:cs="Arial"/>
          <w:color w:val="000000"/>
          <w:sz w:val="22"/>
          <w:szCs w:val="22"/>
        </w:rPr>
        <w:t xml:space="preserve">. </w:t>
      </w:r>
      <w:r w:rsidR="006264D3">
        <w:rPr>
          <w:rFonts w:ascii="Arial" w:hAnsi="Arial" w:cs="Arial"/>
          <w:color w:val="000000"/>
          <w:sz w:val="22"/>
          <w:szCs w:val="22"/>
        </w:rPr>
        <w:t>I</w:t>
      </w:r>
      <w:r>
        <w:rPr>
          <w:rFonts w:ascii="Arial" w:hAnsi="Arial" w:cs="Arial"/>
          <w:color w:val="000000"/>
          <w:sz w:val="22"/>
          <w:szCs w:val="22"/>
        </w:rPr>
        <w:t xml:space="preserve">ndividual locations </w:t>
      </w:r>
      <w:del w:id="291" w:author="Stenglein,Mark" w:date="2025-05-16T15:40:00Z" w16du:dateUtc="2025-05-16T21:40:00Z">
        <w:r w:rsidR="006264D3" w:rsidDel="009E5AF8">
          <w:rPr>
            <w:rFonts w:ascii="Arial" w:hAnsi="Arial" w:cs="Arial"/>
            <w:color w:val="000000"/>
            <w:sz w:val="22"/>
            <w:szCs w:val="22"/>
          </w:rPr>
          <w:delText xml:space="preserve">did </w:delText>
        </w:r>
      </w:del>
      <w:r>
        <w:rPr>
          <w:rFonts w:ascii="Arial" w:hAnsi="Arial" w:cs="Arial"/>
          <w:color w:val="000000"/>
          <w:sz w:val="22"/>
          <w:szCs w:val="22"/>
        </w:rPr>
        <w:t>harbor</w:t>
      </w:r>
      <w:r w:rsidR="009E5AF8">
        <w:rPr>
          <w:rFonts w:ascii="Arial" w:hAnsi="Arial" w:cs="Arial"/>
          <w:color w:val="000000"/>
          <w:sz w:val="22"/>
          <w:szCs w:val="22"/>
        </w:rPr>
        <w:t>ed</w:t>
      </w:r>
      <w:r>
        <w:rPr>
          <w:rFonts w:ascii="Arial" w:hAnsi="Arial" w:cs="Arial"/>
          <w:color w:val="000000"/>
          <w:sz w:val="22"/>
          <w:szCs w:val="22"/>
        </w:rPr>
        <w:t xml:space="preserve"> galbut virus diversity from across the phylogeny, which </w:t>
      </w:r>
      <w:r w:rsidR="00ED2323">
        <w:rPr>
          <w:rFonts w:ascii="Arial" w:hAnsi="Arial" w:cs="Arial"/>
          <w:color w:val="000000"/>
          <w:sz w:val="22"/>
          <w:szCs w:val="22"/>
        </w:rPr>
        <w:t xml:space="preserve">likely </w:t>
      </w:r>
      <w:r>
        <w:rPr>
          <w:rFonts w:ascii="Arial" w:hAnsi="Arial" w:cs="Arial"/>
          <w:color w:val="000000"/>
          <w:sz w:val="22"/>
          <w:szCs w:val="22"/>
        </w:rPr>
        <w:t>reflect</w:t>
      </w:r>
      <w:r w:rsidR="00ED2323">
        <w:rPr>
          <w:rFonts w:ascii="Arial" w:hAnsi="Arial" w:cs="Arial"/>
          <w:color w:val="000000"/>
          <w:sz w:val="22"/>
          <w:szCs w:val="22"/>
        </w:rPr>
        <w:t>s</w:t>
      </w:r>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r w:rsidR="009B75EF">
        <w:rPr>
          <w:rFonts w:ascii="Arial" w:hAnsi="Arial" w:cs="Arial"/>
          <w:color w:val="000000"/>
          <w:sz w:val="22"/>
          <w:szCs w:val="22"/>
        </w:rPr>
        <w:t>near</w:t>
      </w:r>
      <w:r>
        <w:rPr>
          <w:rFonts w:ascii="Arial" w:hAnsi="Arial" w:cs="Arial"/>
          <w:color w:val="000000"/>
          <w:sz w:val="22"/>
          <w:szCs w:val="22"/>
        </w:rPr>
        <w:t xml:space="preserve"> contemporary </w:t>
      </w:r>
      <w:r w:rsidR="001448F4">
        <w:rPr>
          <w:rFonts w:ascii="Arial" w:hAnsi="Arial" w:cs="Arial"/>
          <w:color w:val="000000"/>
          <w:sz w:val="22"/>
          <w:szCs w:val="22"/>
        </w:rPr>
        <w:t>sequences but</w:t>
      </w:r>
      <w:r>
        <w:rPr>
          <w:rFonts w:ascii="Arial" w:hAnsi="Arial" w:cs="Arial"/>
          <w:color w:val="000000"/>
          <w:sz w:val="22"/>
          <w:szCs w:val="22"/>
        </w:rPr>
        <w:t xml:space="preserve"> were 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xml:space="preserve">. </w:t>
      </w:r>
      <w:ins w:id="292" w:author="Keene-Snickers,Lexi" w:date="2025-05-21T14:46:00Z" w16du:dateUtc="2025-05-21T20:46:00Z">
        <w:r w:rsidR="00674D4C">
          <w:rPr>
            <w:rFonts w:ascii="Arial" w:hAnsi="Arial" w:cs="Arial"/>
            <w:b/>
            <w:bCs/>
            <w:color w:val="000000"/>
            <w:sz w:val="22"/>
            <w:szCs w:val="22"/>
          </w:rPr>
          <w:t xml:space="preserve">3, </w:t>
        </w:r>
      </w:ins>
      <w:r w:rsidRPr="00DD52CF">
        <w:rPr>
          <w:rFonts w:ascii="Arial" w:hAnsi="Arial" w:cs="Arial"/>
          <w:b/>
          <w:bCs/>
          <w:color w:val="000000"/>
          <w:sz w:val="22"/>
          <w:szCs w:val="22"/>
        </w:rPr>
        <w:t>4</w:t>
      </w:r>
      <w:ins w:id="293" w:author="Keene-Snickers,Lexi" w:date="2025-05-21T14:46:00Z" w16du:dateUtc="2025-05-21T20:46:00Z">
        <w:r w:rsidR="00674D4C">
          <w:rPr>
            <w:rFonts w:ascii="Arial" w:hAnsi="Arial" w:cs="Arial"/>
            <w:b/>
            <w:bCs/>
            <w:color w:val="000000"/>
            <w:sz w:val="22"/>
            <w:szCs w:val="22"/>
          </w:rPr>
          <w:t xml:space="preserve"> &amp;</w:t>
        </w:r>
      </w:ins>
      <w:del w:id="294"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5</w:t>
      </w:r>
      <w:del w:id="295" w:author="Keene-Snickers,Lexi" w:date="2025-05-21T14:46:00Z" w16du:dateUtc="2025-05-21T20:46:00Z">
        <w:r w:rsidR="001448F4" w:rsidDel="00674D4C">
          <w:rPr>
            <w:rFonts w:ascii="Arial" w:hAnsi="Arial" w:cs="Arial"/>
            <w:b/>
            <w:bCs/>
            <w:color w:val="000000"/>
            <w:sz w:val="22"/>
            <w:szCs w:val="22"/>
          </w:rPr>
          <w:delText xml:space="preserve"> &amp; </w:delText>
        </w:r>
        <w:r w:rsidRPr="00DD52CF" w:rsidDel="00674D4C">
          <w:rPr>
            <w:rFonts w:ascii="Arial" w:hAnsi="Arial" w:cs="Arial"/>
            <w:b/>
            <w:bCs/>
            <w:color w:val="000000"/>
            <w:sz w:val="22"/>
            <w:szCs w:val="22"/>
          </w:rPr>
          <w:delText>6</w:delText>
        </w:r>
      </w:del>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3A14BB" w:rsidRPr="003A14BB">
            <w:rPr>
              <w:rFonts w:ascii="Arial" w:hAnsi="Arial" w:cs="Arial"/>
              <w:color w:val="000000"/>
              <w:sz w:val="22"/>
              <w:szCs w:val="22"/>
              <w:vertAlign w:val="superscript"/>
            </w:rPr>
            <w:t>12</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35D53075" w:rsidR="00D10830" w:rsidRDefault="00946E3E" w:rsidP="00081385">
      <w:pPr>
        <w:spacing w:line="360" w:lineRule="auto"/>
        <w:ind w:firstLine="720"/>
        <w:rPr>
          <w:ins w:id="296" w:author="Keene-Snickers,Lexi" w:date="2025-05-21T14:47:00Z" w16du:dateUtc="2025-05-21T20:47:00Z"/>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xml:space="preserve">. </w:t>
      </w:r>
      <w:ins w:id="297" w:author="Keene-Snickers,Lexi" w:date="2025-05-21T14:46:00Z" w16du:dateUtc="2025-05-21T20:46:00Z">
        <w:r w:rsidR="00674D4C">
          <w:rPr>
            <w:rFonts w:ascii="Arial" w:hAnsi="Arial" w:cs="Arial"/>
            <w:b/>
            <w:bCs/>
            <w:color w:val="000000"/>
            <w:sz w:val="22"/>
            <w:szCs w:val="22"/>
          </w:rPr>
          <w:t xml:space="preserve">3, </w:t>
        </w:r>
      </w:ins>
      <w:r w:rsidRPr="00456285">
        <w:rPr>
          <w:rFonts w:ascii="Arial" w:hAnsi="Arial" w:cs="Arial"/>
          <w:b/>
          <w:bCs/>
          <w:color w:val="000000"/>
          <w:sz w:val="22"/>
          <w:szCs w:val="22"/>
        </w:rPr>
        <w:t>4</w:t>
      </w:r>
      <w:del w:id="298"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w:t>
      </w:r>
      <w:ins w:id="299" w:author="Keene-Snickers,Lexi" w:date="2025-05-21T14:46:00Z" w16du:dateUtc="2025-05-21T20:46:00Z">
        <w:r w:rsidR="00674D4C">
          <w:rPr>
            <w:rFonts w:ascii="Arial" w:hAnsi="Arial" w:cs="Arial"/>
            <w:b/>
            <w:bCs/>
            <w:color w:val="000000"/>
            <w:sz w:val="22"/>
            <w:szCs w:val="22"/>
          </w:rPr>
          <w:t xml:space="preserve">&amp; </w:t>
        </w:r>
      </w:ins>
      <w:r w:rsidR="001448F4">
        <w:rPr>
          <w:rFonts w:ascii="Arial" w:hAnsi="Arial" w:cs="Arial"/>
          <w:b/>
          <w:bCs/>
          <w:color w:val="000000"/>
          <w:sz w:val="22"/>
          <w:szCs w:val="22"/>
        </w:rPr>
        <w:t>5</w:t>
      </w:r>
      <w:del w:id="300" w:author="Keene-Snickers,Lexi" w:date="2025-05-21T14:46:00Z" w16du:dateUtc="2025-05-21T20:46:00Z">
        <w:r w:rsidR="001448F4" w:rsidDel="00674D4C">
          <w:rPr>
            <w:rFonts w:ascii="Arial" w:hAnsi="Arial" w:cs="Arial"/>
            <w:b/>
            <w:bCs/>
            <w:color w:val="000000"/>
            <w:sz w:val="22"/>
            <w:szCs w:val="22"/>
          </w:rPr>
          <w:delText xml:space="preserve"> &amp; </w:delText>
        </w:r>
        <w:r w:rsidRPr="00456285" w:rsidDel="00674D4C">
          <w:rPr>
            <w:rFonts w:ascii="Arial" w:hAnsi="Arial" w:cs="Arial"/>
            <w:b/>
            <w:bCs/>
            <w:color w:val="000000"/>
            <w:sz w:val="22"/>
            <w:szCs w:val="22"/>
          </w:rPr>
          <w:delText>6</w:delText>
        </w:r>
      </w:del>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w:t>
      </w:r>
      <w:r w:rsidR="00E822D1">
        <w:rPr>
          <w:rFonts w:ascii="Arial" w:hAnsi="Arial" w:cs="Arial"/>
          <w:color w:val="000000"/>
          <w:sz w:val="22"/>
          <w:szCs w:val="22"/>
        </w:rPr>
        <w:lastRenderedPageBreak/>
        <w:t xml:space="preserve">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 In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xml:space="preserve">. </w:t>
      </w:r>
      <w:ins w:id="301" w:author="Keene-Snickers,Lexi" w:date="2025-05-21T14:46:00Z" w16du:dateUtc="2025-05-21T20:46:00Z">
        <w:r w:rsidR="00674D4C">
          <w:rPr>
            <w:rFonts w:ascii="Arial" w:hAnsi="Arial" w:cs="Arial"/>
            <w:b/>
            <w:bCs/>
            <w:color w:val="000000"/>
            <w:sz w:val="22"/>
            <w:szCs w:val="22"/>
          </w:rPr>
          <w:t xml:space="preserve">3, </w:t>
        </w:r>
      </w:ins>
      <w:r w:rsidR="00456285" w:rsidRPr="00456285">
        <w:rPr>
          <w:rFonts w:ascii="Arial" w:hAnsi="Arial" w:cs="Arial"/>
          <w:b/>
          <w:bCs/>
          <w:color w:val="000000"/>
          <w:sz w:val="22"/>
          <w:szCs w:val="22"/>
        </w:rPr>
        <w:t>4</w:t>
      </w:r>
      <w:ins w:id="302" w:author="Keene-Snickers,Lexi" w:date="2025-05-21T14:46:00Z" w16du:dateUtc="2025-05-21T20:46:00Z">
        <w:r w:rsidR="00674D4C">
          <w:rPr>
            <w:rFonts w:ascii="Arial" w:hAnsi="Arial" w:cs="Arial"/>
            <w:b/>
            <w:bCs/>
            <w:color w:val="000000"/>
            <w:sz w:val="22"/>
            <w:szCs w:val="22"/>
          </w:rPr>
          <w:t xml:space="preserve"> &amp;</w:t>
        </w:r>
      </w:ins>
      <w:del w:id="303" w:author="Keene-Snickers,Lexi" w:date="2025-05-21T14:46:00Z" w16du:dateUtc="2025-05-21T20:46:00Z">
        <w:r w:rsidR="001448F4" w:rsidDel="00674D4C">
          <w:rPr>
            <w:rFonts w:ascii="Arial" w:hAnsi="Arial" w:cs="Arial"/>
            <w:b/>
            <w:bCs/>
            <w:color w:val="000000"/>
            <w:sz w:val="22"/>
            <w:szCs w:val="22"/>
          </w:rPr>
          <w:delText>,</w:delText>
        </w:r>
      </w:del>
      <w:r w:rsidR="001448F4">
        <w:rPr>
          <w:rFonts w:ascii="Arial" w:hAnsi="Arial" w:cs="Arial"/>
          <w:b/>
          <w:bCs/>
          <w:color w:val="000000"/>
          <w:sz w:val="22"/>
          <w:szCs w:val="22"/>
        </w:rPr>
        <w:t xml:space="preserve"> 5</w:t>
      </w:r>
      <w:del w:id="304" w:author="Keene-Snickers,Lexi" w:date="2025-05-21T14:46:00Z" w16du:dateUtc="2025-05-21T20:46:00Z">
        <w:r w:rsidR="001448F4" w:rsidDel="00674D4C">
          <w:rPr>
            <w:rFonts w:ascii="Arial" w:hAnsi="Arial" w:cs="Arial"/>
            <w:b/>
            <w:bCs/>
            <w:color w:val="000000"/>
            <w:sz w:val="22"/>
            <w:szCs w:val="22"/>
          </w:rPr>
          <w:delText xml:space="preserve"> &amp; </w:delText>
        </w:r>
        <w:r w:rsidR="00456285" w:rsidRPr="00456285" w:rsidDel="00674D4C">
          <w:rPr>
            <w:rFonts w:ascii="Arial" w:hAnsi="Arial" w:cs="Arial"/>
            <w:b/>
            <w:bCs/>
            <w:color w:val="000000"/>
            <w:sz w:val="22"/>
            <w:szCs w:val="22"/>
          </w:rPr>
          <w:delText>6</w:delText>
        </w:r>
      </w:del>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an artifact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6A04E6E6" w14:textId="77777777" w:rsidR="00674D4C" w:rsidRDefault="00674D4C" w:rsidP="00081385">
      <w:pPr>
        <w:spacing w:line="360" w:lineRule="auto"/>
        <w:ind w:firstLine="720"/>
        <w:rPr>
          <w:ins w:id="305" w:author="Keene-Snickers,Lexi" w:date="2025-05-21T14:47:00Z" w16du:dateUtc="2025-05-21T20:47:00Z"/>
          <w:rFonts w:ascii="Arial" w:hAnsi="Arial" w:cs="Arial"/>
          <w:color w:val="000000"/>
          <w:sz w:val="22"/>
          <w:szCs w:val="22"/>
        </w:rPr>
      </w:pPr>
    </w:p>
    <w:p w14:paraId="5006B32E" w14:textId="77777777" w:rsidR="00674D4C" w:rsidRDefault="00674D4C" w:rsidP="00081385">
      <w:pPr>
        <w:spacing w:line="360" w:lineRule="auto"/>
        <w:ind w:firstLine="720"/>
        <w:rPr>
          <w:rFonts w:ascii="Arial" w:hAnsi="Arial" w:cs="Arial"/>
          <w:color w:val="000000"/>
          <w:sz w:val="22"/>
          <w:szCs w:val="22"/>
        </w:rPr>
      </w:pPr>
    </w:p>
    <w:p w14:paraId="18A77195" w14:textId="77777777" w:rsidR="00CD0AF9" w:rsidRDefault="00CD0AF9" w:rsidP="00CD0AF9">
      <w:pPr>
        <w:spacing w:line="360" w:lineRule="auto"/>
        <w:rPr>
          <w:rFonts w:ascii="Arial" w:hAnsi="Arial" w:cs="Arial"/>
          <w:color w:val="000000"/>
          <w:sz w:val="22"/>
          <w:szCs w:val="22"/>
        </w:rPr>
      </w:pPr>
    </w:p>
    <w:p w14:paraId="242CB55B" w14:textId="6DB07598" w:rsidR="00CD0AF9" w:rsidRDefault="00CD0AF9" w:rsidP="00CD0AF9">
      <w:pPr>
        <w:spacing w:line="360" w:lineRule="auto"/>
        <w:rPr>
          <w:rFonts w:ascii="Arial" w:hAnsi="Arial" w:cs="Arial"/>
          <w:color w:val="000000"/>
          <w:sz w:val="22"/>
          <w:szCs w:val="22"/>
        </w:rPr>
      </w:pPr>
      <w:del w:id="306" w:author="Keene-Snickers,Lexi" w:date="2025-05-20T13:45:00Z" w16du:dateUtc="2025-05-20T19:45:00Z">
        <w:r w:rsidDel="0076061F">
          <w:rPr>
            <w:rFonts w:ascii="Arial" w:hAnsi="Arial" w:cs="Arial"/>
            <w:noProof/>
            <w:color w:val="000000"/>
            <w:sz w:val="22"/>
            <w:szCs w:val="22"/>
          </w:rPr>
          <w:lastRenderedPageBreak/>
          <w:drawing>
            <wp:inline distT="0" distB="0" distL="0" distR="0" wp14:anchorId="230E264A" wp14:editId="23CC159C">
              <wp:extent cx="3347571" cy="6663267"/>
              <wp:effectExtent l="0" t="0" r="5715" b="4445"/>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20"/>
                      <a:stretch>
                        <a:fillRect/>
                      </a:stretch>
                    </pic:blipFill>
                    <pic:spPr>
                      <a:xfrm>
                        <a:off x="0" y="0"/>
                        <a:ext cx="3402193" cy="6771991"/>
                      </a:xfrm>
                      <a:prstGeom prst="rect">
                        <a:avLst/>
                      </a:prstGeom>
                    </pic:spPr>
                  </pic:pic>
                </a:graphicData>
              </a:graphic>
            </wp:inline>
          </w:drawing>
        </w:r>
      </w:del>
      <w:ins w:id="307" w:author="Keene-Snickers,Lexi" w:date="2025-05-20T13:45:00Z" w16du:dateUtc="2025-05-20T19:45:00Z">
        <w:r w:rsidR="0076061F">
          <w:rPr>
            <w:rFonts w:ascii="Arial" w:hAnsi="Arial" w:cs="Arial"/>
            <w:noProof/>
            <w:color w:val="000000"/>
            <w:sz w:val="22"/>
            <w:szCs w:val="22"/>
          </w:rPr>
          <w:drawing>
            <wp:inline distT="0" distB="0" distL="0" distR="0" wp14:anchorId="259C28A7" wp14:editId="47B1FEC8">
              <wp:extent cx="3253061" cy="6666614"/>
              <wp:effectExtent l="0" t="0" r="0" b="1270"/>
              <wp:docPr id="20433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232" name="Picture 2043306232"/>
                      <pic:cNvPicPr/>
                    </pic:nvPicPr>
                    <pic:blipFill>
                      <a:blip r:embed="rId21"/>
                      <a:stretch>
                        <a:fillRect/>
                      </a:stretch>
                    </pic:blipFill>
                    <pic:spPr>
                      <a:xfrm>
                        <a:off x="0" y="0"/>
                        <a:ext cx="3286513" cy="6735169"/>
                      </a:xfrm>
                      <a:prstGeom prst="rect">
                        <a:avLst/>
                      </a:prstGeom>
                    </pic:spPr>
                  </pic:pic>
                </a:graphicData>
              </a:graphic>
            </wp:inline>
          </w:drawing>
        </w:r>
      </w:ins>
    </w:p>
    <w:p w14:paraId="2A3908DC" w14:textId="17BEB75E" w:rsidR="00101A14" w:rsidRDefault="00CD0AF9" w:rsidP="00101A14">
      <w:pPr>
        <w:spacing w:line="360" w:lineRule="auto"/>
        <w:rPr>
          <w:ins w:id="308" w:author="Keene-Snickers,Lexi" w:date="2025-05-21T14:32:00Z" w16du:dateUtc="2025-05-21T20:32:00Z"/>
          <w:rFonts w:ascii="Arial" w:hAnsi="Arial" w:cs="Arial"/>
          <w:sz w:val="22"/>
          <w:szCs w:val="22"/>
        </w:rPr>
      </w:pPr>
      <w:r w:rsidRPr="000709C9">
        <w:rPr>
          <w:rFonts w:ascii="Arial" w:hAnsi="Arial" w:cs="Arial"/>
          <w:b/>
          <w:bCs/>
          <w:sz w:val="22"/>
          <w:szCs w:val="22"/>
        </w:rPr>
        <w:t xml:space="preserve">Figure </w:t>
      </w:r>
      <w:ins w:id="309" w:author="Keene-Snickers,Lexi" w:date="2025-05-21T14:47:00Z" w16du:dateUtc="2025-05-21T20:47:00Z">
        <w:r w:rsidR="00674D4C">
          <w:rPr>
            <w:rFonts w:ascii="Arial" w:hAnsi="Arial" w:cs="Arial"/>
            <w:b/>
            <w:bCs/>
            <w:sz w:val="22"/>
            <w:szCs w:val="22"/>
          </w:rPr>
          <w:t>3</w:t>
        </w:r>
      </w:ins>
      <w:del w:id="310" w:author="Keene-Snickers,Lexi" w:date="2025-05-21T14:47:00Z" w16du:dateUtc="2025-05-21T20:47:00Z">
        <w:r w:rsidRPr="000709C9" w:rsidDel="00674D4C">
          <w:rPr>
            <w:rFonts w:ascii="Arial" w:hAnsi="Arial" w:cs="Arial"/>
            <w:b/>
            <w:bCs/>
            <w:sz w:val="22"/>
            <w:szCs w:val="22"/>
          </w:rPr>
          <w:delText>4</w:delText>
        </w:r>
      </w:del>
      <w:r w:rsidRPr="000709C9">
        <w:rPr>
          <w:rFonts w:ascii="Arial" w:hAnsi="Arial" w:cs="Arial"/>
          <w:b/>
          <w:bCs/>
          <w:sz w:val="22"/>
          <w:szCs w:val="22"/>
        </w:rPr>
        <w:t>: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3A14BB" w:rsidRPr="003A14BB">
            <w:rPr>
              <w:rFonts w:ascii="Arial" w:hAnsi="Arial" w:cs="Arial"/>
              <w:color w:val="000000"/>
              <w:sz w:val="22"/>
              <w:szCs w:val="22"/>
              <w:vertAlign w:val="superscript"/>
            </w:rPr>
            <w:t>12</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3A14BB" w:rsidRPr="003A14BB">
            <w:rPr>
              <w:rFonts w:ascii="Helvetica" w:hAnsi="Helvetica" w:cs="Helvetica"/>
              <w:color w:val="000000"/>
              <w:kern w:val="0"/>
              <w:vertAlign w:val="superscript"/>
            </w:rPr>
            <w:t>11</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045D956C" w14:textId="3736ADC4" w:rsidR="00674D4C" w:rsidRPr="00674D4C" w:rsidRDefault="00674D4C" w:rsidP="00101A14">
      <w:pPr>
        <w:spacing w:line="360" w:lineRule="auto"/>
        <w:rPr>
          <w:ins w:id="311" w:author="Keene-Snickers,Lexi" w:date="2025-05-02T16:29:00Z" w16du:dateUtc="2025-05-02T22:29:00Z"/>
          <w:rFonts w:ascii="Arial" w:hAnsi="Arial" w:cs="Arial"/>
          <w:sz w:val="22"/>
          <w:szCs w:val="22"/>
          <w:rPrChange w:id="312" w:author="Keene-Snickers,Lexi" w:date="2025-05-21T14:32:00Z" w16du:dateUtc="2025-05-21T20:32:00Z">
            <w:rPr>
              <w:ins w:id="313" w:author="Keene-Snickers,Lexi" w:date="2025-05-02T16:29:00Z" w16du:dateUtc="2025-05-02T22:29:00Z"/>
              <w:rFonts w:ascii="Arial" w:hAnsi="Arial" w:cs="Arial"/>
              <w:color w:val="000000"/>
              <w:sz w:val="22"/>
              <w:szCs w:val="22"/>
            </w:rPr>
          </w:rPrChange>
        </w:rPr>
      </w:pPr>
      <w:ins w:id="314" w:author="Keene-Snickers,Lexi" w:date="2025-05-21T14:32:00Z" w16du:dateUtc="2025-05-21T20:32:00Z">
        <w:r>
          <w:rPr>
            <w:rFonts w:ascii="Arial" w:hAnsi="Arial" w:cs="Arial"/>
            <w:noProof/>
            <w:sz w:val="22"/>
            <w:szCs w:val="22"/>
          </w:rPr>
          <w:lastRenderedPageBreak/>
          <w:drawing>
            <wp:inline distT="0" distB="0" distL="0" distR="0" wp14:anchorId="47B5150A" wp14:editId="0F6790C8">
              <wp:extent cx="2577414" cy="7589930"/>
              <wp:effectExtent l="0" t="0" r="1270" b="0"/>
              <wp:docPr id="15743750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5010" name="Picture 1574375010"/>
                      <pic:cNvPicPr/>
                    </pic:nvPicPr>
                    <pic:blipFill>
                      <a:blip r:embed="rId22"/>
                      <a:stretch>
                        <a:fillRect/>
                      </a:stretch>
                    </pic:blipFill>
                    <pic:spPr>
                      <a:xfrm>
                        <a:off x="0" y="0"/>
                        <a:ext cx="2631165" cy="7748216"/>
                      </a:xfrm>
                      <a:prstGeom prst="rect">
                        <a:avLst/>
                      </a:prstGeom>
                    </pic:spPr>
                  </pic:pic>
                </a:graphicData>
              </a:graphic>
            </wp:inline>
          </w:drawing>
        </w:r>
      </w:ins>
    </w:p>
    <w:p w14:paraId="6915ACA5" w14:textId="77777777" w:rsidR="00101A14" w:rsidRDefault="00101A14" w:rsidP="00101A14">
      <w:pPr>
        <w:spacing w:line="276" w:lineRule="auto"/>
        <w:rPr>
          <w:ins w:id="315" w:author="Keene-Snickers,Lexi" w:date="2025-05-02T16:29:00Z" w16du:dateUtc="2025-05-02T22:29:00Z"/>
          <w:rFonts w:ascii="Arial" w:hAnsi="Arial" w:cs="Arial"/>
          <w:sz w:val="22"/>
          <w:szCs w:val="22"/>
        </w:rPr>
      </w:pPr>
      <w:commentRangeStart w:id="316"/>
      <w:ins w:id="317" w:author="Keene-Snickers,Lexi" w:date="2025-05-02T16:29:00Z" w16du:dateUtc="2025-05-02T22:29:00Z">
        <w:r w:rsidRPr="00E97611">
          <w:rPr>
            <w:rFonts w:ascii="Arial" w:hAnsi="Arial" w:cs="Arial"/>
            <w:b/>
            <w:bCs/>
            <w:sz w:val="22"/>
            <w:szCs w:val="22"/>
          </w:rPr>
          <w:t xml:space="preserve">Supplemental Figure </w:t>
        </w:r>
      </w:ins>
      <w:commentRangeEnd w:id="316"/>
      <w:r w:rsidR="00071E93">
        <w:rPr>
          <w:rStyle w:val="CommentReference"/>
        </w:rPr>
        <w:commentReference w:id="316"/>
      </w:r>
      <w:ins w:id="318" w:author="Keene-Snickers,Lexi" w:date="2025-05-02T16:29:00Z" w16du:dateUtc="2025-05-02T22:29:00Z">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25155E2D" w14:textId="77777777" w:rsidR="00101A14" w:rsidRDefault="00101A14" w:rsidP="00CD0AF9">
      <w:pPr>
        <w:spacing w:line="360" w:lineRule="auto"/>
        <w:rPr>
          <w:rFonts w:ascii="Arial" w:hAnsi="Arial" w:cs="Arial"/>
          <w:color w:val="000000"/>
          <w:sz w:val="22"/>
          <w:szCs w:val="22"/>
        </w:rPr>
      </w:pPr>
    </w:p>
    <w:p w14:paraId="0EDD3009" w14:textId="1DA9151E" w:rsidR="00CD0AF9" w:rsidRDefault="00CD0AF9" w:rsidP="00CD0AF9">
      <w:pPr>
        <w:spacing w:line="360" w:lineRule="auto"/>
        <w:rPr>
          <w:rFonts w:ascii="Arial" w:hAnsi="Arial" w:cs="Arial"/>
          <w:sz w:val="22"/>
          <w:szCs w:val="22"/>
        </w:rPr>
      </w:pPr>
      <w:del w:id="319" w:author="Keene-Snickers,Lexi" w:date="2025-05-20T13:41:00Z" w16du:dateUtc="2025-05-20T19:41:00Z">
        <w:r w:rsidDel="0076061F">
          <w:rPr>
            <w:rFonts w:ascii="Arial" w:hAnsi="Arial" w:cs="Arial"/>
            <w:noProof/>
            <w:sz w:val="22"/>
            <w:szCs w:val="22"/>
          </w:rPr>
          <w:drawing>
            <wp:inline distT="0" distB="0" distL="0" distR="0" wp14:anchorId="438E6E94" wp14:editId="5ACF5BE6">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23"/>
                      <a:stretch>
                        <a:fillRect/>
                      </a:stretch>
                    </pic:blipFill>
                    <pic:spPr>
                      <a:xfrm>
                        <a:off x="0" y="0"/>
                        <a:ext cx="3214734" cy="6946140"/>
                      </a:xfrm>
                      <a:prstGeom prst="rect">
                        <a:avLst/>
                      </a:prstGeom>
                    </pic:spPr>
                  </pic:pic>
                </a:graphicData>
              </a:graphic>
            </wp:inline>
          </w:drawing>
        </w:r>
      </w:del>
      <w:ins w:id="320" w:author="Keene-Snickers,Lexi" w:date="2025-05-20T13:41:00Z" w16du:dateUtc="2025-05-20T19:41:00Z">
        <w:r w:rsidR="0076061F">
          <w:rPr>
            <w:rFonts w:ascii="Arial" w:hAnsi="Arial" w:cs="Arial"/>
            <w:noProof/>
            <w:sz w:val="22"/>
            <w:szCs w:val="22"/>
          </w:rPr>
          <w:drawing>
            <wp:inline distT="0" distB="0" distL="0" distR="0" wp14:anchorId="7A9BEFB2" wp14:editId="64508872">
              <wp:extent cx="3065489" cy="6678220"/>
              <wp:effectExtent l="0" t="0" r="0" b="2540"/>
              <wp:docPr id="1384616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6756" name="Picture 1384616756"/>
                      <pic:cNvPicPr/>
                    </pic:nvPicPr>
                    <pic:blipFill>
                      <a:blip r:embed="rId24"/>
                      <a:stretch>
                        <a:fillRect/>
                      </a:stretch>
                    </pic:blipFill>
                    <pic:spPr>
                      <a:xfrm>
                        <a:off x="0" y="0"/>
                        <a:ext cx="3106545" cy="6767660"/>
                      </a:xfrm>
                      <a:prstGeom prst="rect">
                        <a:avLst/>
                      </a:prstGeom>
                    </pic:spPr>
                  </pic:pic>
                </a:graphicData>
              </a:graphic>
            </wp:inline>
          </w:drawing>
        </w:r>
      </w:ins>
    </w:p>
    <w:p w14:paraId="03ABD82F" w14:textId="6A738837" w:rsidR="00CD0AF9" w:rsidRDefault="00CD0AF9" w:rsidP="006264D3">
      <w:pPr>
        <w:spacing w:line="360" w:lineRule="auto"/>
        <w:rPr>
          <w:ins w:id="321" w:author="Keene-Snickers,Lexi" w:date="2025-05-02T16:29:00Z" w16du:dateUtc="2025-05-02T22:29:00Z"/>
          <w:rFonts w:ascii="Arial" w:hAnsi="Arial" w:cs="Arial"/>
          <w:sz w:val="22"/>
          <w:szCs w:val="22"/>
        </w:rPr>
      </w:pPr>
      <w:r w:rsidRPr="000709C9">
        <w:rPr>
          <w:rFonts w:ascii="Arial" w:hAnsi="Arial" w:cs="Arial"/>
          <w:b/>
          <w:bCs/>
          <w:sz w:val="22"/>
          <w:szCs w:val="22"/>
        </w:rPr>
        <w:t xml:space="preserve">Figure </w:t>
      </w:r>
      <w:ins w:id="322" w:author="Keene-Snickers,Lexi" w:date="2025-05-21T14:47:00Z" w16du:dateUtc="2025-05-21T20:47:00Z">
        <w:r w:rsidR="00674D4C">
          <w:rPr>
            <w:rFonts w:ascii="Arial" w:hAnsi="Arial" w:cs="Arial"/>
            <w:b/>
            <w:bCs/>
            <w:sz w:val="22"/>
            <w:szCs w:val="22"/>
          </w:rPr>
          <w:t>4</w:t>
        </w:r>
      </w:ins>
      <w:del w:id="323" w:author="Keene-Snickers,Lexi" w:date="2025-05-21T14:47:00Z" w16du:dateUtc="2025-05-21T20:47:00Z">
        <w:r w:rsidRPr="000709C9" w:rsidDel="00674D4C">
          <w:rPr>
            <w:rFonts w:ascii="Arial" w:hAnsi="Arial" w:cs="Arial"/>
            <w:b/>
            <w:bCs/>
            <w:sz w:val="22"/>
            <w:szCs w:val="22"/>
          </w:rPr>
          <w:delText>5</w:delText>
        </w:r>
      </w:del>
      <w:r w:rsidRPr="000709C9">
        <w:rPr>
          <w:rFonts w:ascii="Arial" w:hAnsi="Arial" w:cs="Arial"/>
          <w:b/>
          <w:bCs/>
          <w:sz w:val="22"/>
          <w:szCs w:val="22"/>
        </w:rPr>
        <w:t>: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3A14BB" w:rsidRPr="003A14BB">
            <w:rPr>
              <w:rFonts w:ascii="Arial" w:hAnsi="Arial" w:cs="Arial"/>
              <w:color w:val="000000"/>
              <w:sz w:val="22"/>
              <w:szCs w:val="22"/>
              <w:vertAlign w:val="superscript"/>
            </w:rPr>
            <w:t>12</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2BDE366B" w:rsidR="00101A14" w:rsidRDefault="00674D4C" w:rsidP="00101A14">
      <w:pPr>
        <w:spacing w:line="360" w:lineRule="auto"/>
        <w:rPr>
          <w:ins w:id="324" w:author="Keene-Snickers,Lexi" w:date="2025-05-02T16:29:00Z" w16du:dateUtc="2025-05-02T22:29:00Z"/>
          <w:rFonts w:ascii="Arial" w:hAnsi="Arial" w:cs="Arial"/>
          <w:color w:val="000000"/>
          <w:sz w:val="22"/>
          <w:szCs w:val="22"/>
        </w:rPr>
      </w:pPr>
      <w:ins w:id="325" w:author="Keene-Snickers,Lexi" w:date="2025-05-21T13:17:00Z" w16du:dateUtc="2025-05-21T19:17:00Z">
        <w:r>
          <w:rPr>
            <w:rFonts w:ascii="Arial" w:hAnsi="Arial" w:cs="Arial"/>
            <w:noProof/>
            <w:color w:val="000000"/>
            <w:sz w:val="22"/>
            <w:szCs w:val="22"/>
          </w:rPr>
          <w:lastRenderedPageBreak/>
          <w:drawing>
            <wp:inline distT="0" distB="0" distL="0" distR="0" wp14:anchorId="06DA76F9" wp14:editId="77879387">
              <wp:extent cx="2468357" cy="7584141"/>
              <wp:effectExtent l="0" t="0" r="0" b="0"/>
              <wp:docPr id="925185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5148" name="Picture 925185148"/>
                      <pic:cNvPicPr/>
                    </pic:nvPicPr>
                    <pic:blipFill>
                      <a:blip r:embed="rId25"/>
                      <a:stretch>
                        <a:fillRect/>
                      </a:stretch>
                    </pic:blipFill>
                    <pic:spPr>
                      <a:xfrm>
                        <a:off x="0" y="0"/>
                        <a:ext cx="2511536" cy="7716810"/>
                      </a:xfrm>
                      <a:prstGeom prst="rect">
                        <a:avLst/>
                      </a:prstGeom>
                    </pic:spPr>
                  </pic:pic>
                </a:graphicData>
              </a:graphic>
            </wp:inline>
          </w:drawing>
        </w:r>
      </w:ins>
    </w:p>
    <w:p w14:paraId="25C6EBC8" w14:textId="4717583D" w:rsidR="00101A14" w:rsidRPr="006264D3" w:rsidRDefault="00101A14">
      <w:pPr>
        <w:spacing w:line="276" w:lineRule="auto"/>
        <w:rPr>
          <w:rFonts w:ascii="Arial" w:hAnsi="Arial" w:cs="Arial"/>
          <w:sz w:val="22"/>
          <w:szCs w:val="22"/>
        </w:rPr>
        <w:pPrChange w:id="326" w:author="Keene-Snickers,Lexi" w:date="2025-05-02T16:29:00Z" w16du:dateUtc="2025-05-02T22:29:00Z">
          <w:pPr>
            <w:spacing w:line="360" w:lineRule="auto"/>
          </w:pPr>
        </w:pPrChange>
      </w:pPr>
      <w:ins w:id="327"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11BD706A" w:rsidR="00CD0AF9" w:rsidRDefault="001448F4" w:rsidP="00CD0AF9">
      <w:pPr>
        <w:spacing w:line="360" w:lineRule="auto"/>
        <w:rPr>
          <w:rFonts w:ascii="Arial" w:hAnsi="Arial" w:cs="Arial"/>
          <w:sz w:val="22"/>
          <w:szCs w:val="22"/>
        </w:rPr>
      </w:pPr>
      <w:del w:id="328" w:author="Keene-Snickers,Lexi" w:date="2025-05-20T13:47:00Z" w16du:dateUtc="2025-05-20T19:47:00Z">
        <w:r w:rsidDel="0076061F">
          <w:rPr>
            <w:rFonts w:ascii="Arial" w:hAnsi="Arial" w:cs="Arial"/>
            <w:noProof/>
            <w:sz w:val="22"/>
            <w:szCs w:val="22"/>
          </w:rPr>
          <w:lastRenderedPageBreak/>
          <w:drawing>
            <wp:inline distT="0" distB="0" distL="0" distR="0" wp14:anchorId="3EB271C8" wp14:editId="56690FD9">
              <wp:extent cx="2601795" cy="6959600"/>
              <wp:effectExtent l="0" t="0" r="1905" b="0"/>
              <wp:docPr id="329276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6078" name="Picture 329276078"/>
                      <pic:cNvPicPr/>
                    </pic:nvPicPr>
                    <pic:blipFill>
                      <a:blip r:embed="rId26"/>
                      <a:stretch>
                        <a:fillRect/>
                      </a:stretch>
                    </pic:blipFill>
                    <pic:spPr>
                      <a:xfrm>
                        <a:off x="0" y="0"/>
                        <a:ext cx="2631394" cy="7038776"/>
                      </a:xfrm>
                      <a:prstGeom prst="rect">
                        <a:avLst/>
                      </a:prstGeom>
                    </pic:spPr>
                  </pic:pic>
                </a:graphicData>
              </a:graphic>
            </wp:inline>
          </w:drawing>
        </w:r>
      </w:del>
      <w:ins w:id="329" w:author="Keene-Snickers,Lexi" w:date="2025-05-20T13:47:00Z" w16du:dateUtc="2025-05-20T19:47:00Z">
        <w:r w:rsidR="0076061F">
          <w:rPr>
            <w:rFonts w:ascii="Arial" w:hAnsi="Arial" w:cs="Arial"/>
            <w:noProof/>
            <w:sz w:val="22"/>
            <w:szCs w:val="22"/>
          </w:rPr>
          <w:drawing>
            <wp:inline distT="0" distB="0" distL="0" distR="0" wp14:anchorId="2B8E57F8" wp14:editId="7B57CD2F">
              <wp:extent cx="2599033" cy="6925056"/>
              <wp:effectExtent l="0" t="0" r="5080" b="0"/>
              <wp:docPr id="105284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7705" name="Picture 1052847705"/>
                      <pic:cNvPicPr/>
                    </pic:nvPicPr>
                    <pic:blipFill>
                      <a:blip r:embed="rId27"/>
                      <a:stretch>
                        <a:fillRect/>
                      </a:stretch>
                    </pic:blipFill>
                    <pic:spPr>
                      <a:xfrm>
                        <a:off x="0" y="0"/>
                        <a:ext cx="2623472" cy="6990172"/>
                      </a:xfrm>
                      <a:prstGeom prst="rect">
                        <a:avLst/>
                      </a:prstGeom>
                    </pic:spPr>
                  </pic:pic>
                </a:graphicData>
              </a:graphic>
            </wp:inline>
          </w:drawing>
        </w:r>
      </w:ins>
    </w:p>
    <w:p w14:paraId="7E3EC41F" w14:textId="4141A374" w:rsidR="00101A14" w:rsidRDefault="00CD0AF9" w:rsidP="00101A14">
      <w:pPr>
        <w:spacing w:line="360" w:lineRule="auto"/>
        <w:rPr>
          <w:ins w:id="330" w:author="Keene-Snickers,Lexi" w:date="2025-05-21T13:54:00Z" w16du:dateUtc="2025-05-21T19:54:00Z"/>
          <w:rFonts w:ascii="Arial" w:hAnsi="Arial" w:cs="Arial"/>
          <w:sz w:val="22"/>
          <w:szCs w:val="22"/>
        </w:rPr>
      </w:pPr>
      <w:r w:rsidRPr="000709C9">
        <w:rPr>
          <w:rFonts w:ascii="Arial" w:hAnsi="Arial" w:cs="Arial"/>
          <w:b/>
          <w:bCs/>
          <w:sz w:val="22"/>
          <w:szCs w:val="22"/>
        </w:rPr>
        <w:t xml:space="preserve">Figure </w:t>
      </w:r>
      <w:ins w:id="331" w:author="Keene-Snickers,Lexi" w:date="2025-05-21T14:47:00Z" w16du:dateUtc="2025-05-21T20:47:00Z">
        <w:r w:rsidR="00674D4C">
          <w:rPr>
            <w:rFonts w:ascii="Arial" w:hAnsi="Arial" w:cs="Arial"/>
            <w:b/>
            <w:bCs/>
            <w:sz w:val="22"/>
            <w:szCs w:val="22"/>
          </w:rPr>
          <w:t>5</w:t>
        </w:r>
      </w:ins>
      <w:del w:id="332" w:author="Keene-Snickers,Lexi" w:date="2025-05-21T14:47:00Z" w16du:dateUtc="2025-05-21T20:47:00Z">
        <w:r w:rsidDel="00674D4C">
          <w:rPr>
            <w:rFonts w:ascii="Arial" w:hAnsi="Arial" w:cs="Arial"/>
            <w:b/>
            <w:bCs/>
            <w:sz w:val="22"/>
            <w:szCs w:val="22"/>
          </w:rPr>
          <w:delText>6</w:delText>
        </w:r>
      </w:del>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3A14BB" w:rsidRPr="003A14BB">
            <w:rPr>
              <w:rFonts w:ascii="Arial" w:hAnsi="Arial" w:cs="Arial"/>
              <w:color w:val="000000"/>
              <w:sz w:val="22"/>
              <w:szCs w:val="22"/>
              <w:vertAlign w:val="superscript"/>
            </w:rPr>
            <w:t>12</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FAC8E4A" w14:textId="04DBF159" w:rsidR="00674D4C" w:rsidRPr="00674D4C" w:rsidRDefault="00674D4C" w:rsidP="00101A14">
      <w:pPr>
        <w:spacing w:line="360" w:lineRule="auto"/>
        <w:rPr>
          <w:ins w:id="333" w:author="Keene-Snickers,Lexi" w:date="2025-05-02T16:29:00Z" w16du:dateUtc="2025-05-02T22:29:00Z"/>
          <w:rFonts w:ascii="Arial" w:hAnsi="Arial" w:cs="Arial"/>
          <w:sz w:val="22"/>
          <w:szCs w:val="22"/>
          <w:rPrChange w:id="334" w:author="Keene-Snickers,Lexi" w:date="2025-05-21T13:54:00Z" w16du:dateUtc="2025-05-21T19:54:00Z">
            <w:rPr>
              <w:ins w:id="335" w:author="Keene-Snickers,Lexi" w:date="2025-05-02T16:29:00Z" w16du:dateUtc="2025-05-02T22:29:00Z"/>
              <w:rFonts w:ascii="Arial" w:hAnsi="Arial" w:cs="Arial"/>
              <w:color w:val="000000"/>
              <w:sz w:val="22"/>
              <w:szCs w:val="22"/>
            </w:rPr>
          </w:rPrChange>
        </w:rPr>
      </w:pPr>
      <w:ins w:id="336" w:author="Keene-Snickers,Lexi" w:date="2025-05-21T13:54:00Z" w16du:dateUtc="2025-05-21T19:54:00Z">
        <w:r>
          <w:rPr>
            <w:rFonts w:ascii="Arial" w:hAnsi="Arial" w:cs="Arial"/>
            <w:noProof/>
            <w:sz w:val="22"/>
            <w:szCs w:val="22"/>
          </w:rPr>
          <w:lastRenderedPageBreak/>
          <w:drawing>
            <wp:inline distT="0" distB="0" distL="0" distR="0" wp14:anchorId="04C69E3B" wp14:editId="5DDA3E12">
              <wp:extent cx="2303447" cy="7576820"/>
              <wp:effectExtent l="0" t="0" r="0" b="5080"/>
              <wp:docPr id="10027443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4357" name="Picture 1002744357"/>
                      <pic:cNvPicPr/>
                    </pic:nvPicPr>
                    <pic:blipFill>
                      <a:blip r:embed="rId28"/>
                      <a:stretch>
                        <a:fillRect/>
                      </a:stretch>
                    </pic:blipFill>
                    <pic:spPr>
                      <a:xfrm>
                        <a:off x="0" y="0"/>
                        <a:ext cx="2341270" cy="7701233"/>
                      </a:xfrm>
                      <a:prstGeom prst="rect">
                        <a:avLst/>
                      </a:prstGeom>
                    </pic:spPr>
                  </pic:pic>
                </a:graphicData>
              </a:graphic>
            </wp:inline>
          </w:drawing>
        </w:r>
      </w:ins>
    </w:p>
    <w:p w14:paraId="3D37B7E5" w14:textId="28BBA294" w:rsidR="00101A14" w:rsidRPr="006264D3" w:rsidRDefault="00101A14">
      <w:pPr>
        <w:spacing w:line="276" w:lineRule="auto"/>
        <w:rPr>
          <w:rFonts w:ascii="Arial" w:hAnsi="Arial" w:cs="Arial"/>
          <w:sz w:val="22"/>
          <w:szCs w:val="22"/>
        </w:rPr>
        <w:pPrChange w:id="337" w:author="Keene-Snickers,Lexi" w:date="2025-05-02T16:29:00Z" w16du:dateUtc="2025-05-02T22:29:00Z">
          <w:pPr>
            <w:spacing w:line="360" w:lineRule="auto"/>
          </w:pPr>
        </w:pPrChange>
      </w:pPr>
      <w:ins w:id="338" w:author="Keene-Snickers,Lexi" w:date="2025-05-02T16:29:00Z" w16du:dateUtc="2025-05-02T22:29:00Z">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29981E80" w:rsidR="00CD0AF9" w:rsidRDefault="00CD0AF9" w:rsidP="00CD0AF9">
      <w:pPr>
        <w:spacing w:line="360" w:lineRule="auto"/>
        <w:rPr>
          <w:rFonts w:ascii="Arial" w:hAnsi="Arial" w:cs="Arial"/>
          <w:sz w:val="22"/>
          <w:szCs w:val="22"/>
        </w:rPr>
      </w:pPr>
      <w:del w:id="339" w:author="Keene-Snickers,Lexi" w:date="2025-05-20T13:43:00Z" w16du:dateUtc="2025-05-20T19:43:00Z">
        <w:r w:rsidDel="0076061F">
          <w:rPr>
            <w:rFonts w:ascii="Arial" w:hAnsi="Arial" w:cs="Arial"/>
            <w:noProof/>
            <w:sz w:val="22"/>
            <w:szCs w:val="22"/>
          </w:rPr>
          <w:lastRenderedPageBreak/>
          <w:drawing>
            <wp:inline distT="0" distB="0" distL="0" distR="0" wp14:anchorId="2001A6D7" wp14:editId="02BF3174">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29"/>
                      <a:stretch>
                        <a:fillRect/>
                      </a:stretch>
                    </pic:blipFill>
                    <pic:spPr>
                      <a:xfrm>
                        <a:off x="0" y="0"/>
                        <a:ext cx="5113597" cy="6873855"/>
                      </a:xfrm>
                      <a:prstGeom prst="rect">
                        <a:avLst/>
                      </a:prstGeom>
                    </pic:spPr>
                  </pic:pic>
                </a:graphicData>
              </a:graphic>
            </wp:inline>
          </w:drawing>
        </w:r>
      </w:del>
      <w:ins w:id="340" w:author="Keene-Snickers,Lexi" w:date="2025-05-20T13:43:00Z" w16du:dateUtc="2025-05-20T19:43:00Z">
        <w:r w:rsidR="0076061F">
          <w:rPr>
            <w:rFonts w:ascii="Arial" w:hAnsi="Arial" w:cs="Arial"/>
            <w:noProof/>
            <w:sz w:val="22"/>
            <w:szCs w:val="22"/>
          </w:rPr>
          <w:drawing>
            <wp:inline distT="0" distB="0" distL="0" distR="0" wp14:anchorId="4BD6CAE6" wp14:editId="1770190C">
              <wp:extent cx="5001390" cy="6921795"/>
              <wp:effectExtent l="0" t="0" r="2540" b="0"/>
              <wp:docPr id="234732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2782" name="Picture 234732782"/>
                      <pic:cNvPicPr/>
                    </pic:nvPicPr>
                    <pic:blipFill>
                      <a:blip r:embed="rId30"/>
                      <a:stretch>
                        <a:fillRect/>
                      </a:stretch>
                    </pic:blipFill>
                    <pic:spPr>
                      <a:xfrm>
                        <a:off x="0" y="0"/>
                        <a:ext cx="5043341" cy="6979854"/>
                      </a:xfrm>
                      <a:prstGeom prst="rect">
                        <a:avLst/>
                      </a:prstGeom>
                    </pic:spPr>
                  </pic:pic>
                </a:graphicData>
              </a:graphic>
            </wp:inline>
          </w:drawing>
        </w:r>
      </w:ins>
    </w:p>
    <w:p w14:paraId="0960071F" w14:textId="20988F93" w:rsidR="00CD0AF9" w:rsidRDefault="00CD0AF9" w:rsidP="006264D3">
      <w:pPr>
        <w:spacing w:line="360" w:lineRule="auto"/>
        <w:rPr>
          <w:ins w:id="341" w:author="Keene-Snickers,Lexi" w:date="2025-05-02T16:30:00Z" w16du:dateUtc="2025-05-02T22:30:00Z"/>
          <w:rFonts w:ascii="Arial" w:hAnsi="Arial" w:cs="Arial"/>
          <w:sz w:val="22"/>
          <w:szCs w:val="22"/>
        </w:rPr>
      </w:pPr>
      <w:r w:rsidRPr="000709C9">
        <w:rPr>
          <w:rFonts w:ascii="Arial" w:hAnsi="Arial" w:cs="Arial"/>
          <w:b/>
          <w:bCs/>
          <w:sz w:val="22"/>
          <w:szCs w:val="22"/>
        </w:rPr>
        <w:t xml:space="preserve">Figure </w:t>
      </w:r>
      <w:ins w:id="342" w:author="Keene-Snickers,Lexi" w:date="2025-05-21T14:47:00Z" w16du:dateUtc="2025-05-21T20:47:00Z">
        <w:r w:rsidR="00674D4C">
          <w:rPr>
            <w:rFonts w:ascii="Arial" w:hAnsi="Arial" w:cs="Arial"/>
            <w:b/>
            <w:bCs/>
            <w:sz w:val="22"/>
            <w:szCs w:val="22"/>
          </w:rPr>
          <w:t>6</w:t>
        </w:r>
      </w:ins>
      <w:del w:id="343" w:author="Keene-Snickers,Lexi" w:date="2025-05-21T14:47:00Z" w16du:dateUtc="2025-05-21T20:47:00Z">
        <w:r w:rsidDel="00674D4C">
          <w:rPr>
            <w:rFonts w:ascii="Arial" w:hAnsi="Arial" w:cs="Arial"/>
            <w:b/>
            <w:bCs/>
            <w:sz w:val="22"/>
            <w:szCs w:val="22"/>
          </w:rPr>
          <w:delText>7</w:delText>
        </w:r>
      </w:del>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3A14BB" w:rsidRPr="003A14BB">
            <w:rPr>
              <w:rFonts w:ascii="Arial" w:hAnsi="Arial" w:cs="Arial"/>
              <w:color w:val="000000"/>
              <w:sz w:val="22"/>
              <w:szCs w:val="22"/>
              <w:vertAlign w:val="superscript"/>
            </w:rPr>
            <w:t>12</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69CFF2FD" w:rsidR="00101A14" w:rsidRDefault="00674D4C" w:rsidP="00101A14">
      <w:pPr>
        <w:spacing w:line="360" w:lineRule="auto"/>
        <w:rPr>
          <w:ins w:id="344" w:author="Keene-Snickers,Lexi" w:date="2025-05-02T16:30:00Z" w16du:dateUtc="2025-05-02T22:30:00Z"/>
          <w:rFonts w:ascii="Arial" w:hAnsi="Arial" w:cs="Arial"/>
          <w:color w:val="000000"/>
          <w:sz w:val="22"/>
          <w:szCs w:val="22"/>
        </w:rPr>
      </w:pPr>
      <w:ins w:id="345" w:author="Keene-Snickers,Lexi" w:date="2025-05-20T15:20:00Z" w16du:dateUtc="2025-05-20T21:20:00Z">
        <w:r>
          <w:rPr>
            <w:rFonts w:ascii="Arial" w:hAnsi="Arial" w:cs="Arial"/>
            <w:noProof/>
            <w:color w:val="000000"/>
            <w:sz w:val="22"/>
            <w:szCs w:val="22"/>
          </w:rPr>
          <w:lastRenderedPageBreak/>
          <w:drawing>
            <wp:inline distT="0" distB="0" distL="0" distR="0" wp14:anchorId="69A9BAC9" wp14:editId="2A255590">
              <wp:extent cx="3711523" cy="7582178"/>
              <wp:effectExtent l="0" t="0" r="0" b="0"/>
              <wp:docPr id="1883636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6898" name="Picture 1883636898"/>
                      <pic:cNvPicPr/>
                    </pic:nvPicPr>
                    <pic:blipFill>
                      <a:blip r:embed="rId31"/>
                      <a:stretch>
                        <a:fillRect/>
                      </a:stretch>
                    </pic:blipFill>
                    <pic:spPr>
                      <a:xfrm>
                        <a:off x="0" y="0"/>
                        <a:ext cx="3740727" cy="7641837"/>
                      </a:xfrm>
                      <a:prstGeom prst="rect">
                        <a:avLst/>
                      </a:prstGeom>
                    </pic:spPr>
                  </pic:pic>
                </a:graphicData>
              </a:graphic>
            </wp:inline>
          </w:drawing>
        </w:r>
      </w:ins>
    </w:p>
    <w:p w14:paraId="525B997C" w14:textId="77777777" w:rsidR="00101A14" w:rsidRDefault="00101A14" w:rsidP="00101A14">
      <w:pPr>
        <w:spacing w:line="276" w:lineRule="auto"/>
        <w:rPr>
          <w:ins w:id="346" w:author="Keene-Snickers,Lexi" w:date="2025-05-02T16:30:00Z" w16du:dateUtc="2025-05-02T22:30:00Z"/>
          <w:rFonts w:ascii="Arial" w:hAnsi="Arial" w:cs="Arial"/>
          <w:sz w:val="22"/>
          <w:szCs w:val="22"/>
        </w:rPr>
      </w:pPr>
      <w:ins w:id="347" w:author="Keene-Snickers,Lexi" w:date="2025-05-02T16:30:00Z" w16du:dateUtc="2025-05-02T22:30: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7512BAE5" w14:textId="77777777" w:rsidR="00674D4C" w:rsidRPr="00E97611" w:rsidRDefault="00674D4C" w:rsidP="00674D4C">
      <w:pPr>
        <w:spacing w:line="360" w:lineRule="auto"/>
        <w:rPr>
          <w:ins w:id="348" w:author="Keene-Snickers,Lexi" w:date="2025-05-21T14:44:00Z" w16du:dateUtc="2025-05-21T20:44:00Z"/>
          <w:rFonts w:ascii="Arial" w:hAnsi="Arial" w:cs="Arial"/>
          <w:b/>
          <w:bCs/>
          <w:sz w:val="22"/>
          <w:szCs w:val="22"/>
        </w:rPr>
      </w:pPr>
      <w:commentRangeStart w:id="349"/>
      <w:ins w:id="350" w:author="Keene-Snickers,Lexi" w:date="2025-05-21T14:44:00Z" w16du:dateUtc="2025-05-21T20:44:00Z">
        <w:r w:rsidRPr="00E97611">
          <w:rPr>
            <w:rFonts w:ascii="Arial" w:hAnsi="Arial" w:cs="Arial"/>
            <w:b/>
            <w:bCs/>
            <w:sz w:val="22"/>
            <w:szCs w:val="22"/>
          </w:rPr>
          <w:lastRenderedPageBreak/>
          <w:t xml:space="preserve">Galbut virus coinfection </w:t>
        </w:r>
        <w:commentRangeEnd w:id="349"/>
        <w:r>
          <w:rPr>
            <w:rStyle w:val="CommentReference"/>
          </w:rPr>
          <w:commentReference w:id="349"/>
        </w:r>
        <w:r>
          <w:rPr>
            <w:rFonts w:ascii="Arial" w:hAnsi="Arial" w:cs="Arial"/>
            <w:b/>
            <w:bCs/>
            <w:sz w:val="22"/>
            <w:szCs w:val="22"/>
          </w:rPr>
          <w:t xml:space="preserve">is common and </w:t>
        </w:r>
        <w:r w:rsidRPr="00E97611">
          <w:rPr>
            <w:rFonts w:ascii="Arial" w:hAnsi="Arial" w:cs="Arial"/>
            <w:b/>
            <w:bCs/>
            <w:sz w:val="22"/>
            <w:szCs w:val="22"/>
          </w:rPr>
          <w:t xml:space="preserve">does not require </w:t>
        </w:r>
        <w:r>
          <w:rPr>
            <w:rFonts w:ascii="Arial" w:hAnsi="Arial" w:cs="Arial"/>
            <w:b/>
            <w:bCs/>
            <w:sz w:val="22"/>
            <w:szCs w:val="22"/>
          </w:rPr>
          <w:t xml:space="preserve">complete sets of </w:t>
        </w:r>
        <w:r w:rsidRPr="00E97611">
          <w:rPr>
            <w:rFonts w:ascii="Arial" w:hAnsi="Arial" w:cs="Arial"/>
            <w:b/>
            <w:bCs/>
            <w:sz w:val="22"/>
            <w:szCs w:val="22"/>
          </w:rPr>
          <w:t>all three segments</w:t>
        </w:r>
      </w:ins>
    </w:p>
    <w:p w14:paraId="6A98EB51" w14:textId="77777777" w:rsidR="00674D4C" w:rsidRDefault="00674D4C" w:rsidP="00674D4C">
      <w:pPr>
        <w:spacing w:line="360" w:lineRule="auto"/>
        <w:rPr>
          <w:ins w:id="351" w:author="Keene-Snickers,Lexi" w:date="2025-05-21T14:44:00Z" w16du:dateUtc="2025-05-21T20:44:00Z"/>
          <w:rFonts w:ascii="Arial" w:hAnsi="Arial" w:cs="Arial"/>
          <w:sz w:val="22"/>
          <w:szCs w:val="22"/>
        </w:rPr>
      </w:pPr>
    </w:p>
    <w:p w14:paraId="078865B6" w14:textId="67455230" w:rsidR="00674D4C" w:rsidRDefault="00674D4C" w:rsidP="00674D4C">
      <w:pPr>
        <w:spacing w:line="360" w:lineRule="auto"/>
        <w:rPr>
          <w:ins w:id="352" w:author="Keene-Snickers,Lexi" w:date="2025-05-21T14:44:00Z" w16du:dateUtc="2025-05-21T20:44:00Z"/>
          <w:rFonts w:ascii="Arial" w:hAnsi="Arial" w:cs="Arial"/>
          <w:sz w:val="22"/>
          <w:szCs w:val="22"/>
        </w:rPr>
      </w:pPr>
      <w:ins w:id="353" w:author="Keene-Snickers,Lexi" w:date="2025-05-21T14:44:00Z" w16du:dateUtc="2025-05-21T20:44:00Z">
        <w:r>
          <w:rPr>
            <w:rFonts w:ascii="Arial" w:hAnsi="Arial" w:cs="Arial"/>
            <w:sz w:val="22"/>
            <w:szCs w:val="22"/>
          </w:rPr>
          <w:tab/>
          <w:t>Many samples contained evidence of co-infection by more than one galbut virus genotype. Forty-one samples (33%) exhibited evidence of coinfection by various numbers of galbut virus and chaq virus segments (</w:t>
        </w:r>
        <w:r w:rsidRPr="006264D3">
          <w:rPr>
            <w:rFonts w:ascii="Arial" w:hAnsi="Arial" w:cs="Arial"/>
            <w:b/>
            <w:bCs/>
            <w:sz w:val="22"/>
            <w:szCs w:val="22"/>
          </w:rPr>
          <w:t xml:space="preserve">Fig. </w:t>
        </w:r>
      </w:ins>
      <w:ins w:id="354" w:author="Keene-Snickers,Lexi" w:date="2025-05-21T14:47:00Z" w16du:dateUtc="2025-05-21T20:47:00Z">
        <w:r>
          <w:rPr>
            <w:rFonts w:ascii="Arial" w:hAnsi="Arial" w:cs="Arial"/>
            <w:b/>
            <w:bCs/>
            <w:sz w:val="22"/>
            <w:szCs w:val="22"/>
          </w:rPr>
          <w:t>7</w:t>
        </w:r>
      </w:ins>
      <w:ins w:id="355" w:author="Keene-Snickers,Lexi" w:date="2025-05-21T14:44:00Z" w16du:dateUtc="2025-05-21T20:44:00Z">
        <w:r>
          <w:rPr>
            <w:rFonts w:ascii="Arial" w:hAnsi="Arial" w:cs="Arial"/>
            <w:sz w:val="22"/>
            <w:szCs w:val="22"/>
          </w:rPr>
          <w:t>). Three samples corresponded to simple co-infections, with two complete sets of all three galbut virus segments (</w:t>
        </w:r>
        <w:r w:rsidRPr="00B32DED">
          <w:rPr>
            <w:rFonts w:ascii="Arial" w:hAnsi="Arial" w:cs="Arial"/>
            <w:b/>
            <w:bCs/>
            <w:sz w:val="22"/>
            <w:szCs w:val="22"/>
          </w:rPr>
          <w:t>Fig.</w:t>
        </w:r>
        <w:r>
          <w:rPr>
            <w:rFonts w:ascii="Arial" w:hAnsi="Arial" w:cs="Arial"/>
            <w:b/>
            <w:bCs/>
            <w:sz w:val="22"/>
            <w:szCs w:val="22"/>
          </w:rPr>
          <w:t xml:space="preserve"> </w:t>
        </w:r>
      </w:ins>
      <w:ins w:id="356" w:author="Keene-Snickers,Lexi" w:date="2025-05-21T14:47:00Z" w16du:dateUtc="2025-05-21T20:47:00Z">
        <w:r>
          <w:rPr>
            <w:rFonts w:ascii="Arial" w:hAnsi="Arial" w:cs="Arial"/>
            <w:b/>
            <w:bCs/>
            <w:sz w:val="22"/>
            <w:szCs w:val="22"/>
          </w:rPr>
          <w:t>7</w:t>
        </w:r>
      </w:ins>
      <w:ins w:id="357" w:author="Keene-Snickers,Lexi" w:date="2025-05-21T14:44:00Z" w16du:dateUtc="2025-05-21T20:44:00Z">
        <w:r>
          <w:rPr>
            <w:rFonts w:ascii="Arial" w:hAnsi="Arial" w:cs="Arial"/>
            <w:sz w:val="22"/>
            <w:szCs w:val="22"/>
          </w:rPr>
          <w:t>). These were the only samples with two coding-complete RNA1 genotypes. Other co-infections yielded variable numbers of coding-complete sequences for the different segments. For instance, from sample 1020-A7, we assembled 1 genotype for RNA 1, RNA 2, and chaq virus, but two distinct RNA 3 genotypes that shared 98.8% pairwise nucleotide identity. Sample ME-F-1 yielded one RNA 1, two RNA 2s, three RNA 3s and two chaq virus sequences. Only one of the RNA 2 and RNA 3 sequences were coding complete. The two chaq virus sequences shared 91.8% pairwise nucleotide identity. This was the only sample to show evidence of three genotypes of one segment (</w:t>
        </w:r>
        <w:r w:rsidRPr="00E97611">
          <w:rPr>
            <w:rFonts w:ascii="Arial" w:hAnsi="Arial" w:cs="Arial"/>
            <w:b/>
            <w:bCs/>
            <w:sz w:val="22"/>
            <w:szCs w:val="22"/>
          </w:rPr>
          <w:t xml:space="preserve">Fig. </w:t>
        </w:r>
      </w:ins>
      <w:ins w:id="358" w:author="Keene-Snickers,Lexi" w:date="2025-05-21T14:47:00Z" w16du:dateUtc="2025-05-21T20:47:00Z">
        <w:r>
          <w:rPr>
            <w:rFonts w:ascii="Arial" w:hAnsi="Arial" w:cs="Arial"/>
            <w:b/>
            <w:bCs/>
            <w:sz w:val="22"/>
            <w:szCs w:val="22"/>
          </w:rPr>
          <w:t>7</w:t>
        </w:r>
      </w:ins>
      <w:ins w:id="359" w:author="Keene-Snickers,Lexi" w:date="2025-05-21T14:44:00Z" w16du:dateUtc="2025-05-21T20:44:00Z">
        <w:r>
          <w:rPr>
            <w:rFonts w:ascii="Arial" w:hAnsi="Arial" w:cs="Arial"/>
            <w:sz w:val="22"/>
            <w:szCs w:val="22"/>
          </w:rPr>
          <w:t>). This type of complex co-infection involving variable numbers of different segments has been observed for other segmented RNA viruses</w:t>
        </w:r>
      </w:ins>
      <w:customXmlInsRangeStart w:id="360" w:author="Keene-Snickers,Lexi" w:date="2025-05-21T14:44:00Z"/>
      <w:sdt>
        <w:sdtPr>
          <w:rPr>
            <w:rFonts w:ascii="Arial" w:hAnsi="Arial" w:cs="Arial"/>
            <w:color w:val="000000"/>
            <w:sz w:val="22"/>
            <w:szCs w:val="22"/>
            <w:vertAlign w:val="superscript"/>
          </w:rPr>
          <w:tag w:val="MENDELEY_CITATION_v3_eyJjaXRhdGlvbklEIjoiTUVOREVMRVlfQ0lUQVRJT05fNjY1Y2QxZWQtMTE2Yi00ZGFmLTg0OTgtNzkwYWYwNjVmY2E2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873233197"/>
          <w:placeholder>
            <w:docPart w:val="A679120BA74FC44EBF6EB5B22E531A77"/>
          </w:placeholder>
        </w:sdtPr>
        <w:sdtContent>
          <w:customXmlInsRangeEnd w:id="360"/>
          <w:r w:rsidR="003A14BB" w:rsidRPr="003A14BB">
            <w:rPr>
              <w:rFonts w:ascii="Arial" w:hAnsi="Arial" w:cs="Arial"/>
              <w:color w:val="000000"/>
              <w:sz w:val="22"/>
              <w:szCs w:val="22"/>
              <w:vertAlign w:val="superscript"/>
            </w:rPr>
            <w:t>16–18</w:t>
          </w:r>
          <w:customXmlInsRangeStart w:id="361" w:author="Keene-Snickers,Lexi" w:date="2025-05-21T14:44:00Z"/>
        </w:sdtContent>
      </w:sdt>
      <w:customXmlInsRangeEnd w:id="361"/>
      <w:ins w:id="362" w:author="Keene-Snickers,Lexi" w:date="2025-05-21T14:44:00Z" w16du:dateUtc="2025-05-21T20:44:00Z">
        <w:r>
          <w:rPr>
            <w:rFonts w:ascii="Arial" w:hAnsi="Arial" w:cs="Arial"/>
            <w:sz w:val="22"/>
            <w:szCs w:val="22"/>
          </w:rPr>
          <w:t xml:space="preserve">. </w:t>
        </w:r>
      </w:ins>
    </w:p>
    <w:p w14:paraId="16B29E15" w14:textId="77777777" w:rsidR="00674D4C" w:rsidRDefault="00674D4C" w:rsidP="00674D4C">
      <w:pPr>
        <w:spacing w:line="360" w:lineRule="auto"/>
        <w:rPr>
          <w:ins w:id="363" w:author="Keene-Snickers,Lexi" w:date="2025-05-21T14:44:00Z" w16du:dateUtc="2025-05-21T20:44:00Z"/>
          <w:rFonts w:ascii="Arial" w:hAnsi="Arial" w:cs="Arial"/>
          <w:sz w:val="22"/>
          <w:szCs w:val="22"/>
        </w:rPr>
      </w:pPr>
    </w:p>
    <w:p w14:paraId="5D67507D" w14:textId="4EF8BB42" w:rsidR="00674D4C" w:rsidRDefault="00674D4C" w:rsidP="00674D4C">
      <w:pPr>
        <w:spacing w:line="360" w:lineRule="auto"/>
        <w:ind w:firstLine="720"/>
        <w:rPr>
          <w:ins w:id="364" w:author="Keene-Snickers,Lexi" w:date="2025-05-21T14:44:00Z" w16du:dateUtc="2025-05-21T20:44:00Z"/>
          <w:rFonts w:ascii="Arial" w:hAnsi="Arial" w:cs="Arial"/>
          <w:sz w:val="22"/>
          <w:szCs w:val="22"/>
        </w:rPr>
      </w:pPr>
      <w:ins w:id="365" w:author="Keene-Snickers,Lexi" w:date="2025-05-21T14:44:00Z" w16du:dateUtc="2025-05-21T20:44:00Z">
        <w:r>
          <w:rPr>
            <w:rFonts w:ascii="Arial" w:hAnsi="Arial" w:cs="Arial"/>
            <w:sz w:val="22"/>
            <w:szCs w:val="22"/>
          </w:rPr>
          <w:t>Some samples with fewer galbut virus-mapping reads did not produce a complete set of galbut virus segments (</w:t>
        </w:r>
        <w:r w:rsidRPr="006264D3">
          <w:rPr>
            <w:rFonts w:ascii="Arial" w:hAnsi="Arial" w:cs="Arial"/>
            <w:b/>
            <w:bCs/>
            <w:sz w:val="22"/>
            <w:szCs w:val="22"/>
          </w:rPr>
          <w:t xml:space="preserve">Fig. </w:t>
        </w:r>
      </w:ins>
      <w:ins w:id="366" w:author="Keene-Snickers,Lexi" w:date="2025-05-21T14:48:00Z" w16du:dateUtc="2025-05-21T20:48:00Z">
        <w:r>
          <w:rPr>
            <w:rFonts w:ascii="Arial" w:hAnsi="Arial" w:cs="Arial"/>
            <w:b/>
            <w:bCs/>
            <w:sz w:val="22"/>
            <w:szCs w:val="22"/>
          </w:rPr>
          <w:t>7</w:t>
        </w:r>
      </w:ins>
      <w:ins w:id="367" w:author="Keene-Snickers,Lexi" w:date="2025-05-21T14:44:00Z" w16du:dateUtc="2025-05-21T20:44:00Z">
        <w:r w:rsidRPr="006264D3">
          <w:rPr>
            <w:rFonts w:ascii="Arial" w:hAnsi="Arial" w:cs="Arial"/>
            <w:b/>
            <w:bCs/>
            <w:sz w:val="22"/>
            <w:szCs w:val="22"/>
          </w:rPr>
          <w:t>B</w:t>
        </w:r>
        <w:r>
          <w:rPr>
            <w:rFonts w:ascii="Arial" w:hAnsi="Arial" w:cs="Arial"/>
            <w:sz w:val="22"/>
            <w:szCs w:val="22"/>
          </w:rPr>
          <w:t>). RNA 1 was the most common coding-incomplete sequence (</w:t>
        </w:r>
        <w:r w:rsidRPr="00B32DED">
          <w:rPr>
            <w:rFonts w:ascii="Arial" w:hAnsi="Arial" w:cs="Arial"/>
            <w:b/>
            <w:bCs/>
            <w:sz w:val="22"/>
            <w:szCs w:val="22"/>
          </w:rPr>
          <w:t xml:space="preserve">Fig. </w:t>
        </w:r>
      </w:ins>
      <w:ins w:id="368" w:author="Keene-Snickers,Lexi" w:date="2025-05-21T14:48:00Z" w16du:dateUtc="2025-05-21T20:48:00Z">
        <w:r>
          <w:rPr>
            <w:rFonts w:ascii="Arial" w:hAnsi="Arial" w:cs="Arial"/>
            <w:b/>
            <w:bCs/>
            <w:sz w:val="22"/>
            <w:szCs w:val="22"/>
          </w:rPr>
          <w:t>7</w:t>
        </w:r>
      </w:ins>
      <w:ins w:id="369" w:author="Keene-Snickers,Lexi" w:date="2025-05-21T14:44:00Z" w16du:dateUtc="2025-05-21T20:44:00Z">
        <w:r>
          <w:rPr>
            <w:rFonts w:ascii="Arial" w:hAnsi="Arial" w:cs="Arial"/>
            <w:sz w:val="22"/>
            <w:szCs w:val="22"/>
          </w:rPr>
          <w:t>).  Some datasets, including datasets with plenty of galbut virus-mapping reads, did not produce chaq virus sequences (</w:t>
        </w:r>
        <w:r w:rsidRPr="006264D3">
          <w:rPr>
            <w:rFonts w:ascii="Arial" w:hAnsi="Arial" w:cs="Arial"/>
            <w:b/>
            <w:bCs/>
            <w:sz w:val="22"/>
            <w:szCs w:val="22"/>
          </w:rPr>
          <w:t xml:space="preserve">Fig. </w:t>
        </w:r>
      </w:ins>
      <w:ins w:id="370" w:author="Keene-Snickers,Lexi" w:date="2025-05-21T14:48:00Z" w16du:dateUtc="2025-05-21T20:48:00Z">
        <w:r>
          <w:rPr>
            <w:rFonts w:ascii="Arial" w:hAnsi="Arial" w:cs="Arial"/>
            <w:b/>
            <w:bCs/>
            <w:sz w:val="22"/>
            <w:szCs w:val="22"/>
          </w:rPr>
          <w:t>7</w:t>
        </w:r>
      </w:ins>
      <w:ins w:id="371" w:author="Keene-Snickers,Lexi" w:date="2025-05-21T14:44:00Z" w16du:dateUtc="2025-05-21T20:44:00Z">
        <w:r>
          <w:rPr>
            <w:rFonts w:ascii="Arial" w:hAnsi="Arial" w:cs="Arial"/>
            <w:sz w:val="22"/>
            <w:szCs w:val="22"/>
          </w:rPr>
          <w:t>). This reflects chaq virus’s likely status as a satellite of galbut virus or an optional 4</w:t>
        </w:r>
        <w:r w:rsidRPr="006264D3">
          <w:rPr>
            <w:rFonts w:ascii="Arial" w:hAnsi="Arial" w:cs="Arial"/>
            <w:sz w:val="22"/>
            <w:szCs w:val="22"/>
            <w:vertAlign w:val="superscript"/>
          </w:rPr>
          <w:t>th</w:t>
        </w:r>
        <w:r>
          <w:rPr>
            <w:rFonts w:ascii="Arial" w:hAnsi="Arial" w:cs="Arial"/>
            <w:sz w:val="22"/>
            <w:szCs w:val="22"/>
          </w:rPr>
          <w:t xml:space="preserve"> galbut virus segment</w:t>
        </w:r>
      </w:ins>
      <w:customXmlInsRangeStart w:id="372" w:author="Keene-Snickers,Lexi" w:date="2025-05-21T14:44:00Z"/>
      <w:sdt>
        <w:sdtPr>
          <w:rPr>
            <w:rFonts w:ascii="Arial" w:hAnsi="Arial" w:cs="Arial"/>
            <w:color w:val="000000"/>
            <w:sz w:val="22"/>
            <w:szCs w:val="22"/>
            <w:vertAlign w:val="superscript"/>
          </w:rPr>
          <w:tag w:val="MENDELEY_CITATION_v3_eyJjaXRhdGlvbklEIjoiTUVOREVMRVlfQ0lUQVRJT05fZTIwMTU2YmMtYzNkMy00NjQwLWFmY2ItMzFiMjZjMDEzZGQ4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
          <w:id w:val="8658363"/>
          <w:placeholder>
            <w:docPart w:val="A679120BA74FC44EBF6EB5B22E531A77"/>
          </w:placeholder>
        </w:sdtPr>
        <w:sdtContent>
          <w:customXmlInsRangeEnd w:id="372"/>
          <w:r w:rsidR="003A14BB" w:rsidRPr="003A14BB">
            <w:rPr>
              <w:rFonts w:ascii="Arial" w:hAnsi="Arial" w:cs="Arial"/>
              <w:color w:val="000000"/>
              <w:sz w:val="22"/>
              <w:szCs w:val="22"/>
              <w:vertAlign w:val="superscript"/>
            </w:rPr>
            <w:t>1,2,9,19</w:t>
          </w:r>
          <w:customXmlInsRangeStart w:id="373" w:author="Keene-Snickers,Lexi" w:date="2025-05-21T14:44:00Z"/>
        </w:sdtContent>
      </w:sdt>
      <w:customXmlInsRangeEnd w:id="373"/>
      <w:ins w:id="374" w:author="Keene-Snickers,Lexi" w:date="2025-05-21T14:44:00Z" w16du:dateUtc="2025-05-21T20:44:00Z">
        <w:r>
          <w:rPr>
            <w:rFonts w:ascii="Arial" w:hAnsi="Arial" w:cs="Arial"/>
            <w:sz w:val="22"/>
            <w:szCs w:val="22"/>
          </w:rPr>
          <w:t xml:space="preserve">. </w:t>
        </w:r>
      </w:ins>
    </w:p>
    <w:p w14:paraId="5F87A27A" w14:textId="77777777" w:rsidR="00674D4C" w:rsidRDefault="00674D4C" w:rsidP="00674D4C">
      <w:pPr>
        <w:spacing w:line="360" w:lineRule="auto"/>
        <w:ind w:firstLine="720"/>
        <w:rPr>
          <w:ins w:id="375" w:author="Keene-Snickers,Lexi" w:date="2025-05-21T14:44:00Z" w16du:dateUtc="2025-05-21T20:44:00Z"/>
          <w:rFonts w:ascii="Arial" w:hAnsi="Arial" w:cs="Arial"/>
          <w:sz w:val="22"/>
          <w:szCs w:val="22"/>
        </w:rPr>
      </w:pPr>
    </w:p>
    <w:p w14:paraId="7170FEB4" w14:textId="77777777" w:rsidR="00674D4C" w:rsidRDefault="00674D4C" w:rsidP="00674D4C">
      <w:pPr>
        <w:spacing w:line="360" w:lineRule="auto"/>
        <w:rPr>
          <w:ins w:id="376" w:author="Keene-Snickers,Lexi" w:date="2025-05-21T14:44:00Z" w16du:dateUtc="2025-05-21T20:44:00Z"/>
          <w:rFonts w:ascii="Arial" w:hAnsi="Arial" w:cs="Arial"/>
          <w:sz w:val="22"/>
          <w:szCs w:val="22"/>
        </w:rPr>
      </w:pPr>
      <w:ins w:id="377" w:author="Keene-Snickers,Lexi" w:date="2025-05-21T14:44:00Z" w16du:dateUtc="2025-05-21T20:44:00Z">
        <w:r>
          <w:rPr>
            <w:rFonts w:ascii="Arial" w:hAnsi="Arial" w:cs="Arial"/>
            <w:noProof/>
            <w:sz w:val="22"/>
            <w:szCs w:val="22"/>
          </w:rPr>
          <w:lastRenderedPageBreak/>
          <w:drawing>
            <wp:inline distT="0" distB="0" distL="0" distR="0" wp14:anchorId="66A5DE59" wp14:editId="044FD74D">
              <wp:extent cx="5943600" cy="3416300"/>
              <wp:effectExtent l="0" t="0" r="0" b="0"/>
              <wp:docPr id="7077003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19"/>
                      <a:stretch>
                        <a:fillRect/>
                      </a:stretch>
                    </pic:blipFill>
                    <pic:spPr>
                      <a:xfrm>
                        <a:off x="0" y="0"/>
                        <a:ext cx="5943600" cy="3416300"/>
                      </a:xfrm>
                      <a:prstGeom prst="rect">
                        <a:avLst/>
                      </a:prstGeom>
                    </pic:spPr>
                  </pic:pic>
                </a:graphicData>
              </a:graphic>
            </wp:inline>
          </w:drawing>
        </w:r>
      </w:ins>
    </w:p>
    <w:p w14:paraId="233120FE" w14:textId="789D13F4" w:rsidR="00674D4C" w:rsidRDefault="00674D4C" w:rsidP="00674D4C">
      <w:pPr>
        <w:spacing w:line="360" w:lineRule="auto"/>
        <w:rPr>
          <w:rFonts w:ascii="Arial" w:hAnsi="Arial" w:cs="Arial"/>
          <w:sz w:val="22"/>
          <w:szCs w:val="22"/>
        </w:rPr>
      </w:pPr>
      <w:ins w:id="378" w:author="Keene-Snickers,Lexi" w:date="2025-05-21T14:44:00Z" w16du:dateUtc="2025-05-21T20:44:00Z">
        <w:r>
          <w:rPr>
            <w:rFonts w:ascii="Arial" w:hAnsi="Arial" w:cs="Arial"/>
            <w:b/>
            <w:bCs/>
            <w:sz w:val="22"/>
            <w:szCs w:val="22"/>
          </w:rPr>
          <w:t xml:space="preserve">Figure </w:t>
        </w:r>
      </w:ins>
      <w:ins w:id="379" w:author="Keene-Snickers,Lexi" w:date="2025-05-21T14:48:00Z" w16du:dateUtc="2025-05-21T20:48:00Z">
        <w:r>
          <w:rPr>
            <w:rFonts w:ascii="Arial" w:hAnsi="Arial" w:cs="Arial"/>
            <w:b/>
            <w:bCs/>
            <w:sz w:val="22"/>
            <w:szCs w:val="22"/>
          </w:rPr>
          <w:t>7</w:t>
        </w:r>
      </w:ins>
      <w:ins w:id="380" w:author="Keene-Snickers,Lexi" w:date="2025-05-21T14:44:00Z" w16du:dateUtc="2025-05-21T20:44:00Z">
        <w:r>
          <w:rPr>
            <w:rFonts w:ascii="Arial" w:hAnsi="Arial" w:cs="Arial"/>
            <w:b/>
            <w:bCs/>
            <w:sz w:val="22"/>
            <w:szCs w:val="22"/>
          </w:rPr>
          <w:t>: Galbut virus coinfection is common and does not require complete sets of all three segments.</w:t>
        </w:r>
        <w:r>
          <w:rPr>
            <w:rFonts w:ascii="Arial" w:hAnsi="Arial" w:cs="Arial"/>
            <w:sz w:val="22"/>
            <w:szCs w:val="22"/>
          </w:rPr>
          <w:t xml:space="preserve"> Heatmaps depicting the number of sequences recovered for each segment for (A) samples with evidence of coinfection, or (B) samples with no evidence of coinfection. Asterisks (*) indicate partial sequences where coverage was not sufficient to recover coding-complete sequences.</w:t>
        </w:r>
      </w:ins>
    </w:p>
    <w:p w14:paraId="29FC06D4" w14:textId="77777777" w:rsidR="00674D4C" w:rsidRDefault="00674D4C" w:rsidP="00674D4C">
      <w:pPr>
        <w:spacing w:line="360" w:lineRule="auto"/>
        <w:rPr>
          <w:rFonts w:ascii="Arial" w:hAnsi="Arial" w:cs="Arial"/>
          <w:sz w:val="22"/>
          <w:szCs w:val="22"/>
        </w:rPr>
      </w:pPr>
    </w:p>
    <w:p w14:paraId="23630EA9" w14:textId="05D5067F" w:rsidR="00674D4C" w:rsidRDefault="00674D4C" w:rsidP="00674D4C">
      <w:pPr>
        <w:spacing w:line="360" w:lineRule="auto"/>
        <w:rPr>
          <w:ins w:id="381" w:author="Keene-Snickers,Lexi" w:date="2025-05-21T14:48:00Z" w16du:dateUtc="2025-05-21T20:48:00Z"/>
          <w:rFonts w:ascii="Arial" w:hAnsi="Arial" w:cs="Arial"/>
          <w:sz w:val="22"/>
          <w:szCs w:val="22"/>
        </w:rPr>
      </w:pPr>
      <w:r w:rsidRPr="00674D4C">
        <w:rPr>
          <w:rFonts w:ascii="Arial" w:hAnsi="Arial" w:cs="Arial"/>
          <w:sz w:val="22"/>
          <w:szCs w:val="22"/>
          <w:highlight w:val="yellow"/>
          <w:rPrChange w:id="382" w:author="Keene-Snickers,Lexi" w:date="2025-05-21T14:44:00Z" w16du:dateUtc="2025-05-21T20:44:00Z">
            <w:rPr>
              <w:rFonts w:ascii="Arial" w:hAnsi="Arial" w:cs="Arial"/>
              <w:sz w:val="22"/>
              <w:szCs w:val="22"/>
            </w:rPr>
          </w:rPrChange>
        </w:rPr>
        <w:t>NEED Section Header here</w:t>
      </w:r>
    </w:p>
    <w:p w14:paraId="43B027F3" w14:textId="77777777" w:rsidR="00674D4C" w:rsidRDefault="00674D4C" w:rsidP="00674D4C">
      <w:pPr>
        <w:spacing w:line="360" w:lineRule="auto"/>
        <w:rPr>
          <w:ins w:id="383" w:author="Keene-Snickers,Lexi" w:date="2025-05-21T14:44:00Z" w16du:dateUtc="2025-05-21T20:44:00Z"/>
          <w:rFonts w:ascii="Arial" w:hAnsi="Arial" w:cs="Arial"/>
          <w:sz w:val="22"/>
          <w:szCs w:val="22"/>
        </w:rPr>
      </w:pPr>
    </w:p>
    <w:p w14:paraId="48D48793" w14:textId="235F89AB" w:rsidR="00101A14" w:rsidRPr="006264D3" w:rsidDel="001B34D8" w:rsidRDefault="001B34D8" w:rsidP="006264D3">
      <w:pPr>
        <w:spacing w:line="360" w:lineRule="auto"/>
        <w:rPr>
          <w:del w:id="384" w:author="Keene-Snickers,Lexi" w:date="2025-05-19T15:38:00Z" w16du:dateUtc="2025-05-19T21:38:00Z"/>
          <w:rFonts w:ascii="Arial" w:hAnsi="Arial" w:cs="Arial"/>
          <w:b/>
          <w:bCs/>
          <w:sz w:val="22"/>
          <w:szCs w:val="22"/>
        </w:rPr>
      </w:pPr>
      <w:ins w:id="385" w:author="Keene-Snickers,Lexi" w:date="2025-05-19T15:38:00Z" w16du:dateUtc="2025-05-19T21:38:00Z">
        <w:r>
          <w:rPr>
            <w:rFonts w:ascii="Arial" w:hAnsi="Arial" w:cs="Arial"/>
            <w:sz w:val="22"/>
            <w:szCs w:val="22"/>
          </w:rPr>
          <w:tab/>
        </w:r>
      </w:ins>
    </w:p>
    <w:p w14:paraId="0B5C320A" w14:textId="4EA729E0" w:rsidR="00A94DFE" w:rsidRDefault="006264D3" w:rsidP="006264D3">
      <w:pPr>
        <w:spacing w:line="360" w:lineRule="auto"/>
        <w:rPr>
          <w:rFonts w:ascii="Arial" w:hAnsi="Arial" w:cs="Arial"/>
          <w:sz w:val="22"/>
          <w:szCs w:val="22"/>
        </w:rPr>
      </w:pPr>
      <w:del w:id="386" w:author="Keene-Snickers,Lexi" w:date="2025-05-19T15:38:00Z" w16du:dateUtc="2025-05-19T21:38:00Z">
        <w:r w:rsidDel="001B34D8">
          <w:rPr>
            <w:rFonts w:ascii="Arial" w:hAnsi="Arial" w:cs="Arial"/>
            <w:sz w:val="22"/>
            <w:szCs w:val="22"/>
          </w:rPr>
          <w:tab/>
        </w:r>
      </w:del>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t>
      </w:r>
      <w:del w:id="387" w:author="Stenglein,Mark" w:date="2025-05-16T15:41:00Z" w16du:dateUtc="2025-05-16T21:41:00Z">
        <w:r w:rsidR="00A94DFE" w:rsidDel="009E5AF8">
          <w:rPr>
            <w:rFonts w:ascii="Arial" w:hAnsi="Arial" w:cs="Arial"/>
            <w:sz w:val="22"/>
            <w:szCs w:val="22"/>
          </w:rPr>
          <w:delText xml:space="preserve">the </w:delText>
        </w:r>
      </w:del>
      <w:r w:rsidR="00A94DFE">
        <w:rPr>
          <w:rFonts w:ascii="Arial" w:hAnsi="Arial" w:cs="Arial"/>
          <w:sz w:val="22"/>
          <w:szCs w:val="22"/>
        </w:rPr>
        <w:t>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 xml:space="preserve">Figs. </w:t>
      </w:r>
      <w:ins w:id="388" w:author="Keene-Snickers,Lexi" w:date="2025-05-21T14:48:00Z" w16du:dateUtc="2025-05-21T20:48:00Z">
        <w:r w:rsidR="00674D4C">
          <w:rPr>
            <w:rFonts w:ascii="Arial" w:hAnsi="Arial" w:cs="Arial"/>
            <w:b/>
            <w:bCs/>
            <w:sz w:val="22"/>
            <w:szCs w:val="22"/>
          </w:rPr>
          <w:t>3</w:t>
        </w:r>
      </w:ins>
      <w:del w:id="389" w:author="Keene-Snickers,Lexi" w:date="2025-05-21T14:48:00Z" w16du:dateUtc="2025-05-21T20:48:00Z">
        <w:r w:rsidR="00A94DFE" w:rsidRPr="009170D5" w:rsidDel="00674D4C">
          <w:rPr>
            <w:rFonts w:ascii="Arial" w:hAnsi="Arial" w:cs="Arial"/>
            <w:b/>
            <w:bCs/>
            <w:sz w:val="22"/>
            <w:szCs w:val="22"/>
          </w:rPr>
          <w:delText>4</w:delText>
        </w:r>
      </w:del>
      <w:r w:rsidR="00A94DFE" w:rsidRPr="009170D5">
        <w:rPr>
          <w:rFonts w:ascii="Arial" w:hAnsi="Arial" w:cs="Arial"/>
          <w:b/>
          <w:bCs/>
          <w:sz w:val="22"/>
          <w:szCs w:val="22"/>
        </w:rPr>
        <w:t xml:space="preserve">, </w:t>
      </w:r>
      <w:ins w:id="390" w:author="Keene-Snickers,Lexi" w:date="2025-05-21T14:48:00Z" w16du:dateUtc="2025-05-21T20:48:00Z">
        <w:r w:rsidR="00674D4C">
          <w:rPr>
            <w:rFonts w:ascii="Arial" w:hAnsi="Arial" w:cs="Arial"/>
            <w:b/>
            <w:bCs/>
            <w:sz w:val="22"/>
            <w:szCs w:val="22"/>
          </w:rPr>
          <w:t>4</w:t>
        </w:r>
      </w:ins>
      <w:del w:id="391" w:author="Keene-Snickers,Lexi" w:date="2025-05-21T14:48:00Z" w16du:dateUtc="2025-05-21T20:48:00Z">
        <w:r w:rsidR="00A94DFE" w:rsidRPr="009170D5" w:rsidDel="00674D4C">
          <w:rPr>
            <w:rFonts w:ascii="Arial" w:hAnsi="Arial" w:cs="Arial"/>
            <w:b/>
            <w:bCs/>
            <w:sz w:val="22"/>
            <w:szCs w:val="22"/>
          </w:rPr>
          <w:delText>5</w:delText>
        </w:r>
      </w:del>
      <w:r w:rsidR="00A94DFE" w:rsidRPr="009170D5">
        <w:rPr>
          <w:rFonts w:ascii="Arial" w:hAnsi="Arial" w:cs="Arial"/>
          <w:b/>
          <w:bCs/>
          <w:sz w:val="22"/>
          <w:szCs w:val="22"/>
        </w:rPr>
        <w:t xml:space="preserve">, </w:t>
      </w:r>
      <w:ins w:id="392" w:author="Keene-Snickers,Lexi" w:date="2025-05-21T14:48:00Z" w16du:dateUtc="2025-05-21T20:48:00Z">
        <w:r w:rsidR="00674D4C">
          <w:rPr>
            <w:rFonts w:ascii="Arial" w:hAnsi="Arial" w:cs="Arial"/>
            <w:b/>
            <w:bCs/>
            <w:sz w:val="22"/>
            <w:szCs w:val="22"/>
          </w:rPr>
          <w:t>5</w:t>
        </w:r>
      </w:ins>
      <w:del w:id="393" w:author="Keene-Snickers,Lexi" w:date="2025-05-21T14:48:00Z" w16du:dateUtc="2025-05-21T20:48:00Z">
        <w:r w:rsidR="00A94DFE" w:rsidRPr="009170D5" w:rsidDel="00674D4C">
          <w:rPr>
            <w:rFonts w:ascii="Arial" w:hAnsi="Arial" w:cs="Arial"/>
            <w:b/>
            <w:bCs/>
            <w:sz w:val="22"/>
            <w:szCs w:val="22"/>
          </w:rPr>
          <w:delText>6</w:delText>
        </w:r>
      </w:del>
      <w:r w:rsidR="00A94DFE" w:rsidRPr="009170D5">
        <w:rPr>
          <w:rFonts w:ascii="Arial" w:hAnsi="Arial" w:cs="Arial"/>
          <w:b/>
          <w:bCs/>
          <w:sz w:val="22"/>
          <w:szCs w:val="22"/>
        </w:rPr>
        <w:t>,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Because there are no clade B chaq virus sequences</w:t>
      </w:r>
      <w:r w:rsidR="00BE4AE3">
        <w:rPr>
          <w:rFonts w:ascii="Arial" w:hAnsi="Arial" w:cs="Arial"/>
          <w:sz w:val="22"/>
          <w:szCs w:val="22"/>
        </w:rPr>
        <w:t xml:space="preserve"> (see below)</w:t>
      </w:r>
      <w:r w:rsidR="00A94DFE" w:rsidRPr="001F717A">
        <w:rPr>
          <w:rFonts w:ascii="Arial" w:hAnsi="Arial" w:cs="Arial"/>
          <w:sz w:val="22"/>
          <w:szCs w:val="22"/>
        </w:rPr>
        <w:t>, the diversity of chaq sequences is underestimated by this measure.</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791D3B48" w:rsidR="00A94DFE" w:rsidRPr="00A94DFE" w:rsidRDefault="00A94DFE" w:rsidP="00A94DFE">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32"/>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or chaq virus.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30CDC78A"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yM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3A14BB" w:rsidRPr="003A14BB">
            <w:rPr>
              <w:rFonts w:ascii="Arial" w:hAnsi="Arial" w:cs="Arial"/>
              <w:color w:val="000000"/>
              <w:sz w:val="22"/>
              <w:szCs w:val="22"/>
              <w:vertAlign w:val="superscript"/>
            </w:rPr>
            <w:t>20</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3A14BB" w:rsidRPr="003A14BB">
            <w:rPr>
              <w:rFonts w:ascii="Arial" w:hAnsi="Arial" w:cs="Arial"/>
              <w:color w:val="000000"/>
              <w:sz w:val="22"/>
              <w:szCs w:val="22"/>
              <w:vertAlign w:val="superscript"/>
            </w:rPr>
            <w:t>21</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012FDD">
        <w:rPr>
          <w:rFonts w:ascii="Arial" w:hAnsi="Arial" w:cs="Arial"/>
          <w:color w:val="000000"/>
          <w:sz w:val="22"/>
          <w:szCs w:val="22"/>
        </w:rPr>
        <w:t>2</w:t>
      </w:r>
      <w:r w:rsidR="003E7DAD">
        <w:rPr>
          <w:rFonts w:ascii="Arial" w:hAnsi="Arial" w:cs="Arial"/>
          <w:color w:val="000000"/>
          <w:sz w:val="22"/>
          <w:szCs w:val="22"/>
        </w:rPr>
        <w:t xml:space="preserve">, </w:t>
      </w:r>
      <w:r w:rsidR="0025169D">
        <w:rPr>
          <w:rFonts w:ascii="Arial" w:hAnsi="Arial" w:cs="Arial"/>
          <w:color w:val="000000"/>
          <w:sz w:val="22"/>
          <w:szCs w:val="22"/>
        </w:rPr>
        <w:t>4</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25169D">
        <w:rPr>
          <w:rFonts w:ascii="Arial" w:hAnsi="Arial" w:cs="Arial"/>
          <w:color w:val="000000"/>
          <w:sz w:val="22"/>
          <w:szCs w:val="22"/>
        </w:rPr>
        <w:t>2</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del w:id="394" w:author="Stenglein,Mark" w:date="2025-05-16T15:43:00Z" w16du:dateUtc="2025-05-16T21:43:00Z">
        <w:r w:rsidR="0097593D" w:rsidDel="009E5AF8">
          <w:rPr>
            <w:rFonts w:ascii="Arial" w:hAnsi="Arial" w:cs="Arial"/>
            <w:color w:val="000000"/>
            <w:sz w:val="22"/>
            <w:szCs w:val="22"/>
          </w:rPr>
          <w:delText>We observed that some s</w:delText>
        </w:r>
      </w:del>
      <w:ins w:id="395" w:author="Stenglein,Mark" w:date="2025-05-16T15:43:00Z" w16du:dateUtc="2025-05-16T21:43:00Z">
        <w:r w:rsidR="009E5AF8">
          <w:rPr>
            <w:rFonts w:ascii="Arial" w:hAnsi="Arial" w:cs="Arial"/>
            <w:color w:val="000000"/>
            <w:sz w:val="22"/>
            <w:szCs w:val="22"/>
          </w:rPr>
          <w:t>S</w:t>
        </w:r>
      </w:ins>
      <w:r w:rsidR="0097593D">
        <w:rPr>
          <w:rFonts w:ascii="Arial" w:hAnsi="Arial" w:cs="Arial"/>
          <w:color w:val="000000"/>
          <w:sz w:val="22"/>
          <w:szCs w:val="22"/>
        </w:rPr>
        <w:t xml:space="preserve">ites of diversifying selection </w:t>
      </w:r>
      <w:del w:id="396" w:author="Stenglein,Mark" w:date="2025-05-16T15:43:00Z" w16du:dateUtc="2025-05-16T21:43:00Z">
        <w:r w:rsidR="0097593D" w:rsidDel="009E5AF8">
          <w:rPr>
            <w:rFonts w:ascii="Arial" w:hAnsi="Arial" w:cs="Arial"/>
            <w:color w:val="000000"/>
            <w:sz w:val="22"/>
            <w:szCs w:val="22"/>
          </w:rPr>
          <w:delText xml:space="preserve">appeared to </w:delText>
        </w:r>
      </w:del>
      <w:r w:rsidR="0097593D">
        <w:rPr>
          <w:rFonts w:ascii="Arial" w:hAnsi="Arial" w:cs="Arial"/>
          <w:color w:val="000000"/>
          <w:sz w:val="22"/>
          <w:szCs w:val="22"/>
        </w:rPr>
        <w:t>cluster</w:t>
      </w:r>
      <w:r w:rsidR="009E5AF8">
        <w:rPr>
          <w:rFonts w:ascii="Arial" w:hAnsi="Arial" w:cs="Arial"/>
          <w:color w:val="000000"/>
          <w:sz w:val="22"/>
          <w:szCs w:val="22"/>
        </w:rPr>
        <w:t>ed</w:t>
      </w:r>
      <w:r w:rsidR="0097593D">
        <w:rPr>
          <w:rFonts w:ascii="Arial" w:hAnsi="Arial" w:cs="Arial"/>
          <w:color w:val="000000"/>
          <w:sz w:val="22"/>
          <w:szCs w:val="22"/>
        </w:rPr>
        <w:t xml:space="preserve"> together</w:t>
      </w:r>
      <w:del w:id="397" w:author="Stenglein,Mark" w:date="2025-05-16T15:43:00Z" w16du:dateUtc="2025-05-16T21:43:00Z">
        <w:r w:rsidR="0097593D" w:rsidDel="009E5AF8">
          <w:rPr>
            <w:rFonts w:ascii="Arial" w:hAnsi="Arial" w:cs="Arial"/>
            <w:color w:val="000000"/>
            <w:sz w:val="22"/>
            <w:szCs w:val="22"/>
          </w:rPr>
          <w:delText xml:space="preserve">. This is </w:delText>
        </w:r>
      </w:del>
      <w:del w:id="398" w:author="Stenglein,Mark" w:date="2025-05-16T15:44:00Z" w16du:dateUtc="2025-05-16T21:44:00Z">
        <w:r w:rsidR="0097593D" w:rsidDel="009E5AF8">
          <w:rPr>
            <w:rFonts w:ascii="Arial" w:hAnsi="Arial" w:cs="Arial"/>
            <w:color w:val="000000"/>
            <w:sz w:val="22"/>
            <w:szCs w:val="22"/>
          </w:rPr>
          <w:delText xml:space="preserve">particularly </w:delText>
        </w:r>
      </w:del>
      <w:del w:id="399" w:author="Stenglein,Mark" w:date="2025-05-16T15:43:00Z" w16du:dateUtc="2025-05-16T21:43:00Z">
        <w:r w:rsidR="0097593D" w:rsidDel="009E5AF8">
          <w:rPr>
            <w:rFonts w:ascii="Arial" w:hAnsi="Arial" w:cs="Arial"/>
            <w:color w:val="000000"/>
            <w:sz w:val="22"/>
            <w:szCs w:val="22"/>
          </w:rPr>
          <w:delText xml:space="preserve">true </w:delText>
        </w:r>
      </w:del>
      <w:del w:id="400" w:author="Stenglein,Mark" w:date="2025-05-16T15:44:00Z" w16du:dateUtc="2025-05-16T21:44:00Z">
        <w:r w:rsidR="0097593D" w:rsidDel="009E5AF8">
          <w:rPr>
            <w:rFonts w:ascii="Arial" w:hAnsi="Arial" w:cs="Arial"/>
            <w:color w:val="000000"/>
            <w:sz w:val="22"/>
            <w:szCs w:val="22"/>
          </w:rPr>
          <w:delText>for</w:delText>
        </w:r>
      </w:del>
      <w:r w:rsidR="0097593D">
        <w:rPr>
          <w:rFonts w:ascii="Arial" w:hAnsi="Arial" w:cs="Arial"/>
          <w:color w:val="000000"/>
          <w:sz w:val="22"/>
          <w:szCs w:val="22"/>
        </w:rPr>
        <w:t xml:space="preserve"> </w:t>
      </w:r>
      <w:r w:rsidR="009E5AF8">
        <w:rPr>
          <w:rFonts w:ascii="Arial" w:hAnsi="Arial" w:cs="Arial"/>
          <w:color w:val="000000"/>
          <w:sz w:val="22"/>
          <w:szCs w:val="22"/>
        </w:rPr>
        <w:t xml:space="preserve">in the </w:t>
      </w:r>
      <w:r w:rsidR="0097593D">
        <w:rPr>
          <w:rFonts w:ascii="Arial" w:hAnsi="Arial" w:cs="Arial"/>
          <w:color w:val="000000"/>
          <w:sz w:val="22"/>
          <w:szCs w:val="22"/>
        </w:rPr>
        <w:t>RNA 3</w:t>
      </w:r>
      <w:r w:rsidR="009E5AF8">
        <w:rPr>
          <w:rFonts w:ascii="Arial" w:hAnsi="Arial" w:cs="Arial"/>
          <w:color w:val="000000"/>
          <w:sz w:val="22"/>
          <w:szCs w:val="22"/>
        </w:rPr>
        <w:t>-encoded protein of unknown function</w:t>
      </w:r>
      <w:r w:rsidR="0097593D">
        <w:rPr>
          <w:rFonts w:ascii="Arial" w:hAnsi="Arial" w:cs="Arial"/>
          <w:color w:val="000000"/>
          <w:sz w:val="22"/>
          <w:szCs w:val="22"/>
        </w:rPr>
        <w:t xml:space="preserve">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r w:rsidR="003E7DAD">
        <w:rPr>
          <w:rFonts w:ascii="Arial" w:hAnsi="Arial" w:cs="Arial"/>
          <w:color w:val="000000"/>
          <w:sz w:val="22"/>
          <w:szCs w:val="22"/>
        </w:rPr>
        <w:t xml:space="preserve">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lastRenderedPageBreak/>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6264D3" w:rsidRPr="006264D3">
        <w:rPr>
          <w:rFonts w:ascii="Arial" w:hAnsi="Arial" w:cs="Arial"/>
          <w:b/>
          <w:bCs/>
          <w:color w:val="000000"/>
          <w:sz w:val="22"/>
          <w:szCs w:val="22"/>
        </w:rPr>
        <w:t>Figure 9</w:t>
      </w:r>
      <w:r w:rsidR="006264D3">
        <w:rPr>
          <w:rFonts w:ascii="Arial" w:hAnsi="Arial" w:cs="Arial"/>
          <w:b/>
          <w:bCs/>
          <w:color w:val="000000"/>
          <w:sz w:val="22"/>
          <w:szCs w:val="22"/>
        </w:rPr>
        <w:t xml:space="preserve"> &amp; </w:t>
      </w:r>
      <w:r w:rsidR="00783917" w:rsidRPr="00E97611">
        <w:rPr>
          <w:rFonts w:ascii="Arial" w:hAnsi="Arial" w:cs="Arial"/>
          <w:b/>
          <w:bCs/>
          <w:color w:val="000000"/>
          <w:sz w:val="22"/>
          <w:szCs w:val="22"/>
        </w:rPr>
        <w:t xml:space="preserve">Supplemental Table </w:t>
      </w:r>
      <w:ins w:id="401" w:author="Keene-Snickers,Lexi" w:date="2025-05-20T13:57:00Z" w16du:dateUtc="2025-05-20T19:57:00Z">
        <w:r w:rsidR="0076061F">
          <w:rPr>
            <w:rFonts w:ascii="Arial" w:hAnsi="Arial" w:cs="Arial"/>
            <w:b/>
            <w:bCs/>
            <w:color w:val="000000"/>
            <w:sz w:val="22"/>
            <w:szCs w:val="22"/>
          </w:rPr>
          <w:t>3</w:t>
        </w:r>
      </w:ins>
      <w:del w:id="402" w:author="Keene-Snickers,Lexi" w:date="2025-05-02T16:32:00Z" w16du:dateUtc="2025-05-02T22:32:00Z">
        <w:r w:rsidR="00783917" w:rsidRPr="00E97611" w:rsidDel="00101A14">
          <w:rPr>
            <w:rFonts w:ascii="Arial" w:hAnsi="Arial" w:cs="Arial"/>
            <w:b/>
            <w:bCs/>
            <w:color w:val="000000"/>
            <w:sz w:val="22"/>
            <w:szCs w:val="22"/>
          </w:rPr>
          <w:delText>1</w:delText>
        </w:r>
      </w:del>
      <w:r w:rsidR="00783917">
        <w:rPr>
          <w:rFonts w:ascii="Arial" w:hAnsi="Arial" w:cs="Arial"/>
          <w:color w:val="000000"/>
          <w:sz w:val="22"/>
          <w:szCs w:val="22"/>
        </w:rPr>
        <w:t>)</w:t>
      </w:r>
      <w:r w:rsidR="00192F0F">
        <w:rPr>
          <w:rFonts w:ascii="Arial" w:hAnsi="Arial" w:cs="Arial"/>
          <w:color w:val="000000"/>
          <w:sz w:val="22"/>
          <w:szCs w:val="22"/>
        </w:rPr>
        <w:t>.</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18BACAD0" w:rsidR="002474A2" w:rsidRDefault="0097593D" w:rsidP="00081385">
      <w:pPr>
        <w:spacing w:line="360" w:lineRule="auto"/>
        <w:rPr>
          <w:ins w:id="403" w:author="Keene-Snickers,Lexi" w:date="2025-05-02T16:31:00Z" w16du:dateUtc="2025-05-02T22:31:00Z"/>
          <w:rFonts w:ascii="Arial" w:hAnsi="Arial" w:cs="Arial"/>
          <w:b/>
          <w:bCs/>
          <w:sz w:val="22"/>
          <w:szCs w:val="22"/>
        </w:rPr>
      </w:pPr>
      <w:r w:rsidRPr="0097593D">
        <w:rPr>
          <w:rFonts w:ascii="Arial" w:hAnsi="Arial" w:cs="Arial"/>
          <w:b/>
          <w:bCs/>
          <w:noProof/>
          <w:sz w:val="22"/>
          <w:szCs w:val="22"/>
        </w:rPr>
        <w:drawing>
          <wp:inline distT="0" distB="0" distL="0" distR="0" wp14:anchorId="51034CCD" wp14:editId="6CA83057">
            <wp:extent cx="5661204" cy="5410200"/>
            <wp:effectExtent l="0" t="0" r="3175" b="0"/>
            <wp:docPr id="11611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6596" name=""/>
                    <pic:cNvPicPr/>
                  </pic:nvPicPr>
                  <pic:blipFill>
                    <a:blip r:embed="rId33"/>
                    <a:stretch>
                      <a:fillRect/>
                    </a:stretch>
                  </pic:blipFill>
                  <pic:spPr>
                    <a:xfrm>
                      <a:off x="0" y="0"/>
                      <a:ext cx="5715449" cy="5462040"/>
                    </a:xfrm>
                    <a:prstGeom prst="rect">
                      <a:avLst/>
                    </a:prstGeom>
                  </pic:spPr>
                </pic:pic>
              </a:graphicData>
            </a:graphic>
          </wp:inline>
        </w:drawing>
      </w:r>
    </w:p>
    <w:p w14:paraId="4B4D487A" w14:textId="77777777" w:rsidR="001B34D8" w:rsidRDefault="001B34D8" w:rsidP="00101A14">
      <w:pPr>
        <w:spacing w:line="360" w:lineRule="auto"/>
        <w:rPr>
          <w:ins w:id="404" w:author="Keene-Snickers,Lexi" w:date="2025-05-21T14:48:00Z" w16du:dateUtc="2025-05-21T20:48:00Z"/>
          <w:rFonts w:ascii="Arial" w:hAnsi="Arial" w:cs="Arial"/>
          <w:b/>
          <w:bCs/>
          <w:sz w:val="22"/>
          <w:szCs w:val="22"/>
        </w:rPr>
      </w:pPr>
    </w:p>
    <w:p w14:paraId="65C2A4F5" w14:textId="77777777" w:rsidR="00674D4C" w:rsidRDefault="00674D4C" w:rsidP="00101A14">
      <w:pPr>
        <w:spacing w:line="360" w:lineRule="auto"/>
        <w:rPr>
          <w:ins w:id="405" w:author="Keene-Snickers,Lexi" w:date="2025-05-21T14:48:00Z" w16du:dateUtc="2025-05-21T20:48:00Z"/>
          <w:rFonts w:ascii="Arial" w:hAnsi="Arial" w:cs="Arial"/>
          <w:b/>
          <w:bCs/>
          <w:sz w:val="22"/>
          <w:szCs w:val="22"/>
        </w:rPr>
      </w:pPr>
    </w:p>
    <w:p w14:paraId="128F20F8" w14:textId="77777777" w:rsidR="00674D4C" w:rsidRDefault="00674D4C" w:rsidP="00101A14">
      <w:pPr>
        <w:spacing w:line="360" w:lineRule="auto"/>
        <w:rPr>
          <w:ins w:id="406" w:author="Keene-Snickers,Lexi" w:date="2025-05-21T14:48:00Z" w16du:dateUtc="2025-05-21T20:48:00Z"/>
          <w:rFonts w:ascii="Arial" w:hAnsi="Arial" w:cs="Arial"/>
          <w:b/>
          <w:bCs/>
          <w:sz w:val="22"/>
          <w:szCs w:val="22"/>
        </w:rPr>
      </w:pPr>
    </w:p>
    <w:p w14:paraId="312EDBF4" w14:textId="77777777" w:rsidR="00674D4C" w:rsidRDefault="00674D4C" w:rsidP="00101A14">
      <w:pPr>
        <w:spacing w:line="360" w:lineRule="auto"/>
        <w:rPr>
          <w:ins w:id="407" w:author="Keene-Snickers,Lexi" w:date="2025-05-21T14:48:00Z" w16du:dateUtc="2025-05-21T20:48:00Z"/>
          <w:rFonts w:ascii="Arial" w:hAnsi="Arial" w:cs="Arial"/>
          <w:b/>
          <w:bCs/>
          <w:sz w:val="22"/>
          <w:szCs w:val="22"/>
        </w:rPr>
      </w:pPr>
    </w:p>
    <w:p w14:paraId="59F86B1A" w14:textId="77777777" w:rsidR="00674D4C" w:rsidRDefault="00674D4C" w:rsidP="00101A14">
      <w:pPr>
        <w:spacing w:line="360" w:lineRule="auto"/>
        <w:rPr>
          <w:ins w:id="408" w:author="Keene-Snickers,Lexi" w:date="2025-05-21T14:48:00Z" w16du:dateUtc="2025-05-21T20:48:00Z"/>
          <w:rFonts w:ascii="Arial" w:hAnsi="Arial" w:cs="Arial"/>
          <w:b/>
          <w:bCs/>
          <w:sz w:val="22"/>
          <w:szCs w:val="22"/>
        </w:rPr>
      </w:pPr>
    </w:p>
    <w:p w14:paraId="4F03CA8E" w14:textId="77777777" w:rsidR="00674D4C" w:rsidRDefault="00674D4C" w:rsidP="00101A14">
      <w:pPr>
        <w:spacing w:line="360" w:lineRule="auto"/>
        <w:rPr>
          <w:ins w:id="409" w:author="Keene-Snickers,Lexi" w:date="2025-05-21T14:48:00Z" w16du:dateUtc="2025-05-21T20:48:00Z"/>
          <w:rFonts w:ascii="Arial" w:hAnsi="Arial" w:cs="Arial"/>
          <w:b/>
          <w:bCs/>
          <w:sz w:val="22"/>
          <w:szCs w:val="22"/>
        </w:rPr>
      </w:pPr>
    </w:p>
    <w:p w14:paraId="4D565776" w14:textId="77777777" w:rsidR="00674D4C" w:rsidRDefault="00674D4C" w:rsidP="00101A14">
      <w:pPr>
        <w:spacing w:line="360" w:lineRule="auto"/>
        <w:rPr>
          <w:ins w:id="410" w:author="Keene-Snickers,Lexi" w:date="2025-05-19T15:39:00Z" w16du:dateUtc="2025-05-19T21:39:00Z"/>
          <w:rFonts w:ascii="Arial" w:hAnsi="Arial" w:cs="Arial"/>
          <w:b/>
          <w:bCs/>
          <w:sz w:val="22"/>
          <w:szCs w:val="22"/>
        </w:rPr>
      </w:pPr>
    </w:p>
    <w:p w14:paraId="395DE0F1" w14:textId="0680E55C" w:rsidR="00101A14" w:rsidRDefault="00101A14" w:rsidP="00101A14">
      <w:pPr>
        <w:spacing w:line="360" w:lineRule="auto"/>
        <w:rPr>
          <w:ins w:id="411" w:author="Keene-Snickers,Lexi" w:date="2025-05-02T16:31:00Z" w16du:dateUtc="2025-05-02T22:31:00Z"/>
          <w:rFonts w:ascii="Arial" w:hAnsi="Arial" w:cs="Arial"/>
          <w:b/>
          <w:bCs/>
          <w:sz w:val="22"/>
          <w:szCs w:val="22"/>
        </w:rPr>
      </w:pPr>
      <w:ins w:id="412" w:author="Keene-Snickers,Lexi" w:date="2025-05-02T16:31:00Z" w16du:dateUtc="2025-05-02T22:31:00Z">
        <w:r>
          <w:rPr>
            <w:rFonts w:ascii="Arial" w:hAnsi="Arial" w:cs="Arial"/>
            <w:b/>
            <w:bCs/>
            <w:sz w:val="22"/>
            <w:szCs w:val="22"/>
          </w:rPr>
          <w:lastRenderedPageBreak/>
          <w:t xml:space="preserve">Supplemental Table </w:t>
        </w:r>
      </w:ins>
      <w:ins w:id="413" w:author="Keene-Snickers,Lexi" w:date="2025-05-20T13:57:00Z" w16du:dateUtc="2025-05-20T19:57:00Z">
        <w:r w:rsidR="0076061F">
          <w:rPr>
            <w:rFonts w:ascii="Arial" w:hAnsi="Arial" w:cs="Arial"/>
            <w:b/>
            <w:bCs/>
            <w:sz w:val="22"/>
            <w:szCs w:val="22"/>
          </w:rPr>
          <w:t>3</w:t>
        </w:r>
      </w:ins>
      <w:ins w:id="414" w:author="Keene-Snickers,Lexi" w:date="2025-05-02T16:31:00Z" w16du:dateUtc="2025-05-02T22:31:00Z">
        <w:r>
          <w:rPr>
            <w:rFonts w:ascii="Arial" w:hAnsi="Arial" w:cs="Arial"/>
            <w:b/>
            <w:bCs/>
            <w:sz w:val="22"/>
            <w:szCs w:val="22"/>
          </w:rPr>
          <w:t>: Sites experiencing purifying selection.</w:t>
        </w:r>
      </w:ins>
    </w:p>
    <w:p w14:paraId="618B4C00" w14:textId="77777777" w:rsidR="00101A14" w:rsidRDefault="00101A14" w:rsidP="00101A14">
      <w:pPr>
        <w:spacing w:line="360" w:lineRule="auto"/>
        <w:rPr>
          <w:ins w:id="415" w:author="Keene-Snickers,Lexi" w:date="2025-05-02T16:31:00Z" w16du:dateUtc="2025-05-02T22:31:00Z"/>
          <w:rFonts w:ascii="Arial" w:hAnsi="Arial" w:cs="Arial"/>
          <w:b/>
          <w:bCs/>
          <w:sz w:val="22"/>
          <w:szCs w:val="22"/>
        </w:rPr>
      </w:pPr>
      <w:ins w:id="416" w:author="Keene-Snickers,Lexi" w:date="2025-05-02T16:31:00Z" w16du:dateUtc="2025-05-02T22:31:00Z">
        <w:r w:rsidRPr="0025169D">
          <w:rPr>
            <w:rFonts w:ascii="Arial" w:hAnsi="Arial" w:cs="Arial"/>
            <w:b/>
            <w:bCs/>
            <w:noProof/>
            <w:sz w:val="22"/>
            <w:szCs w:val="22"/>
          </w:rPr>
          <w:drawing>
            <wp:inline distT="0" distB="0" distL="0" distR="0" wp14:anchorId="5C4871BB" wp14:editId="62400340">
              <wp:extent cx="4122913" cy="7874000"/>
              <wp:effectExtent l="0" t="0" r="5080" b="0"/>
              <wp:docPr id="15304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3518" name=""/>
                      <pic:cNvPicPr/>
                    </pic:nvPicPr>
                    <pic:blipFill>
                      <a:blip r:embed="rId34"/>
                      <a:stretch>
                        <a:fillRect/>
                      </a:stretch>
                    </pic:blipFill>
                    <pic:spPr>
                      <a:xfrm>
                        <a:off x="0" y="0"/>
                        <a:ext cx="4131953" cy="7891265"/>
                      </a:xfrm>
                      <a:prstGeom prst="rect">
                        <a:avLst/>
                      </a:prstGeom>
                    </pic:spPr>
                  </pic:pic>
                </a:graphicData>
              </a:graphic>
            </wp:inline>
          </w:drawing>
        </w:r>
      </w:ins>
    </w:p>
    <w:p w14:paraId="37EF7CA9" w14:textId="77777777" w:rsidR="00101A14" w:rsidRDefault="00101A14" w:rsidP="00101A14">
      <w:pPr>
        <w:spacing w:line="360" w:lineRule="auto"/>
        <w:rPr>
          <w:ins w:id="417" w:author="Keene-Snickers,Lexi" w:date="2025-05-02T16:31:00Z" w16du:dateUtc="2025-05-02T22:31:00Z"/>
          <w:rFonts w:ascii="Arial" w:hAnsi="Arial" w:cs="Arial"/>
          <w:b/>
          <w:bCs/>
          <w:sz w:val="22"/>
          <w:szCs w:val="22"/>
        </w:rPr>
      </w:pPr>
      <w:ins w:id="418" w:author="Keene-Snickers,Lexi" w:date="2025-05-02T16:31:00Z" w16du:dateUtc="2025-05-02T22:31:00Z">
        <w:r w:rsidRPr="0025169D">
          <w:rPr>
            <w:rFonts w:ascii="Arial" w:hAnsi="Arial" w:cs="Arial"/>
            <w:b/>
            <w:bCs/>
            <w:noProof/>
            <w:sz w:val="22"/>
            <w:szCs w:val="22"/>
          </w:rPr>
          <w:lastRenderedPageBreak/>
          <w:drawing>
            <wp:inline distT="0" distB="0" distL="0" distR="0" wp14:anchorId="4CC992CE" wp14:editId="6C11B988">
              <wp:extent cx="4309110" cy="8229600"/>
              <wp:effectExtent l="0" t="0" r="0" b="0"/>
              <wp:docPr id="1406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2597" name=""/>
                      <pic:cNvPicPr/>
                    </pic:nvPicPr>
                    <pic:blipFill>
                      <a:blip r:embed="rId35"/>
                      <a:stretch>
                        <a:fillRect/>
                      </a:stretch>
                    </pic:blipFill>
                    <pic:spPr>
                      <a:xfrm>
                        <a:off x="0" y="0"/>
                        <a:ext cx="4309110" cy="8229600"/>
                      </a:xfrm>
                      <a:prstGeom prst="rect">
                        <a:avLst/>
                      </a:prstGeom>
                    </pic:spPr>
                  </pic:pic>
                </a:graphicData>
              </a:graphic>
            </wp:inline>
          </w:drawing>
        </w:r>
      </w:ins>
    </w:p>
    <w:p w14:paraId="6FA6D9DE" w14:textId="7E8151C6" w:rsidR="00101A14" w:rsidRDefault="00101A14" w:rsidP="00081385">
      <w:pPr>
        <w:spacing w:line="360" w:lineRule="auto"/>
        <w:rPr>
          <w:rFonts w:ascii="Arial" w:hAnsi="Arial" w:cs="Arial"/>
          <w:b/>
          <w:bCs/>
          <w:sz w:val="22"/>
          <w:szCs w:val="22"/>
        </w:rPr>
      </w:pPr>
      <w:ins w:id="419" w:author="Keene-Snickers,Lexi" w:date="2025-05-02T16:31:00Z" w16du:dateUtc="2025-05-02T22:31:00Z">
        <w:r w:rsidRPr="0025169D">
          <w:rPr>
            <w:rFonts w:ascii="Arial" w:hAnsi="Arial" w:cs="Arial"/>
            <w:b/>
            <w:bCs/>
            <w:noProof/>
            <w:sz w:val="22"/>
            <w:szCs w:val="22"/>
          </w:rPr>
          <w:lastRenderedPageBreak/>
          <w:drawing>
            <wp:inline distT="0" distB="0" distL="0" distR="0" wp14:anchorId="7F07884B" wp14:editId="5F04A90B">
              <wp:extent cx="4309110" cy="8229600"/>
              <wp:effectExtent l="0" t="0" r="0" b="0"/>
              <wp:docPr id="1147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892" name=""/>
                      <pic:cNvPicPr/>
                    </pic:nvPicPr>
                    <pic:blipFill>
                      <a:blip r:embed="rId36"/>
                      <a:stretch>
                        <a:fillRect/>
                      </a:stretch>
                    </pic:blipFill>
                    <pic:spPr>
                      <a:xfrm>
                        <a:off x="0" y="0"/>
                        <a:ext cx="4309110" cy="8229600"/>
                      </a:xfrm>
                      <a:prstGeom prst="rect">
                        <a:avLst/>
                      </a:prstGeom>
                    </pic:spPr>
                  </pic:pic>
                </a:graphicData>
              </a:graphic>
            </wp:inline>
          </w:drawing>
        </w:r>
      </w:ins>
    </w:p>
    <w:p w14:paraId="2EAB0C86" w14:textId="249CA28D" w:rsidR="0025169D" w:rsidRDefault="0025169D" w:rsidP="00081385">
      <w:pPr>
        <w:spacing w:line="360" w:lineRule="auto"/>
        <w:rPr>
          <w:rFonts w:ascii="Arial" w:hAnsi="Arial" w:cs="Arial"/>
          <w:b/>
          <w:bCs/>
          <w:sz w:val="22"/>
          <w:szCs w:val="22"/>
        </w:rPr>
      </w:pPr>
    </w:p>
    <w:p w14:paraId="79A21868" w14:textId="7953065D" w:rsidR="0093677A" w:rsidRDefault="0025169D" w:rsidP="00081385">
      <w:pPr>
        <w:spacing w:line="360" w:lineRule="auto"/>
        <w:rPr>
          <w:rFonts w:ascii="Arial" w:hAnsi="Arial" w:cs="Arial"/>
          <w:b/>
          <w:bCs/>
          <w:sz w:val="22"/>
          <w:szCs w:val="22"/>
        </w:rPr>
      </w:pPr>
      <w:del w:id="420" w:author="Keene-Snickers,Lexi" w:date="2025-05-20T13:35:00Z" w16du:dateUtc="2025-05-20T19:35:00Z">
        <w:r w:rsidDel="0076061F">
          <w:rPr>
            <w:rFonts w:ascii="Arial" w:hAnsi="Arial" w:cs="Arial"/>
            <w:b/>
            <w:bCs/>
            <w:noProof/>
            <w:sz w:val="22"/>
            <w:szCs w:val="22"/>
          </w:rPr>
          <w:drawing>
            <wp:inline distT="0" distB="0" distL="0" distR="0" wp14:anchorId="589618A5" wp14:editId="46DE116F">
              <wp:extent cx="5905500" cy="5041900"/>
              <wp:effectExtent l="0" t="0" r="0" b="0"/>
              <wp:docPr id="2047016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6829" name="Picture 2047016829"/>
                      <pic:cNvPicPr/>
                    </pic:nvPicPr>
                    <pic:blipFill>
                      <a:blip r:embed="rId37"/>
                      <a:stretch>
                        <a:fillRect/>
                      </a:stretch>
                    </pic:blipFill>
                    <pic:spPr>
                      <a:xfrm>
                        <a:off x="0" y="0"/>
                        <a:ext cx="5905500" cy="5041900"/>
                      </a:xfrm>
                      <a:prstGeom prst="rect">
                        <a:avLst/>
                      </a:prstGeom>
                    </pic:spPr>
                  </pic:pic>
                </a:graphicData>
              </a:graphic>
            </wp:inline>
          </w:drawing>
        </w:r>
      </w:del>
      <w:ins w:id="421" w:author="Keene-Snickers,Lexi" w:date="2025-05-20T13:36:00Z" w16du:dateUtc="2025-05-20T19:36:00Z">
        <w:r w:rsidR="0076061F">
          <w:rPr>
            <w:rFonts w:ascii="Arial" w:hAnsi="Arial" w:cs="Arial"/>
            <w:b/>
            <w:bCs/>
            <w:noProof/>
            <w:sz w:val="22"/>
            <w:szCs w:val="22"/>
          </w:rPr>
          <w:drawing>
            <wp:inline distT="0" distB="0" distL="0" distR="0" wp14:anchorId="01281C45" wp14:editId="706698BE">
              <wp:extent cx="6007395" cy="5400196"/>
              <wp:effectExtent l="0" t="0" r="0" b="0"/>
              <wp:docPr id="14650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869" name="Picture 1465014869"/>
                      <pic:cNvPicPr/>
                    </pic:nvPicPr>
                    <pic:blipFill>
                      <a:blip r:embed="rId38"/>
                      <a:stretch>
                        <a:fillRect/>
                      </a:stretch>
                    </pic:blipFill>
                    <pic:spPr>
                      <a:xfrm>
                        <a:off x="0" y="0"/>
                        <a:ext cx="6014946" cy="5406984"/>
                      </a:xfrm>
                      <a:prstGeom prst="rect">
                        <a:avLst/>
                      </a:prstGeom>
                    </pic:spPr>
                  </pic:pic>
                </a:graphicData>
              </a:graphic>
            </wp:inline>
          </w:drawing>
        </w:r>
      </w:ins>
    </w:p>
    <w:p w14:paraId="3BBC2A68" w14:textId="670B9F22" w:rsidR="00A94DFE" w:rsidRPr="006264D3" w:rsidRDefault="00A94DFE" w:rsidP="00081385">
      <w:pPr>
        <w:spacing w:line="360" w:lineRule="auto"/>
        <w:rPr>
          <w:rFonts w:ascii="Arial" w:hAnsi="Arial" w:cs="Arial"/>
          <w:sz w:val="22"/>
          <w:szCs w:val="22"/>
        </w:rPr>
      </w:pPr>
      <w:commentRangeStart w:id="422"/>
      <w:r>
        <w:rPr>
          <w:rFonts w:ascii="Arial" w:hAnsi="Arial" w:cs="Arial"/>
          <w:b/>
          <w:bCs/>
          <w:sz w:val="22"/>
          <w:szCs w:val="22"/>
        </w:rPr>
        <w:t>Figure 9</w:t>
      </w:r>
      <w:commentRangeEnd w:id="422"/>
      <w:r w:rsidR="009E5AF8">
        <w:rPr>
          <w:rStyle w:val="CommentReference"/>
        </w:rPr>
        <w:commentReference w:id="422"/>
      </w:r>
      <w:r>
        <w:rPr>
          <w:rFonts w:ascii="Arial" w:hAnsi="Arial" w:cs="Arial"/>
          <w:b/>
          <w:bCs/>
          <w:sz w:val="22"/>
          <w:szCs w:val="22"/>
        </w:rPr>
        <w:t xml:space="preserve">: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 xml:space="preserve">An asymptotic p-value of </w:t>
      </w:r>
      <w:commentRangeStart w:id="423"/>
      <w:commentRangeStart w:id="424"/>
      <w:r w:rsidR="006264D3">
        <w:rPr>
          <w:rFonts w:ascii="Arial" w:hAnsi="Arial" w:cs="Arial"/>
          <w:sz w:val="22"/>
          <w:szCs w:val="22"/>
        </w:rPr>
        <w:t xml:space="preserve">0.09 </w:t>
      </w:r>
      <w:commentRangeEnd w:id="423"/>
      <w:r w:rsidR="009E5AF8">
        <w:rPr>
          <w:rStyle w:val="CommentReference"/>
        </w:rPr>
        <w:commentReference w:id="423"/>
      </w:r>
      <w:commentRangeEnd w:id="424"/>
      <w:r w:rsidR="001B34D8">
        <w:rPr>
          <w:rStyle w:val="CommentReference"/>
        </w:rPr>
        <w:commentReference w:id="424"/>
      </w:r>
      <w:r w:rsidR="006264D3">
        <w:rPr>
          <w:rFonts w:ascii="Arial" w:hAnsi="Arial" w:cs="Arial"/>
          <w:sz w:val="22"/>
          <w:szCs w:val="22"/>
        </w:rPr>
        <w:t>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2D7514FC"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 xml:space="preserve">To </w:t>
      </w:r>
      <w:r w:rsidR="00D77DF8">
        <w:rPr>
          <w:rFonts w:ascii="Arial" w:hAnsi="Arial" w:cs="Arial"/>
          <w:color w:val="000000"/>
          <w:sz w:val="22"/>
          <w:szCs w:val="22"/>
        </w:rPr>
        <w:lastRenderedPageBreak/>
        <w:t>remove the potentially confounding effect of co-infection, we focused this analysis on non-co-infected samples (</w:t>
      </w:r>
      <w:r w:rsidR="00D77DF8" w:rsidRPr="006264D3">
        <w:rPr>
          <w:rFonts w:ascii="Arial" w:hAnsi="Arial" w:cs="Arial"/>
          <w:b/>
          <w:bCs/>
          <w:color w:val="000000"/>
          <w:sz w:val="22"/>
          <w:szCs w:val="22"/>
        </w:rPr>
        <w:t xml:space="preserve">Fig. </w:t>
      </w:r>
      <w:ins w:id="425" w:author="Keene-Snickers,Lexi" w:date="2025-05-21T14:49:00Z" w16du:dateUtc="2025-05-21T20:49:00Z">
        <w:r w:rsidR="00674D4C">
          <w:rPr>
            <w:rFonts w:ascii="Arial" w:hAnsi="Arial" w:cs="Arial"/>
            <w:b/>
            <w:bCs/>
            <w:color w:val="000000"/>
            <w:sz w:val="22"/>
            <w:szCs w:val="22"/>
          </w:rPr>
          <w:t>7</w:t>
        </w:r>
      </w:ins>
      <w:del w:id="426" w:author="Keene-Snickers,Lexi" w:date="2025-05-21T14:48:00Z" w16du:dateUtc="2025-05-21T20:48:00Z">
        <w:r w:rsidR="00D77DF8" w:rsidRPr="006264D3" w:rsidDel="00674D4C">
          <w:rPr>
            <w:rFonts w:ascii="Arial" w:hAnsi="Arial" w:cs="Arial"/>
            <w:b/>
            <w:bCs/>
            <w:color w:val="000000"/>
            <w:sz w:val="22"/>
            <w:szCs w:val="22"/>
          </w:rPr>
          <w:delText>3</w:delText>
        </w:r>
      </w:del>
      <w:r w:rsidR="00D77DF8">
        <w:rPr>
          <w:rFonts w:ascii="Arial" w:hAnsi="Arial" w:cs="Arial"/>
          <w:color w:val="000000"/>
          <w:sz w:val="22"/>
          <w:szCs w:val="22"/>
        </w:rPr>
        <w:t>).</w:t>
      </w:r>
      <w:r w:rsidR="001100B4">
        <w:rPr>
          <w:rFonts w:ascii="Arial" w:hAnsi="Arial" w:cs="Arial"/>
          <w:color w:val="000000"/>
          <w:sz w:val="22"/>
          <w:szCs w:val="22"/>
        </w:rPr>
        <w:t xml:space="preserve"> Due to the multimodal distributions of infection levels observed in galbut virus and chaq virus, the median was used to calculate the fold difference in galbut A and B genotype infection levels (</w:t>
      </w:r>
      <w:r w:rsidR="006264D3" w:rsidRPr="006264D3">
        <w:rPr>
          <w:rFonts w:ascii="Arial" w:hAnsi="Arial" w:cs="Arial"/>
          <w:b/>
          <w:bCs/>
          <w:color w:val="000000"/>
          <w:sz w:val="22"/>
          <w:szCs w:val="22"/>
        </w:rPr>
        <w:t>Fig. 1C &amp;</w:t>
      </w:r>
      <w:r w:rsidR="006264D3">
        <w:rPr>
          <w:rFonts w:ascii="Arial" w:hAnsi="Arial" w:cs="Arial"/>
          <w:color w:val="000000"/>
          <w:sz w:val="22"/>
          <w:szCs w:val="22"/>
        </w:rPr>
        <w:t xml:space="preserve"> </w:t>
      </w:r>
      <w:r w:rsidR="001100B4" w:rsidRPr="009170D5">
        <w:rPr>
          <w:rFonts w:ascii="Arial" w:hAnsi="Arial" w:cs="Arial"/>
          <w:b/>
          <w:bCs/>
          <w:color w:val="000000"/>
          <w:sz w:val="22"/>
          <w:szCs w:val="22"/>
        </w:rPr>
        <w:t xml:space="preserve">Supp. Fig. </w:t>
      </w:r>
      <w:ins w:id="427" w:author="Keene-Snickers,Lexi" w:date="2025-05-21T14:49:00Z" w16du:dateUtc="2025-05-21T20:49:00Z">
        <w:r w:rsidR="00674D4C">
          <w:rPr>
            <w:rFonts w:ascii="Arial" w:hAnsi="Arial" w:cs="Arial"/>
            <w:b/>
            <w:bCs/>
            <w:color w:val="000000"/>
            <w:sz w:val="22"/>
            <w:szCs w:val="22"/>
          </w:rPr>
          <w:t>4</w:t>
        </w:r>
      </w:ins>
      <w:del w:id="428" w:author="Keene-Snickers,Lexi" w:date="2025-05-02T16:35:00Z" w16du:dateUtc="2025-05-02T22:35:00Z">
        <w:r w:rsidR="001100B4" w:rsidRPr="009170D5" w:rsidDel="00101A14">
          <w:rPr>
            <w:rFonts w:ascii="Arial" w:hAnsi="Arial" w:cs="Arial"/>
            <w:b/>
            <w:bCs/>
            <w:color w:val="000000"/>
            <w:sz w:val="22"/>
            <w:szCs w:val="22"/>
          </w:rPr>
          <w:delText>7</w:delText>
        </w:r>
      </w:del>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albut virus genotype 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Pr>
          <w:rFonts w:ascii="Arial" w:hAnsi="Arial" w:cs="Arial"/>
          <w:color w:val="000000"/>
          <w:sz w:val="22"/>
          <w:szCs w:val="22"/>
        </w:rPr>
        <w:t xml:space="preserve">). </w:t>
      </w:r>
      <w:r w:rsidR="009E5AF8">
        <w:rPr>
          <w:rFonts w:ascii="Arial" w:hAnsi="Arial" w:cs="Arial"/>
          <w:color w:val="000000"/>
          <w:sz w:val="22"/>
          <w:szCs w:val="22"/>
        </w:rPr>
        <w:t xml:space="preserve">Despite this higher median level, some galbut clade 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p>
    <w:p w14:paraId="1B5A626B" w14:textId="77777777" w:rsidR="001100B4" w:rsidDel="001B34D8" w:rsidRDefault="001100B4" w:rsidP="001100B4">
      <w:pPr>
        <w:spacing w:line="360" w:lineRule="auto"/>
        <w:ind w:firstLine="720"/>
        <w:rPr>
          <w:del w:id="429" w:author="Keene-Snickers,Lexi" w:date="2025-05-19T15:41:00Z" w16du:dateUtc="2025-05-19T21:41:00Z"/>
          <w:rFonts w:ascii="Arial" w:hAnsi="Arial" w:cs="Arial"/>
          <w:color w:val="000000"/>
          <w:sz w:val="22"/>
          <w:szCs w:val="22"/>
        </w:rPr>
      </w:pPr>
    </w:p>
    <w:p w14:paraId="674CE39B" w14:textId="66B2C0E8" w:rsidR="008603AA" w:rsidDel="001B34D8" w:rsidRDefault="0064613C" w:rsidP="001B34D8">
      <w:pPr>
        <w:spacing w:line="360" w:lineRule="auto"/>
        <w:rPr>
          <w:del w:id="430" w:author="Keene-Snickers,Lexi" w:date="2025-05-19T15:41:00Z" w16du:dateUtc="2025-05-19T21:41:00Z"/>
          <w:rFonts w:ascii="Arial" w:hAnsi="Arial" w:cs="Arial"/>
          <w:color w:val="000000"/>
          <w:sz w:val="22"/>
          <w:szCs w:val="22"/>
        </w:rPr>
        <w:pPrChange w:id="431" w:author="Keene-Snickers,Lexi" w:date="2025-05-19T15:41:00Z" w16du:dateUtc="2025-05-19T21:41:00Z">
          <w:pPr>
            <w:spacing w:line="360" w:lineRule="auto"/>
            <w:ind w:firstLine="720"/>
          </w:pPr>
        </w:pPrChange>
      </w:pPr>
      <w:commentRangeStart w:id="432"/>
      <w:del w:id="433" w:author="Keene-Snickers,Lexi" w:date="2025-05-19T15:41:00Z" w16du:dateUtc="2025-05-19T21:41:00Z">
        <w:r w:rsidDel="001B34D8">
          <w:rPr>
            <w:rFonts w:ascii="Arial" w:hAnsi="Arial" w:cs="Arial"/>
            <w:color w:val="000000"/>
            <w:sz w:val="22"/>
            <w:szCs w:val="22"/>
          </w:rPr>
          <w:delText xml:space="preserve">Galbut virus genotype A infections generally </w:delText>
        </w:r>
        <w:r w:rsidR="001100B4" w:rsidDel="001B34D8">
          <w:rPr>
            <w:rFonts w:ascii="Arial" w:hAnsi="Arial" w:cs="Arial"/>
            <w:color w:val="000000"/>
            <w:sz w:val="22"/>
            <w:szCs w:val="22"/>
          </w:rPr>
          <w:delText xml:space="preserve">had high numbers of reads. </w:delText>
        </w:r>
        <w:r w:rsidDel="001B34D8">
          <w:rPr>
            <w:rFonts w:ascii="Arial" w:hAnsi="Arial" w:cs="Arial"/>
            <w:color w:val="000000"/>
            <w:sz w:val="22"/>
            <w:szCs w:val="22"/>
          </w:rPr>
          <w:delText xml:space="preserve">Galbut virus genotype B infections </w:delText>
        </w:r>
        <w:r w:rsidR="00A73FC8" w:rsidDel="001B34D8">
          <w:rPr>
            <w:rFonts w:ascii="Arial" w:hAnsi="Arial" w:cs="Arial"/>
            <w:color w:val="000000"/>
            <w:sz w:val="22"/>
            <w:szCs w:val="22"/>
          </w:rPr>
          <w:delText>were</w:delText>
        </w:r>
        <w:r w:rsidDel="001B34D8">
          <w:rPr>
            <w:rFonts w:ascii="Arial" w:hAnsi="Arial" w:cs="Arial"/>
            <w:color w:val="000000"/>
            <w:sz w:val="22"/>
            <w:szCs w:val="22"/>
          </w:rPr>
          <w:delText xml:space="preserve"> generally low to mid positives but </w:delText>
        </w:r>
        <w:r w:rsidR="002B22F1" w:rsidDel="001B34D8">
          <w:rPr>
            <w:rFonts w:ascii="Arial" w:hAnsi="Arial" w:cs="Arial"/>
            <w:color w:val="000000"/>
            <w:sz w:val="22"/>
            <w:szCs w:val="22"/>
          </w:rPr>
          <w:delText>could</w:delText>
        </w:r>
        <w:r w:rsidDel="001B34D8">
          <w:rPr>
            <w:rFonts w:ascii="Arial" w:hAnsi="Arial" w:cs="Arial"/>
            <w:color w:val="000000"/>
            <w:sz w:val="22"/>
            <w:szCs w:val="22"/>
          </w:rPr>
          <w:delText xml:space="preserve"> replicate to higher levels. </w:delText>
        </w:r>
        <w:r w:rsidR="001100B4" w:rsidDel="001B34D8">
          <w:rPr>
            <w:rFonts w:ascii="Arial" w:hAnsi="Arial" w:cs="Arial"/>
            <w:color w:val="000000"/>
            <w:sz w:val="22"/>
            <w:szCs w:val="22"/>
          </w:rPr>
          <w:delText xml:space="preserve">Five clade A samples had fewer than 100 RPM, lower than any clade B sample. Investigation of these samples did not reveal a simple explanation as to why they received fewer galbut virus reads compared to other clade A samples. </w:delText>
        </w:r>
        <w:commentRangeEnd w:id="432"/>
        <w:r w:rsidR="009E5AF8" w:rsidDel="001B34D8">
          <w:rPr>
            <w:rStyle w:val="CommentReference"/>
          </w:rPr>
          <w:commentReference w:id="432"/>
        </w:r>
      </w:del>
    </w:p>
    <w:p w14:paraId="0BC49E55" w14:textId="77777777" w:rsidR="008603AA" w:rsidRDefault="008603AA" w:rsidP="001B34D8">
      <w:pPr>
        <w:spacing w:line="360" w:lineRule="auto"/>
        <w:rPr>
          <w:rFonts w:ascii="Arial" w:hAnsi="Arial" w:cs="Arial"/>
          <w:color w:val="000000"/>
          <w:sz w:val="22"/>
          <w:szCs w:val="22"/>
        </w:rPr>
        <w:pPrChange w:id="434" w:author="Keene-Snickers,Lexi" w:date="2025-05-19T15:41:00Z" w16du:dateUtc="2025-05-19T21:41:00Z">
          <w:pPr>
            <w:spacing w:line="360" w:lineRule="auto"/>
            <w:ind w:firstLine="720"/>
          </w:pPr>
        </w:pPrChange>
      </w:pPr>
    </w:p>
    <w:p w14:paraId="30B46F8F" w14:textId="08C71C12"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Fig. 9B</w:t>
      </w:r>
      <w:r w:rsidR="00921649">
        <w:rPr>
          <w:rFonts w:ascii="Arial" w:hAnsi="Arial" w:cs="Arial"/>
          <w:color w:val="000000"/>
          <w:sz w:val="22"/>
          <w:szCs w:val="22"/>
        </w:rPr>
        <w:t xml:space="preserve">; p-value = </w:t>
      </w:r>
      <w:r w:rsidR="0064613C">
        <w:rPr>
          <w:rFonts w:ascii="Arial" w:hAnsi="Arial" w:cs="Arial"/>
          <w:color w:val="000000"/>
          <w:sz w:val="22"/>
          <w:szCs w:val="22"/>
        </w:rPr>
        <w:t>0.24</w:t>
      </w:r>
      <w:r w:rsidR="00921649">
        <w:rPr>
          <w:rFonts w:ascii="Arial" w:hAnsi="Arial" w:cs="Arial"/>
          <w:color w:val="000000"/>
          <w:sz w:val="22"/>
          <w:szCs w:val="22"/>
        </w:rPr>
        <w:t>).</w:t>
      </w:r>
      <w:r w:rsidR="0064613C">
        <w:rPr>
          <w:rFonts w:ascii="Arial" w:hAnsi="Arial" w:cs="Arial"/>
          <w:color w:val="000000"/>
          <w:sz w:val="22"/>
          <w:szCs w:val="22"/>
        </w:rPr>
        <w:t xml:space="preserve"> </w:t>
      </w:r>
      <w:r w:rsidR="009E5AF8">
        <w:rPr>
          <w:rFonts w:ascii="Arial" w:hAnsi="Arial" w:cs="Arial"/>
          <w:color w:val="000000"/>
          <w:sz w:val="22"/>
          <w:szCs w:val="22"/>
        </w:rPr>
        <w:t>However, s</w:t>
      </w:r>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much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w:t>
      </w:r>
      <w:r w:rsidR="009E5AF8">
        <w:rPr>
          <w:rFonts w:ascii="Arial" w:hAnsi="Arial" w:cs="Arial"/>
          <w:color w:val="000000"/>
          <w:sz w:val="22"/>
          <w:szCs w:val="22"/>
        </w:rPr>
        <w:t xml:space="preserve">without </w:t>
      </w:r>
      <w:r w:rsidR="00BE7E27" w:rsidRPr="00172A8D">
        <w:rPr>
          <w:rFonts w:ascii="Arial" w:hAnsi="Arial" w:cs="Arial"/>
          <w:color w:val="000000"/>
          <w:sz w:val="22"/>
          <w:szCs w:val="22"/>
        </w:rPr>
        <w:t xml:space="preserve">chaq </w:t>
      </w:r>
      <w:del w:id="435" w:author="Stenglein,Mark" w:date="2025-05-16T15:47:00Z" w16du:dateUtc="2025-05-16T21:47:00Z">
        <w:r w:rsidR="00662F11" w:rsidRPr="00172A8D" w:rsidDel="009E5AF8">
          <w:rPr>
            <w:rFonts w:ascii="Arial" w:hAnsi="Arial" w:cs="Arial"/>
            <w:color w:val="000000"/>
            <w:sz w:val="22"/>
            <w:szCs w:val="22"/>
          </w:rPr>
          <w:delText xml:space="preserve">were all </w:delText>
        </w:r>
      </w:del>
      <w:r w:rsidR="00662F11" w:rsidRPr="00172A8D">
        <w:rPr>
          <w:rFonts w:ascii="Arial" w:hAnsi="Arial" w:cs="Arial"/>
          <w:color w:val="000000"/>
          <w:sz w:val="22"/>
          <w:szCs w:val="22"/>
        </w:rPr>
        <w:t xml:space="preserve">clustered together in the middle of the </w:t>
      </w:r>
      <w:r w:rsidR="009E5AF8">
        <w:rPr>
          <w:rFonts w:ascii="Arial" w:hAnsi="Arial" w:cs="Arial"/>
          <w:color w:val="000000"/>
          <w:sz w:val="22"/>
          <w:szCs w:val="22"/>
        </w:rPr>
        <w:t xml:space="preserve">much wider </w:t>
      </w:r>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5DF29ECF" w14:textId="77777777" w:rsidR="00662F11" w:rsidDel="001B34D8" w:rsidRDefault="00662F11" w:rsidP="00081385">
      <w:pPr>
        <w:spacing w:line="360" w:lineRule="auto"/>
        <w:ind w:firstLine="720"/>
        <w:rPr>
          <w:del w:id="436" w:author="Keene-Snickers,Lexi" w:date="2025-05-19T15:41:00Z" w16du:dateUtc="2025-05-19T21:41:00Z"/>
          <w:rFonts w:ascii="Arial" w:hAnsi="Arial" w:cs="Arial"/>
          <w:color w:val="000000"/>
          <w:sz w:val="22"/>
          <w:szCs w:val="22"/>
        </w:rPr>
      </w:pPr>
    </w:p>
    <w:p w14:paraId="1926EC8C" w14:textId="42F59166" w:rsidR="00C21F48" w:rsidDel="001B34D8" w:rsidRDefault="004023D8" w:rsidP="00081385">
      <w:pPr>
        <w:spacing w:line="360" w:lineRule="auto"/>
        <w:ind w:firstLine="720"/>
        <w:rPr>
          <w:del w:id="437" w:author="Keene-Snickers,Lexi" w:date="2025-05-19T15:41:00Z" w16du:dateUtc="2025-05-19T21:41:00Z"/>
          <w:rFonts w:ascii="Arial" w:hAnsi="Arial" w:cs="Arial"/>
          <w:color w:val="000000"/>
          <w:sz w:val="22"/>
          <w:szCs w:val="22"/>
        </w:rPr>
      </w:pPr>
      <w:commentRangeStart w:id="438"/>
      <w:del w:id="439" w:author="Keene-Snickers,Lexi" w:date="2025-05-19T15:41:00Z" w16du:dateUtc="2025-05-19T21:41:00Z">
        <w:r w:rsidRPr="005E70EB" w:rsidDel="001B34D8">
          <w:rPr>
            <w:rFonts w:ascii="Arial" w:hAnsi="Arial" w:cs="Arial"/>
            <w:b/>
            <w:bCs/>
            <w:color w:val="000000"/>
            <w:sz w:val="22"/>
            <w:szCs w:val="22"/>
          </w:rPr>
          <w:delText>Figure 9</w:delText>
        </w:r>
        <w:r w:rsidDel="001B34D8">
          <w:rPr>
            <w:rFonts w:ascii="Arial" w:hAnsi="Arial" w:cs="Arial"/>
            <w:color w:val="000000"/>
            <w:sz w:val="22"/>
            <w:szCs w:val="22"/>
          </w:rPr>
          <w:delText xml:space="preserve"> and our RT-qPCR data (</w:delText>
        </w:r>
        <w:r w:rsidRPr="005E70EB" w:rsidDel="001B34D8">
          <w:rPr>
            <w:rFonts w:ascii="Arial" w:hAnsi="Arial" w:cs="Arial"/>
            <w:b/>
            <w:bCs/>
            <w:color w:val="000000"/>
            <w:sz w:val="22"/>
            <w:szCs w:val="22"/>
          </w:rPr>
          <w:delText>Fig. 1</w:delText>
        </w:r>
        <w:r w:rsidDel="001B34D8">
          <w:rPr>
            <w:rFonts w:ascii="Arial" w:hAnsi="Arial" w:cs="Arial"/>
            <w:color w:val="000000"/>
            <w:sz w:val="22"/>
            <w:szCs w:val="22"/>
          </w:rPr>
          <w:delText xml:space="preserve">) </w:delText>
        </w:r>
        <w:r w:rsidR="00A137AA" w:rsidDel="001B34D8">
          <w:rPr>
            <w:rFonts w:ascii="Arial" w:hAnsi="Arial" w:cs="Arial"/>
            <w:color w:val="000000"/>
            <w:sz w:val="22"/>
            <w:szCs w:val="22"/>
          </w:rPr>
          <w:delText xml:space="preserve">indicated </w:delText>
        </w:r>
        <w:r w:rsidR="00662F11" w:rsidDel="001B34D8">
          <w:rPr>
            <w:rFonts w:ascii="Arial" w:hAnsi="Arial" w:cs="Arial"/>
            <w:color w:val="000000"/>
            <w:sz w:val="22"/>
            <w:szCs w:val="22"/>
          </w:rPr>
          <w:delText xml:space="preserve">that </w:delText>
        </w:r>
        <w:r w:rsidR="00A137AA" w:rsidDel="001B34D8">
          <w:rPr>
            <w:rFonts w:ascii="Arial" w:hAnsi="Arial" w:cs="Arial"/>
            <w:color w:val="000000"/>
            <w:sz w:val="22"/>
            <w:szCs w:val="22"/>
          </w:rPr>
          <w:delText xml:space="preserve">clade A galbut virus RNA levels exhibited a </w:delText>
        </w:r>
        <w:r w:rsidR="00662F11" w:rsidDel="001B34D8">
          <w:rPr>
            <w:rFonts w:ascii="Arial" w:hAnsi="Arial" w:cs="Arial"/>
            <w:color w:val="000000"/>
            <w:sz w:val="22"/>
            <w:szCs w:val="22"/>
          </w:rPr>
          <w:delText xml:space="preserve">bimodal </w:delText>
        </w:r>
        <w:r w:rsidR="00A137AA" w:rsidDel="001B34D8">
          <w:rPr>
            <w:rFonts w:ascii="Arial" w:hAnsi="Arial" w:cs="Arial"/>
            <w:color w:val="000000"/>
            <w:sz w:val="22"/>
            <w:szCs w:val="22"/>
          </w:rPr>
          <w:delText>distribution</w:delText>
        </w:r>
        <w:r w:rsidDel="001B34D8">
          <w:rPr>
            <w:rFonts w:ascii="Arial" w:hAnsi="Arial" w:cs="Arial"/>
            <w:color w:val="000000"/>
            <w:sz w:val="22"/>
            <w:szCs w:val="22"/>
          </w:rPr>
          <w:delText>. To investigate this</w:delText>
        </w:r>
        <w:r w:rsidR="00662F11" w:rsidDel="001B34D8">
          <w:rPr>
            <w:rFonts w:ascii="Arial" w:hAnsi="Arial" w:cs="Arial"/>
            <w:color w:val="000000"/>
            <w:sz w:val="22"/>
            <w:szCs w:val="22"/>
          </w:rPr>
          <w:delText>,</w:delText>
        </w:r>
        <w:r w:rsidDel="001B34D8">
          <w:rPr>
            <w:rFonts w:ascii="Arial" w:hAnsi="Arial" w:cs="Arial"/>
            <w:color w:val="000000"/>
            <w:sz w:val="22"/>
            <w:szCs w:val="22"/>
          </w:rPr>
          <w:delText xml:space="preserve"> we plotted </w:delText>
        </w:r>
        <w:r w:rsidR="00662F11" w:rsidDel="001B34D8">
          <w:rPr>
            <w:rFonts w:ascii="Arial" w:hAnsi="Arial" w:cs="Arial"/>
            <w:color w:val="000000"/>
            <w:sz w:val="22"/>
            <w:szCs w:val="22"/>
          </w:rPr>
          <w:delText xml:space="preserve">a histogram of </w:delText>
        </w:r>
        <w:r w:rsidDel="001B34D8">
          <w:rPr>
            <w:rFonts w:ascii="Arial" w:hAnsi="Arial" w:cs="Arial"/>
            <w:color w:val="000000"/>
            <w:sz w:val="22"/>
            <w:szCs w:val="22"/>
          </w:rPr>
          <w:delText xml:space="preserve">RPM </w:delText>
        </w:r>
        <w:r w:rsidR="00662F11" w:rsidDel="001B34D8">
          <w:rPr>
            <w:rFonts w:ascii="Arial" w:hAnsi="Arial" w:cs="Arial"/>
            <w:color w:val="000000"/>
            <w:sz w:val="22"/>
            <w:szCs w:val="22"/>
          </w:rPr>
          <w:delText>faceted by</w:delText>
        </w:r>
        <w:r w:rsidDel="001B34D8">
          <w:rPr>
            <w:rFonts w:ascii="Arial" w:hAnsi="Arial" w:cs="Arial"/>
            <w:color w:val="000000"/>
            <w:sz w:val="22"/>
            <w:szCs w:val="22"/>
          </w:rPr>
          <w:delText xml:space="preserve"> segment</w:delText>
        </w:r>
        <w:r w:rsidR="0064613C" w:rsidDel="001B34D8">
          <w:rPr>
            <w:rFonts w:ascii="Arial" w:hAnsi="Arial" w:cs="Arial"/>
            <w:color w:val="000000"/>
            <w:sz w:val="22"/>
            <w:szCs w:val="22"/>
          </w:rPr>
          <w:delText xml:space="preserve"> including partial sequences</w:delText>
        </w:r>
        <w:r w:rsidDel="001B34D8">
          <w:rPr>
            <w:rFonts w:ascii="Arial" w:hAnsi="Arial" w:cs="Arial"/>
            <w:color w:val="000000"/>
            <w:sz w:val="22"/>
            <w:szCs w:val="22"/>
          </w:rPr>
          <w:delText>.</w:delText>
        </w:r>
        <w:r w:rsidR="0064613C" w:rsidDel="001B34D8">
          <w:rPr>
            <w:rFonts w:ascii="Arial" w:hAnsi="Arial" w:cs="Arial"/>
            <w:color w:val="000000"/>
            <w:sz w:val="22"/>
            <w:szCs w:val="22"/>
          </w:rPr>
          <w:delText xml:space="preserve"> There </w:delText>
        </w:r>
        <w:r w:rsidR="00E066CD" w:rsidDel="001B34D8">
          <w:rPr>
            <w:rFonts w:ascii="Arial" w:hAnsi="Arial" w:cs="Arial"/>
            <w:color w:val="000000"/>
            <w:sz w:val="22"/>
            <w:szCs w:val="22"/>
          </w:rPr>
          <w:delText>was</w:delText>
        </w:r>
        <w:r w:rsidR="0064613C" w:rsidDel="001B34D8">
          <w:rPr>
            <w:rFonts w:ascii="Arial" w:hAnsi="Arial" w:cs="Arial"/>
            <w:color w:val="000000"/>
            <w:sz w:val="22"/>
            <w:szCs w:val="22"/>
          </w:rPr>
          <w:delText xml:space="preserve"> a bimodal distribution in galbut virus RNA 1 and 2 </w:delText>
        </w:r>
        <w:r w:rsidR="00E066CD" w:rsidDel="001B34D8">
          <w:rPr>
            <w:rFonts w:ascii="Arial" w:hAnsi="Arial" w:cs="Arial"/>
            <w:color w:val="000000"/>
            <w:sz w:val="22"/>
            <w:szCs w:val="22"/>
          </w:rPr>
          <w:delText xml:space="preserve">levels </w:delText>
        </w:r>
        <w:r w:rsidR="0064613C" w:rsidDel="001B34D8">
          <w:rPr>
            <w:rFonts w:ascii="Arial" w:hAnsi="Arial" w:cs="Arial"/>
            <w:color w:val="000000"/>
            <w:sz w:val="22"/>
            <w:szCs w:val="22"/>
          </w:rPr>
          <w:delText>and a trimodal distribution in galbut virus RNA 3 and chaq virus</w:delText>
        </w:r>
        <w:r w:rsidR="00E066CD" w:rsidDel="001B34D8">
          <w:rPr>
            <w:rFonts w:ascii="Arial" w:hAnsi="Arial" w:cs="Arial"/>
            <w:color w:val="000000"/>
            <w:sz w:val="22"/>
            <w:szCs w:val="22"/>
          </w:rPr>
          <w:delText xml:space="preserve"> levels</w:delText>
        </w:r>
        <w:r w:rsidR="0064613C" w:rsidDel="001B34D8">
          <w:rPr>
            <w:rFonts w:ascii="Arial" w:hAnsi="Arial" w:cs="Arial"/>
            <w:color w:val="000000"/>
            <w:sz w:val="22"/>
            <w:szCs w:val="22"/>
          </w:rPr>
          <w:delText>. This agrees with the distributions seen in Figures 1 and 9</w:delText>
        </w:r>
        <w:r w:rsidDel="001B34D8">
          <w:rPr>
            <w:rFonts w:ascii="Arial" w:hAnsi="Arial" w:cs="Arial"/>
            <w:color w:val="000000"/>
            <w:sz w:val="22"/>
            <w:szCs w:val="22"/>
          </w:rPr>
          <w:delText xml:space="preserve"> (</w:delText>
        </w:r>
        <w:r w:rsidRPr="005E70EB" w:rsidDel="001B34D8">
          <w:rPr>
            <w:rFonts w:ascii="Arial" w:hAnsi="Arial" w:cs="Arial"/>
            <w:b/>
            <w:bCs/>
            <w:color w:val="000000"/>
            <w:sz w:val="22"/>
            <w:szCs w:val="22"/>
          </w:rPr>
          <w:delText xml:space="preserve">Supp. Fig. </w:delText>
        </w:r>
      </w:del>
      <w:del w:id="440" w:author="Keene-Snickers,Lexi" w:date="2025-05-02T16:35:00Z" w16du:dateUtc="2025-05-02T22:35:00Z">
        <w:r w:rsidRPr="005E70EB" w:rsidDel="00101A14">
          <w:rPr>
            <w:rFonts w:ascii="Arial" w:hAnsi="Arial" w:cs="Arial"/>
            <w:b/>
            <w:bCs/>
            <w:color w:val="000000"/>
            <w:sz w:val="22"/>
            <w:szCs w:val="22"/>
          </w:rPr>
          <w:delText>7</w:delText>
        </w:r>
      </w:del>
      <w:del w:id="441" w:author="Keene-Snickers,Lexi" w:date="2025-05-19T15:41:00Z" w16du:dateUtc="2025-05-19T21:41:00Z">
        <w:r w:rsidDel="001B34D8">
          <w:rPr>
            <w:rFonts w:ascii="Arial" w:hAnsi="Arial" w:cs="Arial"/>
            <w:color w:val="000000"/>
            <w:sz w:val="22"/>
            <w:szCs w:val="22"/>
          </w:rPr>
          <w:delText>).</w:delText>
        </w:r>
        <w:r w:rsidR="00662F11" w:rsidDel="001B34D8">
          <w:rPr>
            <w:rFonts w:ascii="Arial" w:hAnsi="Arial" w:cs="Arial"/>
            <w:color w:val="000000"/>
            <w:sz w:val="22"/>
            <w:szCs w:val="22"/>
          </w:rPr>
          <w:delText xml:space="preserve"> </w:delText>
        </w:r>
        <w:commentRangeEnd w:id="438"/>
        <w:r w:rsidR="002E6323" w:rsidDel="001B34D8">
          <w:rPr>
            <w:rStyle w:val="CommentReference"/>
          </w:rPr>
          <w:commentReference w:id="438"/>
        </w:r>
      </w:del>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73FD5A3F" w:rsidR="008603AA" w:rsidRDefault="001100B4"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259229B7" wp14:editId="29B07BBA">
            <wp:extent cx="5943600" cy="2652395"/>
            <wp:effectExtent l="0" t="0" r="0" b="1905"/>
            <wp:docPr id="144036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9566" name="Picture 1440369566"/>
                    <pic:cNvPicPr/>
                  </pic:nvPicPr>
                  <pic:blipFill>
                    <a:blip r:embed="rId39"/>
                    <a:stretch>
                      <a:fillRect/>
                    </a:stretch>
                  </pic:blipFill>
                  <pic:spPr>
                    <a:xfrm>
                      <a:off x="0" y="0"/>
                      <a:ext cx="5943600" cy="2652395"/>
                    </a:xfrm>
                    <a:prstGeom prst="rect">
                      <a:avLst/>
                    </a:prstGeom>
                  </pic:spPr>
                </pic:pic>
              </a:graphicData>
            </a:graphic>
          </wp:inline>
        </w:drawing>
      </w:r>
    </w:p>
    <w:p w14:paraId="298ABE6A" w14:textId="08637F1F"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genotype A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Boxplot of total galbut virus reads (per million) </w:t>
      </w:r>
      <w:r w:rsidR="001100B4">
        <w:rPr>
          <w:rFonts w:ascii="Arial" w:hAnsi="Arial" w:cs="Arial"/>
          <w:sz w:val="22"/>
          <w:szCs w:val="22"/>
        </w:rPr>
        <w:t>for clades A and B</w:t>
      </w:r>
      <w:r w:rsidR="00C21F48">
        <w:rPr>
          <w:rFonts w:ascii="Arial" w:hAnsi="Arial" w:cs="Arial"/>
          <w:sz w:val="22"/>
          <w:szCs w:val="22"/>
        </w:rPr>
        <w:t>. (B) Boxplot of total galbut virus reads (per million) and the presence of chaq virus.</w:t>
      </w:r>
      <w:r w:rsidR="001100B4">
        <w:rPr>
          <w:rFonts w:ascii="Arial" w:hAnsi="Arial" w:cs="Arial"/>
          <w:sz w:val="22"/>
          <w:szCs w:val="22"/>
        </w:rPr>
        <w:t xml:space="preserve"> Samples with evidence of coinfection and for which clade could not be determined were omitted. </w:t>
      </w:r>
    </w:p>
    <w:p w14:paraId="7F6A78C5" w14:textId="77777777" w:rsidR="00290FAD" w:rsidDel="001B34D8" w:rsidRDefault="00290FAD" w:rsidP="00081385">
      <w:pPr>
        <w:spacing w:line="360" w:lineRule="auto"/>
        <w:rPr>
          <w:del w:id="442" w:author="Keene-Snickers,Lexi" w:date="2025-05-19T15:42:00Z" w16du:dateUtc="2025-05-19T21:42:00Z"/>
          <w:rFonts w:ascii="Arial" w:hAnsi="Arial" w:cs="Arial"/>
          <w:sz w:val="22"/>
          <w:szCs w:val="22"/>
        </w:rPr>
      </w:pPr>
    </w:p>
    <w:p w14:paraId="2196113A" w14:textId="000D24F2" w:rsidR="004C7DE3" w:rsidDel="001B34D8" w:rsidRDefault="001100B4" w:rsidP="00081385">
      <w:pPr>
        <w:spacing w:line="360" w:lineRule="auto"/>
        <w:rPr>
          <w:del w:id="443" w:author="Keene-Snickers,Lexi" w:date="2025-05-19T15:42:00Z" w16du:dateUtc="2025-05-19T21:42:00Z"/>
          <w:rFonts w:ascii="Arial" w:hAnsi="Arial" w:cs="Arial"/>
          <w:sz w:val="22"/>
          <w:szCs w:val="22"/>
        </w:rPr>
      </w:pPr>
      <w:del w:id="444" w:author="Keene-Snickers,Lexi" w:date="2025-05-19T15:42:00Z" w16du:dateUtc="2025-05-19T21:42:00Z">
        <w:r w:rsidDel="001B34D8">
          <w:rPr>
            <w:rFonts w:ascii="Arial" w:hAnsi="Arial" w:cs="Arial"/>
            <w:noProof/>
            <w:sz w:val="22"/>
            <w:szCs w:val="22"/>
          </w:rPr>
          <w:drawing>
            <wp:inline distT="0" distB="0" distL="0" distR="0" wp14:anchorId="57E19119" wp14:editId="4CCA5DA6">
              <wp:extent cx="5943600" cy="4754880"/>
              <wp:effectExtent l="0" t="0" r="0" b="0"/>
              <wp:docPr id="20942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7292" name="Picture 2094277292"/>
                      <pic:cNvPicPr/>
                    </pic:nvPicPr>
                    <pic:blipFill>
                      <a:blip r:embed="rId40"/>
                      <a:stretch>
                        <a:fillRect/>
                      </a:stretch>
                    </pic:blipFill>
                    <pic:spPr>
                      <a:xfrm>
                        <a:off x="0" y="0"/>
                        <a:ext cx="5943600" cy="4754880"/>
                      </a:xfrm>
                      <a:prstGeom prst="rect">
                        <a:avLst/>
                      </a:prstGeom>
                    </pic:spPr>
                  </pic:pic>
                </a:graphicData>
              </a:graphic>
            </wp:inline>
          </w:drawing>
        </w:r>
      </w:del>
    </w:p>
    <w:p w14:paraId="07B119C4" w14:textId="076FB709" w:rsidR="004C7DE3" w:rsidRPr="002458EE" w:rsidDel="001B34D8" w:rsidRDefault="004C7DE3" w:rsidP="00081385">
      <w:pPr>
        <w:spacing w:line="360" w:lineRule="auto"/>
        <w:rPr>
          <w:del w:id="445" w:author="Keene-Snickers,Lexi" w:date="2025-05-19T15:42:00Z" w16du:dateUtc="2025-05-19T21:42:00Z"/>
          <w:rFonts w:ascii="Arial" w:hAnsi="Arial" w:cs="Arial"/>
          <w:sz w:val="22"/>
          <w:szCs w:val="22"/>
        </w:rPr>
      </w:pPr>
      <w:del w:id="446" w:author="Keene-Snickers,Lexi" w:date="2025-05-19T15:42:00Z" w16du:dateUtc="2025-05-19T21:42:00Z">
        <w:r w:rsidRPr="00E97611" w:rsidDel="001B34D8">
          <w:rPr>
            <w:rFonts w:ascii="Arial" w:hAnsi="Arial" w:cs="Arial"/>
            <w:b/>
            <w:bCs/>
            <w:sz w:val="22"/>
            <w:szCs w:val="22"/>
          </w:rPr>
          <w:delText xml:space="preserve">Supplemental Figure </w:delText>
        </w:r>
      </w:del>
      <w:del w:id="447" w:author="Keene-Snickers,Lexi" w:date="2025-05-02T16:34:00Z" w16du:dateUtc="2025-05-02T22:34:00Z">
        <w:r w:rsidR="00812026" w:rsidRPr="00E97611" w:rsidDel="00101A14">
          <w:rPr>
            <w:rFonts w:ascii="Arial" w:hAnsi="Arial" w:cs="Arial"/>
            <w:b/>
            <w:bCs/>
            <w:sz w:val="22"/>
            <w:szCs w:val="22"/>
          </w:rPr>
          <w:delText>7</w:delText>
        </w:r>
      </w:del>
      <w:del w:id="448" w:author="Keene-Snickers,Lexi" w:date="2025-05-19T15:42:00Z" w16du:dateUtc="2025-05-19T21:42:00Z">
        <w:r w:rsidRPr="00E97611" w:rsidDel="001B34D8">
          <w:rPr>
            <w:rFonts w:ascii="Arial" w:hAnsi="Arial" w:cs="Arial"/>
            <w:b/>
            <w:bCs/>
            <w:sz w:val="22"/>
            <w:szCs w:val="22"/>
          </w:rPr>
          <w:delText xml:space="preserve">: </w:delText>
        </w:r>
        <w:r w:rsidR="0064613C" w:rsidDel="001B34D8">
          <w:rPr>
            <w:rFonts w:ascii="Arial" w:hAnsi="Arial" w:cs="Arial"/>
            <w:b/>
            <w:bCs/>
            <w:sz w:val="22"/>
            <w:szCs w:val="22"/>
          </w:rPr>
          <w:delText>There is</w:delText>
        </w:r>
        <w:r w:rsidRPr="00E97611" w:rsidDel="001B34D8">
          <w:rPr>
            <w:rFonts w:ascii="Arial" w:hAnsi="Arial" w:cs="Arial"/>
            <w:b/>
            <w:bCs/>
            <w:sz w:val="22"/>
            <w:szCs w:val="22"/>
          </w:rPr>
          <w:delText xml:space="preserve"> a bimodal </w:delText>
        </w:r>
        <w:r w:rsidR="0064613C" w:rsidDel="001B34D8">
          <w:rPr>
            <w:rFonts w:ascii="Arial" w:hAnsi="Arial" w:cs="Arial"/>
            <w:b/>
            <w:bCs/>
            <w:sz w:val="22"/>
            <w:szCs w:val="22"/>
          </w:rPr>
          <w:delText xml:space="preserve">infection pattern in </w:delText>
        </w:r>
        <w:r w:rsidR="001100B4" w:rsidDel="001B34D8">
          <w:rPr>
            <w:rFonts w:ascii="Arial" w:hAnsi="Arial" w:cs="Arial"/>
            <w:b/>
            <w:bCs/>
            <w:sz w:val="22"/>
            <w:szCs w:val="22"/>
          </w:rPr>
          <w:delText xml:space="preserve">galbut virus RNAs 1 and 2 and chaq virus but a </w:delText>
        </w:r>
        <w:r w:rsidRPr="00E97611" w:rsidDel="001B34D8">
          <w:rPr>
            <w:rFonts w:ascii="Arial" w:hAnsi="Arial" w:cs="Arial"/>
            <w:b/>
            <w:bCs/>
            <w:sz w:val="22"/>
            <w:szCs w:val="22"/>
          </w:rPr>
          <w:delText>trimodal infection pattern</w:delText>
        </w:r>
        <w:r w:rsidR="0064613C" w:rsidDel="001B34D8">
          <w:rPr>
            <w:rFonts w:ascii="Arial" w:hAnsi="Arial" w:cs="Arial"/>
            <w:b/>
            <w:bCs/>
            <w:sz w:val="22"/>
            <w:szCs w:val="22"/>
          </w:rPr>
          <w:delText xml:space="preserve"> in galbut virus</w:delText>
        </w:r>
        <w:r w:rsidR="006264D3" w:rsidDel="001B34D8">
          <w:rPr>
            <w:rFonts w:ascii="Arial" w:hAnsi="Arial" w:cs="Arial"/>
            <w:b/>
            <w:bCs/>
            <w:sz w:val="22"/>
            <w:szCs w:val="22"/>
          </w:rPr>
          <w:delText xml:space="preserve"> RNA 3</w:delText>
        </w:r>
        <w:r w:rsidRPr="00E97611" w:rsidDel="001B34D8">
          <w:rPr>
            <w:rFonts w:ascii="Arial" w:hAnsi="Arial" w:cs="Arial"/>
            <w:b/>
            <w:bCs/>
            <w:sz w:val="22"/>
            <w:szCs w:val="22"/>
          </w:rPr>
          <w:delText>.</w:delText>
        </w:r>
        <w:r w:rsidR="00FF5DED" w:rsidDel="001B34D8">
          <w:rPr>
            <w:rFonts w:ascii="Arial" w:hAnsi="Arial" w:cs="Arial"/>
            <w:b/>
            <w:bCs/>
            <w:sz w:val="22"/>
            <w:szCs w:val="22"/>
          </w:rPr>
          <w:delText xml:space="preserve"> </w:delText>
        </w:r>
        <w:r w:rsidR="002458EE" w:rsidDel="001B34D8">
          <w:rPr>
            <w:rFonts w:ascii="Arial" w:hAnsi="Arial" w:cs="Arial"/>
            <w:sz w:val="22"/>
            <w:szCs w:val="22"/>
          </w:rPr>
          <w:delText xml:space="preserve">The number of galbut virus and chaq virus reads (per million) are shown as a histogram of the number of samples in each bin. </w:delText>
        </w:r>
        <w:r w:rsidR="00821245" w:rsidDel="001B34D8">
          <w:rPr>
            <w:rFonts w:ascii="Arial" w:hAnsi="Arial" w:cs="Arial"/>
            <w:sz w:val="22"/>
            <w:szCs w:val="22"/>
          </w:rPr>
          <w:delText>Plots are faceted by segment.</w:delText>
        </w:r>
      </w:del>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 xml:space="preserve">within but not between </w:t>
      </w:r>
      <w:commentRangeStart w:id="449"/>
      <w:r w:rsidR="00B461C6">
        <w:rPr>
          <w:rFonts w:ascii="Arial" w:hAnsi="Arial" w:cs="Arial"/>
          <w:b/>
          <w:bCs/>
          <w:sz w:val="22"/>
          <w:szCs w:val="22"/>
        </w:rPr>
        <w:t>genotypes</w:t>
      </w:r>
      <w:commentRangeEnd w:id="449"/>
      <w:r w:rsidR="000D3726">
        <w:rPr>
          <w:rStyle w:val="CommentReference"/>
        </w:rPr>
        <w:commentReference w:id="449"/>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00FCD575"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3A14BB" w:rsidRPr="003A14BB">
            <w:rPr>
              <w:rFonts w:ascii="Arial" w:hAnsi="Arial" w:cs="Arial"/>
              <w:color w:val="000000"/>
              <w:sz w:val="22"/>
              <w:szCs w:val="22"/>
              <w:vertAlign w:val="superscript"/>
            </w:rPr>
            <w:t>22</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 xml:space="preserve">trees and high frequency </w:t>
      </w:r>
      <w:r w:rsidR="008C5374">
        <w:rPr>
          <w:rFonts w:ascii="Arial" w:hAnsi="Arial" w:cs="Arial"/>
          <w:sz w:val="22"/>
          <w:szCs w:val="22"/>
        </w:rPr>
        <w:lastRenderedPageBreak/>
        <w:t>of co-infection complicated detection of reassortment.</w:t>
      </w:r>
      <w:r w:rsidR="0064613C">
        <w:rPr>
          <w:rFonts w:ascii="Arial" w:hAnsi="Arial" w:cs="Arial"/>
          <w:sz w:val="22"/>
          <w:szCs w:val="22"/>
        </w:rPr>
        <w:t xml:space="preserve"> T</w:t>
      </w:r>
      <w:r w:rsidR="002E6323">
        <w:rPr>
          <w:rFonts w:ascii="Arial" w:hAnsi="Arial" w:cs="Arial"/>
          <w:sz w:val="22"/>
          <w:szCs w:val="22"/>
        </w:rPr>
        <w:t>herefore, t</w:t>
      </w:r>
      <w:r w:rsidR="0064613C">
        <w:rPr>
          <w:rFonts w:ascii="Arial" w:hAnsi="Arial" w:cs="Arial"/>
          <w:sz w:val="22"/>
          <w:szCs w:val="22"/>
        </w:rPr>
        <w:t xml:space="preserve">o mitigate </w:t>
      </w:r>
      <w:r w:rsidR="00F07E38">
        <w:rPr>
          <w:rFonts w:ascii="Arial" w:hAnsi="Arial" w:cs="Arial"/>
          <w:sz w:val="22"/>
          <w:szCs w:val="22"/>
        </w:rPr>
        <w:t>the</w:t>
      </w:r>
      <w:r w:rsidR="0064613C">
        <w:rPr>
          <w:rFonts w:ascii="Arial" w:hAnsi="Arial" w:cs="Arial"/>
          <w:sz w:val="22"/>
          <w:szCs w:val="22"/>
        </w:rPr>
        <w:t xml:space="preserve"> </w:t>
      </w:r>
      <w:r w:rsidR="00F07E38">
        <w:rPr>
          <w:rFonts w:ascii="Arial" w:hAnsi="Arial" w:cs="Arial"/>
          <w:sz w:val="22"/>
          <w:szCs w:val="22"/>
        </w:rPr>
        <w:t xml:space="preserve">potentially confounding impact of co-infection, we excluded </w:t>
      </w:r>
      <w:r w:rsidR="0064613C">
        <w:rPr>
          <w:rFonts w:ascii="Arial" w:hAnsi="Arial" w:cs="Arial"/>
          <w:sz w:val="22"/>
          <w:szCs w:val="22"/>
        </w:rPr>
        <w:t xml:space="preserve">samples with evidence of coinfection from </w:t>
      </w:r>
      <w:r w:rsidR="00B461C6">
        <w:rPr>
          <w:rFonts w:ascii="Arial" w:hAnsi="Arial" w:cs="Arial"/>
          <w:sz w:val="22"/>
          <w:szCs w:val="22"/>
        </w:rPr>
        <w:t>the following</w:t>
      </w:r>
      <w:r w:rsidR="0064613C">
        <w:rPr>
          <w:rFonts w:ascii="Arial" w:hAnsi="Arial" w:cs="Arial"/>
          <w:sz w:val="22"/>
          <w:szCs w:val="22"/>
        </w:rPr>
        <w:t xml:space="preserve"> </w:t>
      </w:r>
      <w:r w:rsidR="00F07E38">
        <w:rPr>
          <w:rFonts w:ascii="Arial" w:hAnsi="Arial" w:cs="Arial"/>
          <w:sz w:val="22"/>
          <w:szCs w:val="22"/>
        </w:rPr>
        <w:t xml:space="preserve">reassortment </w:t>
      </w:r>
      <w:r w:rsidR="0064613C">
        <w:rPr>
          <w:rFonts w:ascii="Arial" w:hAnsi="Arial" w:cs="Arial"/>
          <w:sz w:val="22"/>
          <w:szCs w:val="22"/>
        </w:rPr>
        <w:t>analys</w:t>
      </w:r>
      <w:r w:rsidR="00F07E38">
        <w:rPr>
          <w:rFonts w:ascii="Arial" w:hAnsi="Arial" w:cs="Arial"/>
          <w:sz w:val="22"/>
          <w:szCs w:val="22"/>
        </w:rPr>
        <w:t>e</w:t>
      </w:r>
      <w:r w:rsidR="0064613C">
        <w:rPr>
          <w:rFonts w:ascii="Arial" w:hAnsi="Arial" w:cs="Arial"/>
          <w:sz w:val="22"/>
          <w:szCs w:val="22"/>
        </w:rPr>
        <w:t xml:space="preserve">s. </w:t>
      </w:r>
    </w:p>
    <w:p w14:paraId="0FE8D45C" w14:textId="77777777" w:rsidR="0064613C" w:rsidRDefault="0064613C" w:rsidP="00081385">
      <w:pPr>
        <w:spacing w:line="360" w:lineRule="auto"/>
        <w:rPr>
          <w:rFonts w:ascii="Arial" w:hAnsi="Arial" w:cs="Arial"/>
          <w:sz w:val="22"/>
          <w:szCs w:val="22"/>
        </w:rPr>
      </w:pPr>
    </w:p>
    <w:p w14:paraId="59DD3996" w14:textId="5CADFD17" w:rsidR="002D1889" w:rsidRDefault="0064613C">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6264D3">
        <w:rPr>
          <w:rFonts w:ascii="Arial" w:hAnsi="Arial" w:cs="Arial"/>
          <w:b/>
          <w:bCs/>
          <w:sz w:val="22"/>
          <w:szCs w:val="22"/>
        </w:rPr>
        <w:t>Figs. 10, 11 &amp; 12</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r w:rsidR="00973627">
        <w:rPr>
          <w:rFonts w:ascii="Arial" w:hAnsi="Arial" w:cs="Arial"/>
          <w:sz w:val="22"/>
          <w:szCs w:val="22"/>
        </w:rPr>
        <w:t xml:space="preserve">For </w:t>
      </w:r>
      <w:r w:rsidR="00B461C6">
        <w:rPr>
          <w:rFonts w:ascii="Arial" w:hAnsi="Arial" w:cs="Arial"/>
          <w:sz w:val="22"/>
          <w:szCs w:val="22"/>
        </w:rPr>
        <w:t>example</w:t>
      </w:r>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r w:rsidR="00B461C6">
        <w:rPr>
          <w:rFonts w:ascii="Arial" w:hAnsi="Arial" w:cs="Arial"/>
          <w:sz w:val="22"/>
          <w:szCs w:val="22"/>
        </w:rPr>
        <w:t xml:space="preserve">collected </w:t>
      </w:r>
      <w:r w:rsidR="00142E50">
        <w:rPr>
          <w:rFonts w:ascii="Arial" w:hAnsi="Arial" w:cs="Arial"/>
          <w:sz w:val="22"/>
          <w:szCs w:val="22"/>
        </w:rPr>
        <w:t>in 2023</w:t>
      </w:r>
      <w:r w:rsidR="00B461C6">
        <w:rPr>
          <w:rFonts w:ascii="Arial" w:hAnsi="Arial" w:cs="Arial"/>
          <w:sz w:val="22"/>
          <w:szCs w:val="22"/>
        </w:rPr>
        <w:t xml:space="preserve"> from Colorado</w:t>
      </w:r>
      <w:r w:rsidR="002D1889">
        <w:rPr>
          <w:rFonts w:ascii="Arial" w:hAnsi="Arial" w:cs="Arial"/>
          <w:sz w:val="22"/>
          <w:szCs w:val="22"/>
        </w:rPr>
        <w:t xml:space="preserve"> (Accessions: </w:t>
      </w:r>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r w:rsidR="00B461C6">
        <w:rPr>
          <w:rFonts w:ascii="Arial" w:hAnsi="Arial" w:cs="Arial"/>
          <w:sz w:val="22"/>
          <w:szCs w:val="22"/>
        </w:rPr>
        <w:t>was</w:t>
      </w:r>
      <w:r w:rsidR="00142E50">
        <w:rPr>
          <w:rFonts w:ascii="Arial" w:hAnsi="Arial" w:cs="Arial"/>
          <w:sz w:val="22"/>
          <w:szCs w:val="22"/>
        </w:rPr>
        <w:t xml:space="preserve"> genotype </w:t>
      </w:r>
      <w:proofErr w:type="spellStart"/>
      <w:ins w:id="450" w:author="Keene-Snickers,Lexi" w:date="2025-05-19T15:45:00Z" w16du:dateUtc="2025-05-19T21:45:00Z">
        <w:r w:rsidR="001B34D8">
          <w:rPr>
            <w:rFonts w:ascii="Arial" w:hAnsi="Arial" w:cs="Arial"/>
            <w:sz w:val="22"/>
            <w:szCs w:val="22"/>
          </w:rPr>
          <w:t>mel</w:t>
        </w:r>
      </w:ins>
      <w:r w:rsidR="00142E50">
        <w:rPr>
          <w:rFonts w:ascii="Arial" w:hAnsi="Arial" w:cs="Arial"/>
          <w:sz w:val="22"/>
          <w:szCs w:val="22"/>
        </w:rPr>
        <w:t>A</w:t>
      </w:r>
      <w:proofErr w:type="spellEnd"/>
      <w:r w:rsidR="00142E50">
        <w:rPr>
          <w:rFonts w:ascii="Arial" w:hAnsi="Arial" w:cs="Arial"/>
          <w:sz w:val="22"/>
          <w:szCs w:val="22"/>
        </w:rPr>
        <w:t xml:space="preserve">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w:t>
      </w:r>
      <w:r w:rsidR="002F018A">
        <w:rPr>
          <w:rFonts w:ascii="Arial" w:hAnsi="Arial" w:cs="Arial"/>
          <w:sz w:val="22"/>
          <w:szCs w:val="22"/>
        </w:rPr>
        <w:t xml:space="preserve">were </w:t>
      </w:r>
      <w:r w:rsidR="00142E50">
        <w:rPr>
          <w:rFonts w:ascii="Arial" w:hAnsi="Arial" w:cs="Arial"/>
          <w:sz w:val="22"/>
          <w:szCs w:val="22"/>
        </w:rPr>
        <w:t xml:space="preserve">on </w:t>
      </w:r>
      <w:r w:rsidR="005F1435">
        <w:rPr>
          <w:rFonts w:ascii="Arial" w:hAnsi="Arial" w:cs="Arial"/>
          <w:sz w:val="22"/>
          <w:szCs w:val="22"/>
        </w:rPr>
        <w:t xml:space="preserve">differently clustering </w:t>
      </w:r>
      <w:r w:rsidR="00142E50">
        <w:rPr>
          <w:rFonts w:ascii="Arial" w:hAnsi="Arial" w:cs="Arial"/>
          <w:sz w:val="22"/>
          <w:szCs w:val="22"/>
        </w:rPr>
        <w:t>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Fig</w:t>
      </w:r>
      <w:r w:rsidR="00E52361">
        <w:rPr>
          <w:rFonts w:ascii="Arial" w:hAnsi="Arial" w:cs="Arial"/>
          <w:b/>
          <w:bCs/>
          <w:sz w:val="22"/>
          <w:szCs w:val="22"/>
        </w:rPr>
        <w:t>s</w:t>
      </w:r>
      <w:r w:rsidR="00142E50" w:rsidRPr="00142E50">
        <w:rPr>
          <w:rFonts w:ascii="Arial" w:hAnsi="Arial" w:cs="Arial"/>
          <w:b/>
          <w:bCs/>
          <w:sz w:val="22"/>
          <w:szCs w:val="22"/>
        </w:rPr>
        <w:t xml:space="preserve">.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 xml:space="preserve">Another example of within clade diversity </w:t>
      </w:r>
      <w:r w:rsidR="00B461C6">
        <w:rPr>
          <w:rFonts w:ascii="Arial" w:hAnsi="Arial" w:cs="Arial"/>
          <w:sz w:val="22"/>
          <w:szCs w:val="22"/>
        </w:rPr>
        <w:t>was</w:t>
      </w:r>
      <w:r w:rsidR="002D1889">
        <w:rPr>
          <w:rFonts w:ascii="Arial" w:hAnsi="Arial" w:cs="Arial"/>
          <w:sz w:val="22"/>
          <w:szCs w:val="22"/>
        </w:rPr>
        <w:t xml:space="preserve"> galbut virus RNA 2 of 500-F-67</w:t>
      </w:r>
      <w:r w:rsidR="007F2AD5">
        <w:rPr>
          <w:rFonts w:ascii="Arial" w:hAnsi="Arial" w:cs="Arial"/>
          <w:sz w:val="22"/>
          <w:szCs w:val="22"/>
        </w:rPr>
        <w:t xml:space="preserve">, </w:t>
      </w:r>
      <w:r w:rsidR="00B461C6">
        <w:rPr>
          <w:rFonts w:ascii="Arial" w:hAnsi="Arial" w:cs="Arial"/>
          <w:sz w:val="22"/>
          <w:szCs w:val="22"/>
        </w:rPr>
        <w:t xml:space="preserve">collected in </w:t>
      </w:r>
      <w:r w:rsidR="007F2AD5">
        <w:rPr>
          <w:rFonts w:ascii="Arial" w:hAnsi="Arial" w:cs="Arial"/>
          <w:sz w:val="22"/>
          <w:szCs w:val="22"/>
        </w:rPr>
        <w:t xml:space="preserve">Colorado </w:t>
      </w:r>
      <w:r w:rsidR="00B461C6">
        <w:rPr>
          <w:rFonts w:ascii="Arial" w:hAnsi="Arial" w:cs="Arial"/>
          <w:sz w:val="22"/>
          <w:szCs w:val="22"/>
        </w:rPr>
        <w:t xml:space="preserve">in </w:t>
      </w:r>
      <w:r w:rsidR="007F2AD5">
        <w:rPr>
          <w:rFonts w:ascii="Arial" w:hAnsi="Arial" w:cs="Arial"/>
          <w:sz w:val="22"/>
          <w:szCs w:val="22"/>
        </w:rPr>
        <w:t>2023,</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w:t>
      </w:r>
      <w:r w:rsidR="00B461C6">
        <w:rPr>
          <w:rFonts w:ascii="Arial" w:hAnsi="Arial" w:cs="Arial"/>
          <w:sz w:val="22"/>
          <w:szCs w:val="22"/>
        </w:rPr>
        <w:t>was</w:t>
      </w:r>
      <w:r w:rsidR="002D1889">
        <w:rPr>
          <w:rFonts w:ascii="Arial" w:hAnsi="Arial" w:cs="Arial"/>
          <w:sz w:val="22"/>
          <w:szCs w:val="22"/>
        </w:rPr>
        <w:t xml:space="preserve"> most similar to Pennsylvania sequences </w:t>
      </w:r>
      <w:r>
        <w:rPr>
          <w:rFonts w:ascii="Arial" w:hAnsi="Arial" w:cs="Arial"/>
          <w:sz w:val="22"/>
          <w:szCs w:val="22"/>
        </w:rPr>
        <w:t xml:space="preserve">while </w:t>
      </w:r>
      <w:r w:rsidR="002D1889">
        <w:rPr>
          <w:rFonts w:ascii="Arial" w:hAnsi="Arial" w:cs="Arial"/>
          <w:sz w:val="22"/>
          <w:szCs w:val="22"/>
        </w:rPr>
        <w:t xml:space="preserve">the RNA 3 </w:t>
      </w:r>
      <w:r w:rsidR="00B461C6">
        <w:rPr>
          <w:rFonts w:ascii="Arial" w:hAnsi="Arial" w:cs="Arial"/>
          <w:sz w:val="22"/>
          <w:szCs w:val="22"/>
        </w:rPr>
        <w:t>was</w:t>
      </w:r>
      <w:r w:rsidR="002D1889">
        <w:rPr>
          <w:rFonts w:ascii="Arial" w:hAnsi="Arial" w:cs="Arial"/>
          <w:sz w:val="22"/>
          <w:szCs w:val="22"/>
        </w:rPr>
        <w:t xml:space="preserve"> more similar to samples from Maine and Colorado (</w:t>
      </w:r>
      <w:r w:rsidR="002D1889" w:rsidRPr="00142E50">
        <w:rPr>
          <w:rFonts w:ascii="Arial" w:hAnsi="Arial" w:cs="Arial"/>
          <w:b/>
          <w:bCs/>
          <w:sz w:val="22"/>
          <w:szCs w:val="22"/>
        </w:rPr>
        <w:t>Fig</w:t>
      </w:r>
      <w:r w:rsidR="00E52361">
        <w:rPr>
          <w:rFonts w:ascii="Arial" w:hAnsi="Arial" w:cs="Arial"/>
          <w:b/>
          <w:bCs/>
          <w:sz w:val="22"/>
          <w:szCs w:val="22"/>
        </w:rPr>
        <w:t>s</w:t>
      </w:r>
      <w:r w:rsidR="002D1889" w:rsidRPr="00142E50">
        <w:rPr>
          <w:rFonts w:ascii="Arial" w:hAnsi="Arial" w:cs="Arial"/>
          <w:b/>
          <w:bCs/>
          <w:sz w:val="22"/>
          <w:szCs w:val="22"/>
        </w:rPr>
        <w:t xml:space="preserve">.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5C839815" w14:textId="77777777" w:rsidR="0007609B" w:rsidRDefault="0007609B">
      <w:pPr>
        <w:spacing w:line="360" w:lineRule="auto"/>
        <w:ind w:firstLine="720"/>
        <w:rPr>
          <w:rFonts w:ascii="Arial" w:hAnsi="Arial" w:cs="Arial"/>
          <w:sz w:val="22"/>
          <w:szCs w:val="22"/>
        </w:rPr>
      </w:pPr>
    </w:p>
    <w:p w14:paraId="408CC397" w14:textId="19283B4E" w:rsidR="0083169E" w:rsidRDefault="0007609B" w:rsidP="006264D3">
      <w:pPr>
        <w:spacing w:line="360" w:lineRule="auto"/>
        <w:ind w:firstLine="720"/>
        <w:rPr>
          <w:rFonts w:ascii="Arial" w:hAnsi="Arial" w:cs="Arial"/>
          <w:sz w:val="22"/>
          <w:szCs w:val="22"/>
        </w:rPr>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6264D3">
        <w:rPr>
          <w:rFonts w:ascii="Arial" w:hAnsi="Arial" w:cs="Arial"/>
          <w:b/>
          <w:bCs/>
          <w:sz w:val="22"/>
          <w:szCs w:val="22"/>
        </w:rPr>
        <w:t>Fig</w:t>
      </w:r>
      <w:r w:rsidR="00E52361">
        <w:rPr>
          <w:rFonts w:ascii="Arial" w:hAnsi="Arial" w:cs="Arial"/>
          <w:b/>
          <w:bCs/>
          <w:sz w:val="22"/>
          <w:szCs w:val="22"/>
        </w:rPr>
        <w:t>s</w:t>
      </w:r>
      <w:r w:rsidR="00E52361" w:rsidRPr="006264D3">
        <w:rPr>
          <w:rFonts w:ascii="Arial" w:hAnsi="Arial" w:cs="Arial"/>
          <w:b/>
          <w:bCs/>
          <w:sz w:val="22"/>
          <w:szCs w:val="22"/>
        </w:rPr>
        <w:t>. 10, 11</w:t>
      </w:r>
      <w:r w:rsidR="00B461C6">
        <w:rPr>
          <w:rFonts w:ascii="Arial" w:hAnsi="Arial" w:cs="Arial"/>
          <w:b/>
          <w:bCs/>
          <w:sz w:val="22"/>
          <w:szCs w:val="22"/>
        </w:rPr>
        <w:t xml:space="preserve"> &amp;</w:t>
      </w:r>
      <w:r w:rsidR="00E52361" w:rsidRPr="006264D3">
        <w:rPr>
          <w:rFonts w:ascii="Arial" w:hAnsi="Arial" w:cs="Arial"/>
          <w:b/>
          <w:bCs/>
          <w:sz w:val="22"/>
          <w:szCs w:val="22"/>
        </w:rPr>
        <w:t xml:space="preserve"> 12</w:t>
      </w:r>
      <w:r w:rsidR="00E52361">
        <w:rPr>
          <w:rFonts w:ascii="Arial" w:hAnsi="Arial" w:cs="Arial"/>
          <w:sz w:val="22"/>
          <w:szCs w:val="22"/>
        </w:rPr>
        <w:t>)</w:t>
      </w:r>
      <w:r>
        <w:rPr>
          <w:rFonts w:ascii="Arial" w:hAnsi="Arial" w:cs="Arial"/>
          <w:sz w:val="22"/>
          <w:szCs w:val="22"/>
        </w:rPr>
        <w:t xml:space="preserve">. This includes no evidence of reassortment between galbut viruses from </w:t>
      </w:r>
      <w:r w:rsidRPr="006264D3">
        <w:rPr>
          <w:rFonts w:ascii="Arial" w:hAnsi="Arial" w:cs="Arial"/>
          <w:i/>
          <w:iCs/>
          <w:sz w:val="22"/>
          <w:szCs w:val="22"/>
        </w:rPr>
        <w:t>D. melanogaster</w:t>
      </w:r>
      <w:r>
        <w:rPr>
          <w:rFonts w:ascii="Arial" w:hAnsi="Arial" w:cs="Arial"/>
          <w:sz w:val="22"/>
          <w:szCs w:val="22"/>
        </w:rPr>
        <w:t xml:space="preserve"> </w:t>
      </w:r>
      <w:r w:rsidR="002E6323">
        <w:rPr>
          <w:rFonts w:ascii="Arial" w:hAnsi="Arial" w:cs="Arial"/>
          <w:sz w:val="22"/>
          <w:szCs w:val="22"/>
        </w:rPr>
        <w:t xml:space="preserve">and </w:t>
      </w:r>
      <w:r w:rsidRPr="006264D3">
        <w:rPr>
          <w:rFonts w:ascii="Arial" w:hAnsi="Arial" w:cs="Arial"/>
          <w:i/>
          <w:iCs/>
          <w:sz w:val="22"/>
          <w:szCs w:val="22"/>
        </w:rPr>
        <w:t>D. simulans</w:t>
      </w:r>
      <w:r>
        <w:rPr>
          <w:rFonts w:ascii="Arial" w:hAnsi="Arial" w:cs="Arial"/>
          <w:sz w:val="22"/>
          <w:szCs w:val="22"/>
        </w:rPr>
        <w:t xml:space="preserve">, and no evidence of reassortment between the </w:t>
      </w:r>
      <w:r w:rsidRPr="006264D3">
        <w:rPr>
          <w:rFonts w:ascii="Arial" w:hAnsi="Arial" w:cs="Arial"/>
          <w:i/>
          <w:iCs/>
          <w:sz w:val="22"/>
          <w:szCs w:val="22"/>
        </w:rPr>
        <w:t>D. melanogaster</w:t>
      </w:r>
      <w:r>
        <w:rPr>
          <w:rFonts w:ascii="Arial" w:hAnsi="Arial" w:cs="Arial"/>
          <w:sz w:val="22"/>
          <w:szCs w:val="22"/>
        </w:rPr>
        <w:t xml:space="preserve"> </w:t>
      </w:r>
      <w:proofErr w:type="spellStart"/>
      <w:ins w:id="451" w:author="Keene-Snickers,Lexi" w:date="2025-05-19T15:45:00Z" w16du:dateUtc="2025-05-19T21:45:00Z">
        <w:r w:rsidR="001B34D8">
          <w:rPr>
            <w:rFonts w:ascii="Arial" w:hAnsi="Arial" w:cs="Arial"/>
            <w:sz w:val="22"/>
            <w:szCs w:val="22"/>
          </w:rPr>
          <w:t>mel</w:t>
        </w:r>
      </w:ins>
      <w:del w:id="452" w:author="Keene-Snickers,Lexi" w:date="2025-05-19T15:45:00Z" w16du:dateUtc="2025-05-19T21:45: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and </w:t>
      </w:r>
      <w:proofErr w:type="spellStart"/>
      <w:ins w:id="453" w:author="Keene-Snickers,Lexi" w:date="2025-05-19T15:45:00Z" w16du:dateUtc="2025-05-19T21:45:00Z">
        <w:r w:rsidR="001B34D8">
          <w:rPr>
            <w:rFonts w:ascii="Arial" w:hAnsi="Arial" w:cs="Arial"/>
            <w:sz w:val="22"/>
            <w:szCs w:val="22"/>
          </w:rPr>
          <w:t>mel</w:t>
        </w:r>
      </w:ins>
      <w:del w:id="454" w:author="Keene-Snickers,Lexi" w:date="2025-05-19T15:45:00Z" w16du:dateUtc="2025-05-19T21:45:00Z">
        <w:r w:rsidDel="001B34D8">
          <w:rPr>
            <w:rFonts w:ascii="Arial" w:hAnsi="Arial" w:cs="Arial"/>
            <w:sz w:val="22"/>
            <w:szCs w:val="22"/>
          </w:rPr>
          <w:delText xml:space="preserve">clade </w:delText>
        </w:r>
      </w:del>
      <w:r>
        <w:rPr>
          <w:rFonts w:ascii="Arial" w:hAnsi="Arial" w:cs="Arial"/>
          <w:sz w:val="22"/>
          <w:szCs w:val="22"/>
        </w:rPr>
        <w:t>B</w:t>
      </w:r>
      <w:proofErr w:type="spellEnd"/>
      <w:r>
        <w:rPr>
          <w:rFonts w:ascii="Arial" w:hAnsi="Arial" w:cs="Arial"/>
          <w:sz w:val="22"/>
          <w:szCs w:val="22"/>
        </w:rPr>
        <w:t xml:space="preserve"> viruses. We observed evidence of individual </w:t>
      </w:r>
      <w:r w:rsidRPr="006264D3">
        <w:rPr>
          <w:rFonts w:ascii="Arial" w:hAnsi="Arial" w:cs="Arial"/>
          <w:i/>
          <w:iCs/>
          <w:sz w:val="22"/>
          <w:szCs w:val="22"/>
        </w:rPr>
        <w:t>D. melanogaster</w:t>
      </w:r>
      <w:r>
        <w:rPr>
          <w:rFonts w:ascii="Arial" w:hAnsi="Arial" w:cs="Arial"/>
          <w:sz w:val="22"/>
          <w:szCs w:val="22"/>
        </w:rPr>
        <w:t xml:space="preserve"> </w:t>
      </w:r>
      <w:r w:rsidR="00B461C6">
        <w:rPr>
          <w:rFonts w:ascii="Arial" w:hAnsi="Arial" w:cs="Arial"/>
          <w:sz w:val="22"/>
          <w:szCs w:val="22"/>
        </w:rPr>
        <w:t xml:space="preserve">samples </w:t>
      </w:r>
      <w:r>
        <w:rPr>
          <w:rFonts w:ascii="Arial" w:hAnsi="Arial" w:cs="Arial"/>
          <w:sz w:val="22"/>
          <w:szCs w:val="22"/>
        </w:rPr>
        <w:t xml:space="preserve">co-infected by </w:t>
      </w:r>
      <w:proofErr w:type="spellStart"/>
      <w:ins w:id="455" w:author="Keene-Snickers,Lexi" w:date="2025-05-19T15:46:00Z" w16du:dateUtc="2025-05-19T21:46:00Z">
        <w:r w:rsidR="001B34D8">
          <w:rPr>
            <w:rFonts w:ascii="Arial" w:hAnsi="Arial" w:cs="Arial"/>
            <w:sz w:val="22"/>
            <w:szCs w:val="22"/>
          </w:rPr>
          <w:t>mel</w:t>
        </w:r>
      </w:ins>
      <w:del w:id="456" w:author="Keene-Snickers,Lexi" w:date="2025-05-19T15:46:00Z" w16du:dateUtc="2025-05-19T21:46: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and </w:t>
      </w:r>
      <w:proofErr w:type="spellStart"/>
      <w:ins w:id="457" w:author="Keene-Snickers,Lexi" w:date="2025-05-19T15:46:00Z" w16du:dateUtc="2025-05-19T21:46:00Z">
        <w:r w:rsidR="001B34D8">
          <w:rPr>
            <w:rFonts w:ascii="Arial" w:hAnsi="Arial" w:cs="Arial"/>
            <w:sz w:val="22"/>
            <w:szCs w:val="22"/>
          </w:rPr>
          <w:t>mel</w:t>
        </w:r>
      </w:ins>
      <w:del w:id="458" w:author="Keene-Snickers,Lexi" w:date="2025-05-19T15:46:00Z" w16du:dateUtc="2025-05-19T21:46:00Z">
        <w:r w:rsidDel="001B34D8">
          <w:rPr>
            <w:rFonts w:ascii="Arial" w:hAnsi="Arial" w:cs="Arial"/>
            <w:sz w:val="22"/>
            <w:szCs w:val="22"/>
          </w:rPr>
          <w:delText xml:space="preserve">clade </w:delText>
        </w:r>
      </w:del>
      <w:r>
        <w:rPr>
          <w:rFonts w:ascii="Arial" w:hAnsi="Arial" w:cs="Arial"/>
          <w:sz w:val="22"/>
          <w:szCs w:val="22"/>
        </w:rPr>
        <w:t>B</w:t>
      </w:r>
      <w:proofErr w:type="spellEnd"/>
      <w:r>
        <w:rPr>
          <w:rFonts w:ascii="Arial" w:hAnsi="Arial" w:cs="Arial"/>
          <w:sz w:val="22"/>
          <w:szCs w:val="22"/>
        </w:rPr>
        <w:t xml:space="preserve"> viruses, which would provide an opportunity for reassortment to occur if it were possible</w:t>
      </w:r>
      <w:r w:rsidR="002E6323">
        <w:rPr>
          <w:rFonts w:ascii="Arial" w:hAnsi="Arial" w:cs="Arial"/>
          <w:sz w:val="22"/>
          <w:szCs w:val="22"/>
        </w:rPr>
        <w:t>, assuming co-infection at a cellular level.</w:t>
      </w:r>
      <w:r>
        <w:rPr>
          <w:rFonts w:ascii="Arial" w:hAnsi="Arial" w:cs="Arial"/>
          <w:sz w:val="22"/>
          <w:szCs w:val="22"/>
        </w:rPr>
        <w:t xml:space="preserve">  </w:t>
      </w:r>
      <w:r w:rsidR="0083169E">
        <w:rPr>
          <w:rFonts w:ascii="Arial" w:hAnsi="Arial" w:cs="Arial"/>
          <w:sz w:val="22"/>
          <w:szCs w:val="22"/>
        </w:rPr>
        <w:t xml:space="preserve"> </w:t>
      </w:r>
    </w:p>
    <w:p w14:paraId="40B5054E" w14:textId="112F402B" w:rsidR="001726F4" w:rsidRDefault="0064613C" w:rsidP="00081385">
      <w:pPr>
        <w:spacing w:line="360" w:lineRule="auto"/>
        <w:rPr>
          <w:rFonts w:ascii="Arial" w:hAnsi="Arial" w:cs="Arial"/>
          <w:sz w:val="22"/>
          <w:szCs w:val="22"/>
        </w:rPr>
      </w:pPr>
      <w:del w:id="459" w:author="Keene-Snickers,Lexi" w:date="2025-05-21T15:15:00Z" w16du:dateUtc="2025-05-21T21:15:00Z">
        <w:r w:rsidDel="00C91E68">
          <w:rPr>
            <w:rFonts w:ascii="Arial" w:hAnsi="Arial" w:cs="Arial"/>
            <w:noProof/>
            <w:sz w:val="22"/>
            <w:szCs w:val="22"/>
          </w:rPr>
          <w:lastRenderedPageBreak/>
          <w:drawing>
            <wp:inline distT="0" distB="0" distL="0" distR="0" wp14:anchorId="0172D6DE" wp14:editId="2998E28F">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41"/>
                      <a:stretch>
                        <a:fillRect/>
                      </a:stretch>
                    </pic:blipFill>
                    <pic:spPr>
                      <a:xfrm>
                        <a:off x="0" y="0"/>
                        <a:ext cx="5681810" cy="6868556"/>
                      </a:xfrm>
                      <a:prstGeom prst="rect">
                        <a:avLst/>
                      </a:prstGeom>
                    </pic:spPr>
                  </pic:pic>
                </a:graphicData>
              </a:graphic>
            </wp:inline>
          </w:drawing>
        </w:r>
      </w:del>
      <w:ins w:id="460" w:author="Keene-Snickers,Lexi" w:date="2025-05-21T15:15:00Z" w16du:dateUtc="2025-05-21T21:15:00Z">
        <w:r w:rsidR="00C91E68">
          <w:rPr>
            <w:rFonts w:ascii="Arial" w:hAnsi="Arial" w:cs="Arial"/>
            <w:noProof/>
            <w:sz w:val="22"/>
            <w:szCs w:val="22"/>
          </w:rPr>
          <w:drawing>
            <wp:inline distT="0" distB="0" distL="0" distR="0" wp14:anchorId="5CBD7CC6" wp14:editId="6EC29DC6">
              <wp:extent cx="5748728" cy="7439566"/>
              <wp:effectExtent l="0" t="0" r="0" b="0"/>
              <wp:docPr id="68415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5374" name="Picture 684155374"/>
                      <pic:cNvPicPr/>
                    </pic:nvPicPr>
                    <pic:blipFill>
                      <a:blip r:embed="rId42"/>
                      <a:stretch>
                        <a:fillRect/>
                      </a:stretch>
                    </pic:blipFill>
                    <pic:spPr>
                      <a:xfrm>
                        <a:off x="0" y="0"/>
                        <a:ext cx="5792281" cy="7495929"/>
                      </a:xfrm>
                      <a:prstGeom prst="rect">
                        <a:avLst/>
                      </a:prstGeom>
                    </pic:spPr>
                  </pic:pic>
                </a:graphicData>
              </a:graphic>
            </wp:inline>
          </w:drawing>
        </w:r>
      </w:ins>
    </w:p>
    <w:p w14:paraId="37A6AA76" w14:textId="185E7674"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CB524A">
        <w:rPr>
          <w:rFonts w:ascii="Arial" w:hAnsi="Arial" w:cs="Arial"/>
          <w:b/>
          <w:bCs/>
          <w:sz w:val="22"/>
          <w:szCs w:val="22"/>
        </w:rPr>
        <w:t>10</w:t>
      </w:r>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r w:rsidR="004C61A6">
        <w:rPr>
          <w:rFonts w:ascii="Arial" w:hAnsi="Arial" w:cs="Arial"/>
          <w:sz w:val="22"/>
          <w:szCs w:val="22"/>
        </w:rPr>
        <w:t xml:space="preserve">Selected examples of reassortment are indicated by </w:t>
      </w:r>
      <w:r w:rsidR="0064613C">
        <w:rPr>
          <w:rFonts w:ascii="Arial" w:hAnsi="Arial" w:cs="Arial"/>
          <w:sz w:val="22"/>
          <w:szCs w:val="22"/>
        </w:rPr>
        <w:t>red</w:t>
      </w:r>
      <w:r w:rsidR="004C61A6">
        <w:rPr>
          <w:rFonts w:ascii="Arial" w:hAnsi="Arial" w:cs="Arial"/>
          <w:sz w:val="22"/>
          <w:szCs w:val="22"/>
        </w:rPr>
        <w:t xml:space="preserve"> colored connected lines.  </w:t>
      </w:r>
    </w:p>
    <w:p w14:paraId="0378DF45" w14:textId="59BF877B" w:rsidR="001726F4" w:rsidRDefault="0064613C" w:rsidP="00081385">
      <w:pPr>
        <w:spacing w:line="360" w:lineRule="auto"/>
        <w:rPr>
          <w:rFonts w:ascii="Arial" w:hAnsi="Arial" w:cs="Arial"/>
          <w:sz w:val="22"/>
          <w:szCs w:val="22"/>
        </w:rPr>
      </w:pPr>
      <w:del w:id="461" w:author="Keene-Snickers,Lexi" w:date="2025-05-21T15:16:00Z" w16du:dateUtc="2025-05-21T21:16:00Z">
        <w:r w:rsidDel="00C91E68">
          <w:rPr>
            <w:rFonts w:ascii="Arial" w:hAnsi="Arial" w:cs="Arial"/>
            <w:noProof/>
            <w:sz w:val="22"/>
            <w:szCs w:val="22"/>
          </w:rPr>
          <w:lastRenderedPageBreak/>
          <w:drawing>
            <wp:inline distT="0" distB="0" distL="0" distR="0" wp14:anchorId="61CA07CA" wp14:editId="78505A59">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43"/>
                      <a:stretch>
                        <a:fillRect/>
                      </a:stretch>
                    </pic:blipFill>
                    <pic:spPr>
                      <a:xfrm>
                        <a:off x="0" y="0"/>
                        <a:ext cx="5943600" cy="7185025"/>
                      </a:xfrm>
                      <a:prstGeom prst="rect">
                        <a:avLst/>
                      </a:prstGeom>
                    </pic:spPr>
                  </pic:pic>
                </a:graphicData>
              </a:graphic>
            </wp:inline>
          </w:drawing>
        </w:r>
      </w:del>
      <w:ins w:id="462" w:author="Keene-Snickers,Lexi" w:date="2025-05-21T15:16:00Z" w16du:dateUtc="2025-05-21T21:16:00Z">
        <w:r w:rsidR="00C91E68">
          <w:rPr>
            <w:rFonts w:ascii="Arial" w:hAnsi="Arial" w:cs="Arial"/>
            <w:noProof/>
            <w:sz w:val="22"/>
            <w:szCs w:val="22"/>
          </w:rPr>
          <w:drawing>
            <wp:inline distT="0" distB="0" distL="0" distR="0" wp14:anchorId="23BD5300" wp14:editId="1169BCB3">
              <wp:extent cx="5696828" cy="7372402"/>
              <wp:effectExtent l="0" t="0" r="0" b="0"/>
              <wp:docPr id="1541051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1760" name="Picture 1541051760"/>
                      <pic:cNvPicPr/>
                    </pic:nvPicPr>
                    <pic:blipFill>
                      <a:blip r:embed="rId44"/>
                      <a:stretch>
                        <a:fillRect/>
                      </a:stretch>
                    </pic:blipFill>
                    <pic:spPr>
                      <a:xfrm>
                        <a:off x="0" y="0"/>
                        <a:ext cx="5707693" cy="7386463"/>
                      </a:xfrm>
                      <a:prstGeom prst="rect">
                        <a:avLst/>
                      </a:prstGeom>
                    </pic:spPr>
                  </pic:pic>
                </a:graphicData>
              </a:graphic>
            </wp:inline>
          </w:drawing>
        </w:r>
      </w:ins>
    </w:p>
    <w:p w14:paraId="2DDCDB97" w14:textId="6DD98331"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4E32EA4C" w14:textId="75B9CB6A" w:rsidR="001726F4" w:rsidRDefault="0064613C" w:rsidP="00081385">
      <w:pPr>
        <w:spacing w:line="360" w:lineRule="auto"/>
        <w:rPr>
          <w:rFonts w:ascii="Arial" w:hAnsi="Arial" w:cs="Arial"/>
          <w:sz w:val="22"/>
          <w:szCs w:val="22"/>
        </w:rPr>
      </w:pPr>
      <w:del w:id="463" w:author="Keene-Snickers,Lexi" w:date="2025-05-21T15:16:00Z" w16du:dateUtc="2025-05-21T21:16:00Z">
        <w:r w:rsidDel="00C91E68">
          <w:rPr>
            <w:rFonts w:ascii="Arial" w:hAnsi="Arial" w:cs="Arial"/>
            <w:noProof/>
            <w:sz w:val="22"/>
            <w:szCs w:val="22"/>
          </w:rPr>
          <w:lastRenderedPageBreak/>
          <w:drawing>
            <wp:inline distT="0" distB="0" distL="0" distR="0" wp14:anchorId="1423D1CD" wp14:editId="790C388B">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45"/>
                      <a:stretch>
                        <a:fillRect/>
                      </a:stretch>
                    </pic:blipFill>
                    <pic:spPr>
                      <a:xfrm>
                        <a:off x="0" y="0"/>
                        <a:ext cx="5943600" cy="7185025"/>
                      </a:xfrm>
                      <a:prstGeom prst="rect">
                        <a:avLst/>
                      </a:prstGeom>
                    </pic:spPr>
                  </pic:pic>
                </a:graphicData>
              </a:graphic>
            </wp:inline>
          </w:drawing>
        </w:r>
      </w:del>
      <w:ins w:id="464" w:author="Keene-Snickers,Lexi" w:date="2025-05-21T15:16:00Z" w16du:dateUtc="2025-05-21T21:16:00Z">
        <w:r w:rsidR="00C91E68">
          <w:rPr>
            <w:rFonts w:ascii="Arial" w:hAnsi="Arial" w:cs="Arial"/>
            <w:noProof/>
            <w:sz w:val="22"/>
            <w:szCs w:val="22"/>
          </w:rPr>
          <w:drawing>
            <wp:inline distT="0" distB="0" distL="0" distR="0" wp14:anchorId="73BD96FE" wp14:editId="7D8EC805">
              <wp:extent cx="5565753" cy="7202774"/>
              <wp:effectExtent l="0" t="0" r="0" b="0"/>
              <wp:docPr id="28725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7976" name="Picture 287257976"/>
                      <pic:cNvPicPr/>
                    </pic:nvPicPr>
                    <pic:blipFill>
                      <a:blip r:embed="rId46"/>
                      <a:stretch>
                        <a:fillRect/>
                      </a:stretch>
                    </pic:blipFill>
                    <pic:spPr>
                      <a:xfrm>
                        <a:off x="0" y="0"/>
                        <a:ext cx="5576568" cy="7216770"/>
                      </a:xfrm>
                      <a:prstGeom prst="rect">
                        <a:avLst/>
                      </a:prstGeom>
                    </pic:spPr>
                  </pic:pic>
                </a:graphicData>
              </a:graphic>
            </wp:inline>
          </w:drawing>
        </w:r>
      </w:ins>
    </w:p>
    <w:p w14:paraId="10F7D6A3" w14:textId="6A9EAE5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D7FCBC3" w14:textId="77777777" w:rsidR="006264D3" w:rsidRDefault="006264D3" w:rsidP="00081385">
      <w:pPr>
        <w:spacing w:line="360" w:lineRule="auto"/>
        <w:rPr>
          <w:rFonts w:ascii="Arial" w:hAnsi="Arial" w:cs="Arial"/>
          <w:sz w:val="22"/>
          <w:szCs w:val="22"/>
        </w:rPr>
      </w:pPr>
    </w:p>
    <w:p w14:paraId="655D194F" w14:textId="77777777" w:rsidR="006264D3" w:rsidRPr="006264D3" w:rsidRDefault="006264D3" w:rsidP="006264D3">
      <w:pPr>
        <w:spacing w:line="360" w:lineRule="auto"/>
        <w:rPr>
          <w:rFonts w:ascii="Arial" w:hAnsi="Arial" w:cs="Arial"/>
          <w:b/>
          <w:bCs/>
          <w:sz w:val="22"/>
          <w:szCs w:val="22"/>
        </w:rPr>
      </w:pPr>
      <w:r w:rsidRPr="006264D3">
        <w:rPr>
          <w:rFonts w:ascii="Arial" w:hAnsi="Arial" w:cs="Arial"/>
          <w:b/>
          <w:bCs/>
          <w:sz w:val="22"/>
          <w:szCs w:val="22"/>
        </w:rPr>
        <w:lastRenderedPageBreak/>
        <w:t xml:space="preserve">Chaq virus is associated exclusively with galbut virus clade A </w:t>
      </w:r>
      <w:commentRangeStart w:id="465"/>
      <w:commentRangeStart w:id="466"/>
      <w:r w:rsidRPr="006264D3">
        <w:rPr>
          <w:rFonts w:ascii="Arial" w:hAnsi="Arial" w:cs="Arial"/>
          <w:b/>
          <w:bCs/>
          <w:sz w:val="22"/>
          <w:szCs w:val="22"/>
        </w:rPr>
        <w:t>infection</w:t>
      </w:r>
      <w:commentRangeEnd w:id="465"/>
      <w:r w:rsidR="000D3726">
        <w:rPr>
          <w:rStyle w:val="CommentReference"/>
        </w:rPr>
        <w:commentReference w:id="465"/>
      </w:r>
      <w:commentRangeEnd w:id="466"/>
      <w:r w:rsidR="000D3726">
        <w:rPr>
          <w:rStyle w:val="CommentReference"/>
        </w:rPr>
        <w:commentReference w:id="466"/>
      </w:r>
    </w:p>
    <w:p w14:paraId="3FA0E17D" w14:textId="77777777" w:rsidR="006264D3" w:rsidRDefault="006264D3" w:rsidP="006264D3">
      <w:pPr>
        <w:spacing w:line="360" w:lineRule="auto"/>
        <w:rPr>
          <w:rFonts w:ascii="Arial" w:hAnsi="Arial" w:cs="Arial"/>
          <w:sz w:val="22"/>
          <w:szCs w:val="22"/>
        </w:rPr>
      </w:pPr>
    </w:p>
    <w:p w14:paraId="19F74092" w14:textId="2A440398" w:rsidR="006264D3" w:rsidRDefault="006264D3" w:rsidP="006264D3">
      <w:pPr>
        <w:spacing w:line="360" w:lineRule="auto"/>
        <w:rPr>
          <w:rFonts w:ascii="Arial" w:hAnsi="Arial" w:cs="Arial"/>
          <w:sz w:val="22"/>
          <w:szCs w:val="22"/>
        </w:rPr>
      </w:pPr>
      <w:r>
        <w:rPr>
          <w:rFonts w:ascii="Arial" w:hAnsi="Arial" w:cs="Arial"/>
          <w:sz w:val="22"/>
          <w:szCs w:val="22"/>
        </w:rPr>
        <w:tab/>
        <w:t xml:space="preserve">Chaq virus was exclusively associated with galbut virus </w:t>
      </w:r>
      <w:proofErr w:type="spellStart"/>
      <w:ins w:id="467" w:author="Keene-Snickers,Lexi" w:date="2025-05-19T15:43:00Z" w16du:dateUtc="2025-05-19T21:43:00Z">
        <w:r w:rsidR="001B34D8">
          <w:rPr>
            <w:rFonts w:ascii="Arial" w:hAnsi="Arial" w:cs="Arial"/>
            <w:sz w:val="22"/>
            <w:szCs w:val="22"/>
          </w:rPr>
          <w:t>mel</w:t>
        </w:r>
      </w:ins>
      <w:del w:id="468" w:author="Keene-Snickers,Lexi" w:date="2025-05-19T15:43:00Z" w16du:dateUtc="2025-05-19T21:43: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infections</w:t>
      </w:r>
      <w:r w:rsidR="002E6323">
        <w:rPr>
          <w:rFonts w:ascii="Arial" w:hAnsi="Arial" w:cs="Arial"/>
          <w:sz w:val="22"/>
          <w:szCs w:val="22"/>
        </w:rPr>
        <w:t xml:space="preserve"> and </w:t>
      </w:r>
      <w:proofErr w:type="spellStart"/>
      <w:ins w:id="469" w:author="Keene-Snickers,Lexi" w:date="2025-05-19T15:43:00Z" w16du:dateUtc="2025-05-19T21:43:00Z">
        <w:r w:rsidR="001B34D8">
          <w:rPr>
            <w:rFonts w:ascii="Arial" w:hAnsi="Arial" w:cs="Arial"/>
            <w:sz w:val="22"/>
            <w:szCs w:val="22"/>
          </w:rPr>
          <w:t>simA</w:t>
        </w:r>
        <w:proofErr w:type="spellEnd"/>
        <w:r w:rsidR="001B34D8">
          <w:rPr>
            <w:rFonts w:ascii="Arial" w:hAnsi="Arial" w:cs="Arial"/>
            <w:sz w:val="22"/>
            <w:szCs w:val="22"/>
          </w:rPr>
          <w:t xml:space="preserve"> </w:t>
        </w:r>
      </w:ins>
      <w:del w:id="470" w:author="Keene-Snickers,Lexi" w:date="2025-05-19T15:43:00Z" w16du:dateUtc="2025-05-19T21:43:00Z">
        <w:r w:rsidR="002E6323" w:rsidRPr="001B34D8" w:rsidDel="001B34D8">
          <w:rPr>
            <w:rFonts w:ascii="Arial" w:hAnsi="Arial" w:cs="Arial"/>
            <w:i/>
            <w:iCs/>
            <w:sz w:val="22"/>
            <w:szCs w:val="22"/>
            <w:rPrChange w:id="471" w:author="Keene-Snickers,Lexi" w:date="2025-05-19T15:42:00Z" w16du:dateUtc="2025-05-19T21:42:00Z">
              <w:rPr>
                <w:rFonts w:ascii="Arial" w:hAnsi="Arial" w:cs="Arial"/>
                <w:sz w:val="22"/>
                <w:szCs w:val="22"/>
              </w:rPr>
            </w:rPrChange>
          </w:rPr>
          <w:delText xml:space="preserve">D. simulans </w:delText>
        </w:r>
      </w:del>
      <w:r w:rsidR="002E6323">
        <w:rPr>
          <w:rFonts w:ascii="Arial" w:hAnsi="Arial" w:cs="Arial"/>
          <w:sz w:val="22"/>
          <w:szCs w:val="22"/>
        </w:rPr>
        <w:t>infections</w:t>
      </w:r>
      <w:r>
        <w:rPr>
          <w:rFonts w:ascii="Arial" w:hAnsi="Arial" w:cs="Arial"/>
          <w:sz w:val="22"/>
          <w:szCs w:val="22"/>
        </w:rPr>
        <w:t xml:space="preserve">. There were four instances of flies infected by clade B galbut virus that yielded chaq virus sequences, but in all of these instances, there were co-infecting </w:t>
      </w:r>
      <w:proofErr w:type="spellStart"/>
      <w:ins w:id="472" w:author="Keene-Snickers,Lexi" w:date="2025-05-19T15:43:00Z" w16du:dateUtc="2025-05-19T21:43:00Z">
        <w:r w:rsidR="001B34D8">
          <w:rPr>
            <w:rFonts w:ascii="Arial" w:hAnsi="Arial" w:cs="Arial"/>
            <w:sz w:val="22"/>
            <w:szCs w:val="22"/>
          </w:rPr>
          <w:t>mel</w:t>
        </w:r>
      </w:ins>
      <w:del w:id="473" w:author="Keene-Snickers,Lexi" w:date="2025-05-19T15:43:00Z" w16du:dateUtc="2025-05-19T21:43:00Z">
        <w:r w:rsidDel="001B34D8">
          <w:rPr>
            <w:rFonts w:ascii="Arial" w:hAnsi="Arial" w:cs="Arial"/>
            <w:sz w:val="22"/>
            <w:szCs w:val="22"/>
          </w:rPr>
          <w:delText xml:space="preserve">clade </w:delText>
        </w:r>
      </w:del>
      <w:r>
        <w:rPr>
          <w:rFonts w:ascii="Arial" w:hAnsi="Arial" w:cs="Arial"/>
          <w:sz w:val="22"/>
          <w:szCs w:val="22"/>
        </w:rPr>
        <w:t>A</w:t>
      </w:r>
      <w:proofErr w:type="spellEnd"/>
      <w:r>
        <w:rPr>
          <w:rFonts w:ascii="Arial" w:hAnsi="Arial" w:cs="Arial"/>
          <w:sz w:val="22"/>
          <w:szCs w:val="22"/>
        </w:rPr>
        <w:t xml:space="preserve"> segments. Two instances were samples with complete galbut virus coinfections of genotypes </w:t>
      </w:r>
      <w:proofErr w:type="spellStart"/>
      <w:ins w:id="474" w:author="Keene-Snickers,Lexi" w:date="2025-05-19T15:44:00Z" w16du:dateUtc="2025-05-19T21:44:00Z">
        <w:r w:rsidR="001B34D8">
          <w:rPr>
            <w:rFonts w:ascii="Arial" w:hAnsi="Arial" w:cs="Arial"/>
            <w:sz w:val="22"/>
            <w:szCs w:val="22"/>
          </w:rPr>
          <w:t>mel</w:t>
        </w:r>
      </w:ins>
      <w:r>
        <w:rPr>
          <w:rFonts w:ascii="Arial" w:hAnsi="Arial" w:cs="Arial"/>
          <w:sz w:val="22"/>
          <w:szCs w:val="22"/>
        </w:rPr>
        <w:t>A</w:t>
      </w:r>
      <w:proofErr w:type="spellEnd"/>
      <w:r>
        <w:rPr>
          <w:rFonts w:ascii="Arial" w:hAnsi="Arial" w:cs="Arial"/>
          <w:sz w:val="22"/>
          <w:szCs w:val="22"/>
        </w:rPr>
        <w:t xml:space="preserve"> and </w:t>
      </w:r>
      <w:proofErr w:type="spellStart"/>
      <w:ins w:id="475" w:author="Keene-Snickers,Lexi" w:date="2025-05-19T15:44:00Z" w16du:dateUtc="2025-05-19T21:44:00Z">
        <w:r w:rsidR="001B34D8">
          <w:rPr>
            <w:rFonts w:ascii="Arial" w:hAnsi="Arial" w:cs="Arial"/>
            <w:sz w:val="22"/>
            <w:szCs w:val="22"/>
          </w:rPr>
          <w:t>mel</w:t>
        </w:r>
      </w:ins>
      <w:r>
        <w:rPr>
          <w:rFonts w:ascii="Arial" w:hAnsi="Arial" w:cs="Arial"/>
          <w:sz w:val="22"/>
          <w:szCs w:val="22"/>
        </w:rPr>
        <w:t>B</w:t>
      </w:r>
      <w:proofErr w:type="spellEnd"/>
      <w:r>
        <w:rPr>
          <w:rFonts w:ascii="Arial" w:hAnsi="Arial" w:cs="Arial"/>
          <w:sz w:val="22"/>
          <w:szCs w:val="22"/>
        </w:rPr>
        <w:t xml:space="preserve"> (ME-M-7 &amp; Penn-F-4;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xml:space="preserve">). The third instance was a Pennsylvania sample (Penn-F-6) with two RNA 2 sequences one of each </w:t>
      </w:r>
      <w:ins w:id="476" w:author="Keene-Snickers,Lexi" w:date="2025-05-19T15:44:00Z" w16du:dateUtc="2025-05-19T21:44:00Z">
        <w:r w:rsidR="001B34D8" w:rsidRPr="001B34D8">
          <w:rPr>
            <w:rFonts w:ascii="Arial" w:hAnsi="Arial" w:cs="Arial"/>
            <w:i/>
            <w:iCs/>
            <w:sz w:val="22"/>
            <w:szCs w:val="22"/>
            <w:rPrChange w:id="477" w:author="Keene-Snickers,Lexi" w:date="2025-05-19T15:44:00Z" w16du:dateUtc="2025-05-19T21:44:00Z">
              <w:rPr>
                <w:rFonts w:ascii="Arial" w:hAnsi="Arial" w:cs="Arial"/>
                <w:sz w:val="22"/>
                <w:szCs w:val="22"/>
              </w:rPr>
            </w:rPrChange>
          </w:rPr>
          <w:t>D. melanogaster</w:t>
        </w:r>
        <w:r w:rsidR="001B34D8">
          <w:rPr>
            <w:rFonts w:ascii="Arial" w:hAnsi="Arial" w:cs="Arial"/>
            <w:sz w:val="22"/>
            <w:szCs w:val="22"/>
          </w:rPr>
          <w:t xml:space="preserve"> </w:t>
        </w:r>
      </w:ins>
      <w:r>
        <w:rPr>
          <w:rFonts w:ascii="Arial" w:hAnsi="Arial" w:cs="Arial"/>
          <w:sz w:val="22"/>
          <w:szCs w:val="22"/>
        </w:rPr>
        <w:t>genotype but no RNA 1 or 3 coding complete sequences (</w:t>
      </w:r>
      <w:r w:rsidRPr="004271E5">
        <w:rPr>
          <w:rFonts w:ascii="Arial" w:hAnsi="Arial" w:cs="Arial"/>
          <w:b/>
          <w:bCs/>
          <w:sz w:val="22"/>
          <w:szCs w:val="22"/>
        </w:rPr>
        <w:t>Fig. 1</w:t>
      </w:r>
      <w:r>
        <w:rPr>
          <w:rFonts w:ascii="Arial" w:hAnsi="Arial" w:cs="Arial"/>
          <w:b/>
          <w:bCs/>
          <w:sz w:val="22"/>
          <w:szCs w:val="22"/>
        </w:rPr>
        <w:t>4</w:t>
      </w:r>
      <w:r>
        <w:rPr>
          <w:rFonts w:ascii="Arial" w:hAnsi="Arial" w:cs="Arial"/>
          <w:sz w:val="22"/>
          <w:szCs w:val="22"/>
        </w:rPr>
        <w:t xml:space="preserve">). The last instance was ME-F-1 which had coding-complete genotype </w:t>
      </w:r>
      <w:proofErr w:type="spellStart"/>
      <w:ins w:id="478" w:author="Keene-Snickers,Lexi" w:date="2025-05-19T15:44:00Z" w16du:dateUtc="2025-05-19T21:44:00Z">
        <w:r w:rsidR="001B34D8">
          <w:rPr>
            <w:rFonts w:ascii="Arial" w:hAnsi="Arial" w:cs="Arial"/>
            <w:sz w:val="22"/>
            <w:szCs w:val="22"/>
          </w:rPr>
          <w:t>mel</w:t>
        </w:r>
      </w:ins>
      <w:r>
        <w:rPr>
          <w:rFonts w:ascii="Arial" w:hAnsi="Arial" w:cs="Arial"/>
          <w:sz w:val="22"/>
          <w:szCs w:val="22"/>
        </w:rPr>
        <w:t>B</w:t>
      </w:r>
      <w:proofErr w:type="spellEnd"/>
      <w:r>
        <w:rPr>
          <w:rFonts w:ascii="Arial" w:hAnsi="Arial" w:cs="Arial"/>
          <w:sz w:val="22"/>
          <w:szCs w:val="22"/>
        </w:rPr>
        <w:t xml:space="preserve"> galbut virus sequences but only partial sequences for a </w:t>
      </w:r>
      <w:proofErr w:type="spellStart"/>
      <w:ins w:id="479" w:author="Keene-Snickers,Lexi" w:date="2025-05-19T15:44:00Z" w16du:dateUtc="2025-05-19T21:44:00Z">
        <w:r w:rsidR="001B34D8">
          <w:rPr>
            <w:rFonts w:ascii="Arial" w:hAnsi="Arial" w:cs="Arial"/>
            <w:sz w:val="22"/>
            <w:szCs w:val="22"/>
          </w:rPr>
          <w:t>mel</w:t>
        </w:r>
      </w:ins>
      <w:del w:id="480" w:author="Keene-Snickers,Lexi" w:date="2025-05-19T15:44:00Z" w16du:dateUtc="2025-05-19T21:44:00Z">
        <w:r w:rsidDel="001B34D8">
          <w:rPr>
            <w:rFonts w:ascii="Arial" w:hAnsi="Arial" w:cs="Arial"/>
            <w:sz w:val="22"/>
            <w:szCs w:val="22"/>
          </w:rPr>
          <w:delText xml:space="preserve">clade </w:delText>
        </w:r>
      </w:del>
      <w:proofErr w:type="gramStart"/>
      <w:r>
        <w:rPr>
          <w:rFonts w:ascii="Arial" w:hAnsi="Arial" w:cs="Arial"/>
          <w:sz w:val="22"/>
          <w:szCs w:val="22"/>
        </w:rPr>
        <w:t>A</w:t>
      </w:r>
      <w:proofErr w:type="spellEnd"/>
      <w:proofErr w:type="gramEnd"/>
      <w:r>
        <w:rPr>
          <w:rFonts w:ascii="Arial" w:hAnsi="Arial" w:cs="Arial"/>
          <w:sz w:val="22"/>
          <w:szCs w:val="22"/>
        </w:rPr>
        <w:t xml:space="preserve"> RNA 2 and two partial RNA 3 sequences. Given the coinfection status of all these samples, we concluded that chaq virus is only associated with genotype </w:t>
      </w:r>
      <w:proofErr w:type="spellStart"/>
      <w:ins w:id="481" w:author="Keene-Snickers,Lexi" w:date="2025-05-19T15:44:00Z" w16du:dateUtc="2025-05-19T21:44:00Z">
        <w:r w:rsidR="001B34D8">
          <w:rPr>
            <w:rFonts w:ascii="Arial" w:hAnsi="Arial" w:cs="Arial"/>
            <w:sz w:val="22"/>
            <w:szCs w:val="22"/>
          </w:rPr>
          <w:t>mel</w:t>
        </w:r>
      </w:ins>
      <w:r>
        <w:rPr>
          <w:rFonts w:ascii="Arial" w:hAnsi="Arial" w:cs="Arial"/>
          <w:sz w:val="22"/>
          <w:szCs w:val="22"/>
        </w:rPr>
        <w:t>A</w:t>
      </w:r>
      <w:proofErr w:type="spellEnd"/>
      <w:r>
        <w:rPr>
          <w:rFonts w:ascii="Arial" w:hAnsi="Arial" w:cs="Arial"/>
          <w:sz w:val="22"/>
          <w:szCs w:val="22"/>
        </w:rPr>
        <w:t xml:space="preserve"> </w:t>
      </w:r>
      <w:r w:rsidR="002E6323">
        <w:rPr>
          <w:rFonts w:ascii="Arial" w:hAnsi="Arial" w:cs="Arial"/>
          <w:sz w:val="22"/>
          <w:szCs w:val="22"/>
        </w:rPr>
        <w:t xml:space="preserve">and </w:t>
      </w:r>
      <w:proofErr w:type="spellStart"/>
      <w:ins w:id="482" w:author="Keene-Snickers,Lexi" w:date="2025-05-19T15:44:00Z" w16du:dateUtc="2025-05-19T21:44:00Z">
        <w:r w:rsidR="001B34D8">
          <w:rPr>
            <w:rFonts w:ascii="Arial" w:hAnsi="Arial" w:cs="Arial"/>
            <w:sz w:val="22"/>
            <w:szCs w:val="22"/>
          </w:rPr>
          <w:t>simA</w:t>
        </w:r>
      </w:ins>
      <w:proofErr w:type="spellEnd"/>
      <w:ins w:id="483" w:author="Keene-Snickers,Lexi" w:date="2025-05-19T15:45:00Z" w16du:dateUtc="2025-05-19T21:45:00Z">
        <w:r w:rsidR="001B34D8">
          <w:rPr>
            <w:rFonts w:ascii="Arial" w:hAnsi="Arial" w:cs="Arial"/>
            <w:sz w:val="22"/>
            <w:szCs w:val="22"/>
          </w:rPr>
          <w:t xml:space="preserve"> </w:t>
        </w:r>
      </w:ins>
      <w:del w:id="484" w:author="Keene-Snickers,Lexi" w:date="2025-05-19T15:44:00Z" w16du:dateUtc="2025-05-19T21:44:00Z">
        <w:r w:rsidR="002E6323" w:rsidRPr="002E6323" w:rsidDel="001B34D8">
          <w:rPr>
            <w:rFonts w:ascii="Arial" w:hAnsi="Arial" w:cs="Arial"/>
            <w:i/>
            <w:iCs/>
            <w:sz w:val="22"/>
            <w:szCs w:val="22"/>
            <w:rPrChange w:id="485" w:author="Stenglein,Mark" w:date="2025-05-16T15:53:00Z" w16du:dateUtc="2025-05-16T21:53:00Z">
              <w:rPr>
                <w:rFonts w:ascii="Arial" w:hAnsi="Arial" w:cs="Arial"/>
                <w:sz w:val="22"/>
                <w:szCs w:val="22"/>
              </w:rPr>
            </w:rPrChange>
          </w:rPr>
          <w:delText>D. simulans</w:delText>
        </w:r>
        <w:r w:rsidR="002E6323" w:rsidDel="001B34D8">
          <w:rPr>
            <w:rFonts w:ascii="Arial" w:hAnsi="Arial" w:cs="Arial"/>
            <w:sz w:val="22"/>
            <w:szCs w:val="22"/>
          </w:rPr>
          <w:delText xml:space="preserve"> </w:delText>
        </w:r>
      </w:del>
      <w:r>
        <w:rPr>
          <w:rFonts w:ascii="Arial" w:hAnsi="Arial" w:cs="Arial"/>
          <w:sz w:val="22"/>
          <w:szCs w:val="22"/>
        </w:rPr>
        <w:t>infections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xml:space="preserve">). </w:t>
      </w:r>
    </w:p>
    <w:p w14:paraId="4B06F7CC" w14:textId="77777777" w:rsidR="006264D3" w:rsidRDefault="006264D3" w:rsidP="00081385">
      <w:pPr>
        <w:spacing w:line="360" w:lineRule="auto"/>
        <w:rPr>
          <w:rFonts w:ascii="Arial" w:hAnsi="Arial" w:cs="Arial"/>
          <w:sz w:val="22"/>
          <w:szCs w:val="22"/>
        </w:rPr>
      </w:pPr>
    </w:p>
    <w:p w14:paraId="3FCA15ED" w14:textId="2A8E98C3" w:rsidR="001726F4" w:rsidRDefault="0064613C" w:rsidP="00081385">
      <w:pPr>
        <w:spacing w:line="360" w:lineRule="auto"/>
        <w:rPr>
          <w:rFonts w:ascii="Arial" w:hAnsi="Arial" w:cs="Arial"/>
          <w:sz w:val="22"/>
          <w:szCs w:val="22"/>
        </w:rPr>
      </w:pPr>
      <w:del w:id="486" w:author="Keene-Snickers,Lexi" w:date="2025-05-21T15:16:00Z" w16du:dateUtc="2025-05-21T21:16:00Z">
        <w:r w:rsidDel="00C91E68">
          <w:rPr>
            <w:rFonts w:ascii="Arial" w:hAnsi="Arial" w:cs="Arial"/>
            <w:noProof/>
            <w:sz w:val="22"/>
            <w:szCs w:val="22"/>
          </w:rPr>
          <w:lastRenderedPageBreak/>
          <w:drawing>
            <wp:inline distT="0" distB="0" distL="0" distR="0" wp14:anchorId="0357DB7B" wp14:editId="409C6619">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47"/>
                      <a:stretch>
                        <a:fillRect/>
                      </a:stretch>
                    </pic:blipFill>
                    <pic:spPr>
                      <a:xfrm>
                        <a:off x="0" y="0"/>
                        <a:ext cx="5943600" cy="7185025"/>
                      </a:xfrm>
                      <a:prstGeom prst="rect">
                        <a:avLst/>
                      </a:prstGeom>
                    </pic:spPr>
                  </pic:pic>
                </a:graphicData>
              </a:graphic>
            </wp:inline>
          </w:drawing>
        </w:r>
      </w:del>
      <w:ins w:id="487" w:author="Keene-Snickers,Lexi" w:date="2025-05-21T15:16:00Z" w16du:dateUtc="2025-05-21T21:16:00Z">
        <w:r w:rsidR="00C91E68">
          <w:rPr>
            <w:rFonts w:ascii="Arial" w:hAnsi="Arial" w:cs="Arial"/>
            <w:noProof/>
            <w:sz w:val="22"/>
            <w:szCs w:val="22"/>
          </w:rPr>
          <w:drawing>
            <wp:inline distT="0" distB="0" distL="0" distR="0" wp14:anchorId="3B874BE1" wp14:editId="7C844B74">
              <wp:extent cx="5546361" cy="7177679"/>
              <wp:effectExtent l="0" t="0" r="0" b="0"/>
              <wp:docPr id="202264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2189" name="Picture 2022642189"/>
                      <pic:cNvPicPr/>
                    </pic:nvPicPr>
                    <pic:blipFill>
                      <a:blip r:embed="rId48"/>
                      <a:stretch>
                        <a:fillRect/>
                      </a:stretch>
                    </pic:blipFill>
                    <pic:spPr>
                      <a:xfrm>
                        <a:off x="0" y="0"/>
                        <a:ext cx="5566313" cy="7203499"/>
                      </a:xfrm>
                      <a:prstGeom prst="rect">
                        <a:avLst/>
                      </a:prstGeom>
                    </pic:spPr>
                  </pic:pic>
                </a:graphicData>
              </a:graphic>
            </wp:inline>
          </w:drawing>
        </w:r>
      </w:ins>
    </w:p>
    <w:p w14:paraId="2F4E6AD2" w14:textId="60D4BC1A"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5D974EEB" w14:textId="77777777" w:rsidR="001726F4" w:rsidRDefault="001726F4" w:rsidP="00081385">
      <w:pPr>
        <w:spacing w:line="360" w:lineRule="auto"/>
        <w:rPr>
          <w:rFonts w:ascii="Arial" w:hAnsi="Arial" w:cs="Arial"/>
          <w:sz w:val="22"/>
          <w:szCs w:val="22"/>
        </w:rPr>
      </w:pPr>
    </w:p>
    <w:p w14:paraId="62048AC0" w14:textId="6EFF3E5C" w:rsidR="001726F4" w:rsidRDefault="0064613C" w:rsidP="00081385">
      <w:pPr>
        <w:spacing w:line="360" w:lineRule="auto"/>
        <w:rPr>
          <w:rFonts w:ascii="Arial" w:hAnsi="Arial" w:cs="Arial"/>
          <w:sz w:val="22"/>
          <w:szCs w:val="22"/>
        </w:rPr>
      </w:pPr>
      <w:del w:id="488" w:author="Keene-Snickers,Lexi" w:date="2025-05-21T15:17:00Z" w16du:dateUtc="2025-05-21T21:17:00Z">
        <w:r w:rsidDel="00C91E68">
          <w:rPr>
            <w:rFonts w:ascii="Arial" w:hAnsi="Arial" w:cs="Arial"/>
            <w:noProof/>
            <w:sz w:val="22"/>
            <w:szCs w:val="22"/>
          </w:rPr>
          <w:drawing>
            <wp:inline distT="0" distB="0" distL="0" distR="0" wp14:anchorId="21F34563" wp14:editId="4088384D">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49"/>
                      <a:stretch>
                        <a:fillRect/>
                      </a:stretch>
                    </pic:blipFill>
                    <pic:spPr>
                      <a:xfrm>
                        <a:off x="0" y="0"/>
                        <a:ext cx="5748777" cy="6949511"/>
                      </a:xfrm>
                      <a:prstGeom prst="rect">
                        <a:avLst/>
                      </a:prstGeom>
                    </pic:spPr>
                  </pic:pic>
                </a:graphicData>
              </a:graphic>
            </wp:inline>
          </w:drawing>
        </w:r>
      </w:del>
      <w:ins w:id="489" w:author="Keene-Snickers,Lexi" w:date="2025-05-21T15:17:00Z" w16du:dateUtc="2025-05-21T21:17:00Z">
        <w:r w:rsidR="00C91E68">
          <w:rPr>
            <w:rFonts w:ascii="Arial" w:hAnsi="Arial" w:cs="Arial"/>
            <w:noProof/>
            <w:sz w:val="22"/>
            <w:szCs w:val="22"/>
          </w:rPr>
          <w:drawing>
            <wp:inline distT="0" distB="0" distL="0" distR="0" wp14:anchorId="5108316E" wp14:editId="0C172905">
              <wp:extent cx="5321508" cy="6886691"/>
              <wp:effectExtent l="0" t="0" r="0" b="0"/>
              <wp:docPr id="11135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78" name="Picture 1113581078"/>
                      <pic:cNvPicPr/>
                    </pic:nvPicPr>
                    <pic:blipFill>
                      <a:blip r:embed="rId50"/>
                      <a:stretch>
                        <a:fillRect/>
                      </a:stretch>
                    </pic:blipFill>
                    <pic:spPr>
                      <a:xfrm>
                        <a:off x="0" y="0"/>
                        <a:ext cx="5344846" cy="6916893"/>
                      </a:xfrm>
                      <a:prstGeom prst="rect">
                        <a:avLst/>
                      </a:prstGeom>
                    </pic:spPr>
                  </pic:pic>
                </a:graphicData>
              </a:graphic>
            </wp:inline>
          </w:drawing>
        </w:r>
      </w:ins>
    </w:p>
    <w:p w14:paraId="7D9889EF" w14:textId="3DEA6FAA"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19BA6A9" w14:textId="77777777" w:rsidR="001726F4" w:rsidRDefault="001726F4" w:rsidP="00081385">
      <w:pPr>
        <w:spacing w:line="360" w:lineRule="auto"/>
        <w:rPr>
          <w:rFonts w:ascii="Arial" w:hAnsi="Arial" w:cs="Arial"/>
          <w:sz w:val="22"/>
          <w:szCs w:val="22"/>
        </w:rPr>
      </w:pPr>
    </w:p>
    <w:p w14:paraId="45B9A9AB" w14:textId="6AE0B4DA" w:rsidR="001726F4" w:rsidRDefault="0064613C" w:rsidP="00081385">
      <w:pPr>
        <w:spacing w:line="360" w:lineRule="auto"/>
        <w:rPr>
          <w:rFonts w:ascii="Arial" w:hAnsi="Arial" w:cs="Arial"/>
          <w:sz w:val="22"/>
          <w:szCs w:val="22"/>
        </w:rPr>
      </w:pPr>
      <w:del w:id="490" w:author="Keene-Snickers,Lexi" w:date="2025-05-21T15:17:00Z" w16du:dateUtc="2025-05-21T21:17:00Z">
        <w:r w:rsidDel="00C91E68">
          <w:rPr>
            <w:rFonts w:ascii="Arial" w:hAnsi="Arial" w:cs="Arial"/>
            <w:noProof/>
            <w:sz w:val="22"/>
            <w:szCs w:val="22"/>
          </w:rPr>
          <w:drawing>
            <wp:inline distT="0" distB="0" distL="0" distR="0" wp14:anchorId="479F02C5" wp14:editId="4E2401D0">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51"/>
                      <a:stretch>
                        <a:fillRect/>
                      </a:stretch>
                    </pic:blipFill>
                    <pic:spPr>
                      <a:xfrm>
                        <a:off x="0" y="0"/>
                        <a:ext cx="5649722" cy="6829765"/>
                      </a:xfrm>
                      <a:prstGeom prst="rect">
                        <a:avLst/>
                      </a:prstGeom>
                    </pic:spPr>
                  </pic:pic>
                </a:graphicData>
              </a:graphic>
            </wp:inline>
          </w:drawing>
        </w:r>
      </w:del>
      <w:ins w:id="491" w:author="Keene-Snickers,Lexi" w:date="2025-05-21T15:17:00Z" w16du:dateUtc="2025-05-21T21:17:00Z">
        <w:r w:rsidR="00C91E68">
          <w:rPr>
            <w:rFonts w:ascii="Arial" w:hAnsi="Arial" w:cs="Arial"/>
            <w:noProof/>
            <w:sz w:val="22"/>
            <w:szCs w:val="22"/>
          </w:rPr>
          <w:drawing>
            <wp:inline distT="0" distB="0" distL="0" distR="0" wp14:anchorId="4987025C" wp14:editId="3B2E39B9">
              <wp:extent cx="5321508" cy="6886691"/>
              <wp:effectExtent l="0" t="0" r="0" b="0"/>
              <wp:docPr id="80921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742" name="Picture 809219742"/>
                      <pic:cNvPicPr/>
                    </pic:nvPicPr>
                    <pic:blipFill>
                      <a:blip r:embed="rId52"/>
                      <a:stretch>
                        <a:fillRect/>
                      </a:stretch>
                    </pic:blipFill>
                    <pic:spPr>
                      <a:xfrm>
                        <a:off x="0" y="0"/>
                        <a:ext cx="5344443" cy="6916372"/>
                      </a:xfrm>
                      <a:prstGeom prst="rect">
                        <a:avLst/>
                      </a:prstGeom>
                    </pic:spPr>
                  </pic:pic>
                </a:graphicData>
              </a:graphic>
            </wp:inline>
          </w:drawing>
        </w:r>
      </w:ins>
    </w:p>
    <w:p w14:paraId="6C85A04C" w14:textId="17F79D0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lastRenderedPageBreak/>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58D8B343"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3A14BB" w:rsidRPr="003A14BB">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We screen</w:t>
      </w:r>
      <w:r w:rsidR="00DB6E6D">
        <w:rPr>
          <w:rFonts w:ascii="Arial" w:hAnsi="Arial" w:cs="Arial"/>
          <w:sz w:val="22"/>
          <w:szCs w:val="22"/>
        </w:rPr>
        <w:t>ed 974 f</w:t>
      </w:r>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for galbut virus</w:t>
      </w:r>
      <w:r w:rsidR="006B13D0">
        <w:rPr>
          <w:rFonts w:ascii="Arial" w:hAnsi="Arial" w:cs="Arial"/>
          <w:sz w:val="22"/>
          <w:szCs w:val="22"/>
        </w:rPr>
        <w:t xml:space="preserve"> RNA</w:t>
      </w:r>
      <w:r w:rsidR="00FC50B9">
        <w:rPr>
          <w:rFonts w:ascii="Arial" w:hAnsi="Arial" w:cs="Arial"/>
          <w:sz w:val="22"/>
          <w:szCs w:val="22"/>
        </w:rPr>
        <w:t xml:space="preserve"> using RT-qPCR</w:t>
      </w:r>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r w:rsidR="009765B1">
        <w:rPr>
          <w:rFonts w:ascii="Arial" w:hAnsi="Arial" w:cs="Arial"/>
          <w:sz w:val="22"/>
          <w:szCs w:val="22"/>
        </w:rPr>
        <w:t xml:space="preserve"> but on average 75% of flies were infected</w:t>
      </w:r>
      <w:r w:rsidR="0082480E">
        <w:rPr>
          <w:rFonts w:ascii="Arial" w:hAnsi="Arial" w:cs="Arial"/>
          <w:sz w:val="22"/>
          <w:szCs w:val="22"/>
        </w:rPr>
        <w:t>, highlighting the remarkable success of this virus</w:t>
      </w:r>
      <w:r w:rsidR="009765B1">
        <w:rPr>
          <w:rFonts w:ascii="Arial" w:hAnsi="Arial" w:cs="Arial"/>
          <w:sz w:val="22"/>
          <w:szCs w:val="22"/>
        </w:rPr>
        <w:t xml:space="preserve"> </w:t>
      </w:r>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41DE29E2" w:rsidR="009F08D9" w:rsidRDefault="00DB6E6D" w:rsidP="00B46272">
      <w:pPr>
        <w:spacing w:line="360" w:lineRule="auto"/>
        <w:ind w:firstLine="720"/>
        <w:rPr>
          <w:rFonts w:ascii="Arial" w:hAnsi="Arial" w:cs="Arial"/>
          <w:sz w:val="22"/>
          <w:szCs w:val="22"/>
        </w:rPr>
      </w:pPr>
      <w:r>
        <w:rPr>
          <w:rFonts w:ascii="Arial" w:hAnsi="Arial" w:cs="Arial"/>
          <w:sz w:val="22"/>
          <w:szCs w:val="22"/>
        </w:rPr>
        <w:t xml:space="preserve">One hundred and fifty-five </w:t>
      </w:r>
      <w:r w:rsidR="00B46272">
        <w:rPr>
          <w:rFonts w:ascii="Arial" w:hAnsi="Arial" w:cs="Arial"/>
          <w:sz w:val="22"/>
          <w:szCs w:val="22"/>
        </w:rPr>
        <w:t xml:space="preserve">samples </w:t>
      </w:r>
      <w:r w:rsidR="0056426F">
        <w:rPr>
          <w:rFonts w:ascii="Arial" w:hAnsi="Arial" w:cs="Arial"/>
          <w:sz w:val="22"/>
          <w:szCs w:val="22"/>
        </w:rPr>
        <w:t>were</w:t>
      </w:r>
      <w:r w:rsidR="00DD515E">
        <w:rPr>
          <w:rFonts w:ascii="Arial" w:hAnsi="Arial" w:cs="Arial"/>
          <w:sz w:val="22"/>
          <w:szCs w:val="22"/>
        </w:rPr>
        <w:t xml:space="preserve"> selected for </w:t>
      </w:r>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r w:rsidR="002D5116">
        <w:rPr>
          <w:rFonts w:ascii="Arial" w:hAnsi="Arial" w:cs="Arial"/>
          <w:sz w:val="22"/>
          <w:szCs w:val="22"/>
        </w:rPr>
        <w:t>aimed to sample a range of galbut virus diversity</w:t>
      </w:r>
      <w:r w:rsidR="00AB1EBF">
        <w:rPr>
          <w:rFonts w:ascii="Arial" w:hAnsi="Arial" w:cs="Arial"/>
          <w:sz w:val="22"/>
          <w:szCs w:val="22"/>
        </w:rPr>
        <w:t xml:space="preserve">. </w:t>
      </w:r>
      <w:r w:rsidR="00AB1EBF" w:rsidRPr="00DB6E6D">
        <w:rPr>
          <w:rFonts w:ascii="Arial" w:hAnsi="Arial" w:cs="Arial"/>
          <w:sz w:val="22"/>
          <w:szCs w:val="22"/>
        </w:rPr>
        <w:t xml:space="preserve">One-hundred and </w:t>
      </w:r>
      <w:r>
        <w:rPr>
          <w:rFonts w:ascii="Arial" w:hAnsi="Arial" w:cs="Arial"/>
          <w:sz w:val="22"/>
          <w:szCs w:val="22"/>
        </w:rPr>
        <w:t xml:space="preserve">one </w:t>
      </w:r>
      <w:proofErr w:type="gramStart"/>
      <w:r w:rsidR="009F08D9">
        <w:rPr>
          <w:rFonts w:ascii="Arial" w:hAnsi="Arial" w:cs="Arial"/>
          <w:sz w:val="22"/>
          <w:szCs w:val="22"/>
        </w:rPr>
        <w:t>samples</w:t>
      </w:r>
      <w:proofErr w:type="gramEnd"/>
      <w:r w:rsidR="009F08D9">
        <w:rPr>
          <w:rFonts w:ascii="Arial" w:hAnsi="Arial" w:cs="Arial"/>
          <w:sz w:val="22"/>
          <w:szCs w:val="22"/>
        </w:rPr>
        <w:t xml:space="preserve">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4A9253CE" w14:textId="77777777" w:rsidR="003A5CEC" w:rsidRDefault="003A5CEC" w:rsidP="006264D3">
      <w:pPr>
        <w:spacing w:line="360" w:lineRule="auto"/>
        <w:rPr>
          <w:rFonts w:ascii="Arial" w:hAnsi="Arial" w:cs="Arial"/>
          <w:sz w:val="22"/>
          <w:szCs w:val="22"/>
        </w:rPr>
      </w:pPr>
    </w:p>
    <w:p w14:paraId="07F41C33" w14:textId="2F383684" w:rsidR="00AE26F5" w:rsidRDefault="003A5CEC" w:rsidP="003A5CEC">
      <w:pPr>
        <w:spacing w:line="360" w:lineRule="auto"/>
        <w:rPr>
          <w:rFonts w:ascii="Arial" w:hAnsi="Arial" w:cs="Arial"/>
          <w:sz w:val="22"/>
          <w:szCs w:val="22"/>
        </w:rPr>
      </w:pPr>
      <w:r>
        <w:rPr>
          <w:rFonts w:ascii="Arial" w:hAnsi="Arial" w:cs="Arial"/>
          <w:sz w:val="22"/>
          <w:szCs w:val="22"/>
        </w:rPr>
        <w:tab/>
      </w:r>
      <w:r w:rsidR="00F34183">
        <w:rPr>
          <w:rFonts w:ascii="Arial" w:hAnsi="Arial" w:cs="Arial"/>
          <w:sz w:val="22"/>
          <w:szCs w:val="22"/>
        </w:rPr>
        <w:t xml:space="preserve">We </w:t>
      </w:r>
      <w:r>
        <w:rPr>
          <w:rFonts w:ascii="Arial" w:hAnsi="Arial" w:cs="Arial"/>
          <w:sz w:val="22"/>
          <w:szCs w:val="22"/>
        </w:rPr>
        <w:t xml:space="preserve">generated maximum likelihood phylogenetic trees to explore galbut virus </w:t>
      </w:r>
      <w:r w:rsidR="00DB6E6D">
        <w:rPr>
          <w:rFonts w:ascii="Arial" w:hAnsi="Arial" w:cs="Arial"/>
          <w:sz w:val="22"/>
          <w:szCs w:val="22"/>
        </w:rPr>
        <w:t>sequence diversity and how they relate to observed phenotypes</w:t>
      </w:r>
      <w:r>
        <w:rPr>
          <w:rFonts w:ascii="Arial" w:hAnsi="Arial" w:cs="Arial"/>
          <w:sz w:val="22"/>
          <w:szCs w:val="22"/>
        </w:rPr>
        <w:t xml:space="preserve">. </w:t>
      </w:r>
      <w:r w:rsidR="00C664C8">
        <w:rPr>
          <w:rFonts w:ascii="Arial" w:hAnsi="Arial" w:cs="Arial"/>
          <w:sz w:val="22"/>
          <w:szCs w:val="22"/>
        </w:rPr>
        <w:t xml:space="preserve">Galbut virus sequences grouped into several major clades, with </w:t>
      </w:r>
      <w:r w:rsidR="00C664C8" w:rsidRPr="001B34D8">
        <w:rPr>
          <w:rFonts w:ascii="Arial" w:hAnsi="Arial" w:cs="Arial"/>
          <w:i/>
          <w:iCs/>
          <w:sz w:val="22"/>
          <w:szCs w:val="22"/>
        </w:rPr>
        <w:t>D. melanogaster</w:t>
      </w:r>
      <w:r w:rsidR="00C664C8">
        <w:rPr>
          <w:rFonts w:ascii="Arial" w:hAnsi="Arial" w:cs="Arial"/>
          <w:sz w:val="22"/>
          <w:szCs w:val="22"/>
        </w:rPr>
        <w:t xml:space="preserve"> and </w:t>
      </w:r>
      <w:r w:rsidR="00C664C8" w:rsidRPr="001B34D8">
        <w:rPr>
          <w:rFonts w:ascii="Arial" w:hAnsi="Arial" w:cs="Arial"/>
          <w:i/>
          <w:iCs/>
          <w:sz w:val="22"/>
          <w:szCs w:val="22"/>
        </w:rPr>
        <w:t>D. simulans</w:t>
      </w:r>
      <w:r w:rsidR="00C664C8">
        <w:rPr>
          <w:rFonts w:ascii="Arial" w:hAnsi="Arial" w:cs="Arial"/>
          <w:sz w:val="22"/>
          <w:szCs w:val="22"/>
        </w:rPr>
        <w:t xml:space="preserve"> viruses clustering separately.  </w:t>
      </w:r>
      <w:r w:rsidR="001B34D8" w:rsidRPr="001B34D8">
        <w:rPr>
          <w:rFonts w:ascii="Arial" w:hAnsi="Arial" w:cs="Arial"/>
          <w:color w:val="000000"/>
          <w:sz w:val="22"/>
          <w:szCs w:val="22"/>
          <w:vertAlign w:val="superscript"/>
        </w:rPr>
        <w:t>12</w:t>
      </w:r>
      <w:del w:id="492" w:author="Stenglein,Mark" w:date="2025-05-16T15:55:00Z">
        <w:r w:rsidR="00000000" w:rsidRPr="001B34D8">
          <w:rPr>
            <w:rFonts w:ascii="Arial" w:hAnsi="Arial" w:cs="Arial"/>
            <w:sz w:val="22"/>
            <w:szCs w:val="22"/>
          </w:rPr>
        </w:r>
      </w:del>
      <w:del w:id="493" w:author="Stenglein,Mark" w:date="2025-05-16T15:55:00Z" w16du:dateUtc="2025-05-16T21:55:00Z">
        <w:r w:rsidR="009F08D9" w:rsidDel="00C664C8">
          <w:rPr>
            <w:rFonts w:ascii="Arial" w:hAnsi="Arial" w:cs="Arial"/>
            <w:sz w:val="22"/>
            <w:szCs w:val="22"/>
          </w:rPr>
          <w:delText xml:space="preserve">. </w:delText>
        </w:r>
        <w:r w:rsidR="00DB6E6D" w:rsidDel="00C664C8">
          <w:rPr>
            <w:rFonts w:ascii="Arial" w:hAnsi="Arial" w:cs="Arial"/>
            <w:sz w:val="22"/>
            <w:szCs w:val="22"/>
          </w:rPr>
          <w:delText xml:space="preserve">With the addition of more sequences, we discovered that some clades further subdivided into subclades </w:delText>
        </w:r>
      </w:del>
      <w:r w:rsidR="00AE26F5">
        <w:rPr>
          <w:rFonts w:ascii="Arial" w:hAnsi="Arial" w:cs="Arial"/>
          <w:sz w:val="22"/>
          <w:szCs w:val="22"/>
        </w:rPr>
        <w:t>(</w:t>
      </w:r>
      <w:r w:rsidR="00AE26F5" w:rsidRPr="00E97611">
        <w:rPr>
          <w:rFonts w:ascii="Arial" w:hAnsi="Arial" w:cs="Arial"/>
          <w:b/>
          <w:bCs/>
          <w:sz w:val="22"/>
          <w:szCs w:val="22"/>
        </w:rPr>
        <w:t xml:space="preserve">Figs. </w:t>
      </w:r>
      <w:ins w:id="494" w:author="Keene-Snickers,Lexi" w:date="2025-05-21T14:49:00Z" w16du:dateUtc="2025-05-21T20:49:00Z">
        <w:r w:rsidR="00674D4C">
          <w:rPr>
            <w:rFonts w:ascii="Arial" w:hAnsi="Arial" w:cs="Arial"/>
            <w:b/>
            <w:bCs/>
            <w:sz w:val="22"/>
            <w:szCs w:val="22"/>
          </w:rPr>
          <w:t xml:space="preserve">3, </w:t>
        </w:r>
      </w:ins>
      <w:r w:rsidR="00AE26F5" w:rsidRPr="00E97611">
        <w:rPr>
          <w:rFonts w:ascii="Arial" w:hAnsi="Arial" w:cs="Arial"/>
          <w:b/>
          <w:bCs/>
          <w:sz w:val="22"/>
          <w:szCs w:val="22"/>
        </w:rPr>
        <w:t>4</w:t>
      </w:r>
      <w:r w:rsidR="00DB6E6D">
        <w:rPr>
          <w:rFonts w:ascii="Arial" w:hAnsi="Arial" w:cs="Arial"/>
          <w:b/>
          <w:bCs/>
          <w:sz w:val="22"/>
          <w:szCs w:val="22"/>
        </w:rPr>
        <w:t>, 5</w:t>
      </w:r>
      <w:del w:id="495" w:author="Keene-Snickers,Lexi" w:date="2025-05-21T14:49:00Z" w16du:dateUtc="2025-05-21T20:49:00Z">
        <w:r w:rsidR="00DB6E6D" w:rsidDel="00674D4C">
          <w:rPr>
            <w:rFonts w:ascii="Arial" w:hAnsi="Arial" w:cs="Arial"/>
            <w:b/>
            <w:bCs/>
            <w:sz w:val="22"/>
            <w:szCs w:val="22"/>
          </w:rPr>
          <w:delText>,</w:delText>
        </w:r>
      </w:del>
      <w:r w:rsidR="00DB6E6D">
        <w:rPr>
          <w:rFonts w:ascii="Arial" w:hAnsi="Arial" w:cs="Arial"/>
          <w:b/>
          <w:bCs/>
          <w:sz w:val="22"/>
          <w:szCs w:val="22"/>
        </w:rPr>
        <w:t xml:space="preserve"> </w:t>
      </w:r>
      <w:ins w:id="496" w:author="Keene-Snickers,Lexi" w:date="2025-05-21T14:49:00Z" w16du:dateUtc="2025-05-21T20:49:00Z">
        <w:r w:rsidR="00674D4C">
          <w:rPr>
            <w:rFonts w:ascii="Arial" w:hAnsi="Arial" w:cs="Arial"/>
            <w:b/>
            <w:bCs/>
            <w:sz w:val="22"/>
            <w:szCs w:val="22"/>
          </w:rPr>
          <w:t xml:space="preserve">&amp; </w:t>
        </w:r>
      </w:ins>
      <w:r w:rsidR="00AE26F5" w:rsidRPr="00E97611">
        <w:rPr>
          <w:rFonts w:ascii="Arial" w:hAnsi="Arial" w:cs="Arial"/>
          <w:b/>
          <w:bCs/>
          <w:sz w:val="22"/>
          <w:szCs w:val="22"/>
        </w:rPr>
        <w:t xml:space="preserve">6 </w:t>
      </w:r>
      <w:del w:id="497" w:author="Keene-Snickers,Lexi" w:date="2025-05-21T14:49:00Z" w16du:dateUtc="2025-05-21T20:49:00Z">
        <w:r w:rsidR="00DB6E6D" w:rsidDel="00674D4C">
          <w:rPr>
            <w:rFonts w:ascii="Arial" w:hAnsi="Arial" w:cs="Arial"/>
            <w:b/>
            <w:bCs/>
            <w:sz w:val="22"/>
            <w:szCs w:val="22"/>
          </w:rPr>
          <w:delText xml:space="preserve">&amp; 7 </w:delText>
        </w:r>
      </w:del>
      <w:r w:rsidR="00DB6E6D">
        <w:rPr>
          <w:rFonts w:ascii="Arial" w:hAnsi="Arial" w:cs="Arial"/>
          <w:b/>
          <w:bCs/>
          <w:sz w:val="22"/>
          <w:szCs w:val="22"/>
        </w:rPr>
        <w:t xml:space="preserve">and </w:t>
      </w:r>
      <w:r w:rsidR="00AE26F5" w:rsidRPr="00E97611">
        <w:rPr>
          <w:rFonts w:ascii="Arial" w:hAnsi="Arial" w:cs="Arial"/>
          <w:b/>
          <w:bCs/>
          <w:sz w:val="22"/>
          <w:szCs w:val="22"/>
        </w:rPr>
        <w:t xml:space="preserve">Supp. Figs. </w:t>
      </w:r>
      <w:r w:rsidR="006264D3">
        <w:rPr>
          <w:rFonts w:ascii="Arial" w:hAnsi="Arial" w:cs="Arial"/>
          <w:b/>
          <w:bCs/>
          <w:sz w:val="22"/>
          <w:szCs w:val="22"/>
        </w:rPr>
        <w:t xml:space="preserve">1, </w:t>
      </w:r>
      <w:r w:rsidR="00AE26F5" w:rsidRPr="00E97611">
        <w:rPr>
          <w:rFonts w:ascii="Arial" w:hAnsi="Arial" w:cs="Arial"/>
          <w:b/>
          <w:bCs/>
          <w:sz w:val="22"/>
          <w:szCs w:val="22"/>
        </w:rPr>
        <w:t>2</w:t>
      </w:r>
      <w:r w:rsidR="00DB6E6D">
        <w:rPr>
          <w:rFonts w:ascii="Arial" w:hAnsi="Arial" w:cs="Arial"/>
          <w:b/>
          <w:bCs/>
          <w:sz w:val="22"/>
          <w:szCs w:val="22"/>
        </w:rPr>
        <w:t xml:space="preserve">, 3, &amp; </w:t>
      </w:r>
      <w:r w:rsidR="00AE26F5" w:rsidRPr="00E97611">
        <w:rPr>
          <w:rFonts w:ascii="Arial" w:hAnsi="Arial" w:cs="Arial"/>
          <w:b/>
          <w:bCs/>
          <w:sz w:val="22"/>
          <w:szCs w:val="22"/>
        </w:rPr>
        <w:t>4</w:t>
      </w:r>
      <w:r w:rsidR="00AE26F5">
        <w:rPr>
          <w:rFonts w:ascii="Arial" w:hAnsi="Arial" w:cs="Arial"/>
          <w:sz w:val="22"/>
          <w:szCs w:val="22"/>
        </w:rPr>
        <w:t xml:space="preserve">). </w:t>
      </w:r>
      <w:del w:id="498" w:author="Stenglein,Mark" w:date="2025-05-16T15:55:00Z" w16du:dateUtc="2025-05-16T21:55:00Z">
        <w:r w:rsidDel="00C664C8">
          <w:rPr>
            <w:rFonts w:ascii="Arial" w:hAnsi="Arial" w:cs="Arial"/>
            <w:sz w:val="22"/>
            <w:szCs w:val="22"/>
          </w:rPr>
          <w:delText>We found that w</w:delText>
        </w:r>
      </w:del>
      <w:ins w:id="499" w:author="Stenglein,Mark" w:date="2025-05-16T15:55:00Z" w16du:dateUtc="2025-05-16T21:55:00Z">
        <w:r w:rsidR="00C664C8">
          <w:rPr>
            <w:rFonts w:ascii="Arial" w:hAnsi="Arial" w:cs="Arial"/>
            <w:sz w:val="22"/>
            <w:szCs w:val="22"/>
          </w:rPr>
          <w:t>W</w:t>
        </w:r>
      </w:ins>
      <w:r>
        <w:rPr>
          <w:rFonts w:ascii="Arial" w:hAnsi="Arial" w:cs="Arial"/>
          <w:sz w:val="22"/>
          <w:szCs w:val="22"/>
        </w:rPr>
        <w:t xml:space="preserve">ithin clades, galbut virus sequence diversity was </w:t>
      </w:r>
      <w:del w:id="500" w:author="Stenglein,Mark" w:date="2025-05-16T15:55:00Z" w16du:dateUtc="2025-05-16T21:55:00Z">
        <w:r w:rsidR="00DB6E6D" w:rsidDel="00C664C8">
          <w:rPr>
            <w:rFonts w:ascii="Arial" w:hAnsi="Arial" w:cs="Arial"/>
            <w:sz w:val="22"/>
            <w:szCs w:val="22"/>
          </w:rPr>
          <w:delText xml:space="preserve">relatively </w:delText>
        </w:r>
      </w:del>
      <w:r>
        <w:rPr>
          <w:rFonts w:ascii="Arial" w:hAnsi="Arial" w:cs="Arial"/>
          <w:sz w:val="22"/>
          <w:szCs w:val="22"/>
        </w:rPr>
        <w:t xml:space="preserve">low with </w:t>
      </w:r>
      <w:r w:rsidR="00C664C8">
        <w:rPr>
          <w:rFonts w:ascii="Arial" w:hAnsi="Arial" w:cs="Arial"/>
          <w:sz w:val="22"/>
          <w:szCs w:val="22"/>
        </w:rPr>
        <w:t xml:space="preserve">many identical or nearly identical </w:t>
      </w:r>
      <w:r>
        <w:rPr>
          <w:rFonts w:ascii="Arial" w:hAnsi="Arial" w:cs="Arial"/>
          <w:sz w:val="22"/>
          <w:szCs w:val="22"/>
        </w:rPr>
        <w:t>sequences</w:t>
      </w:r>
      <w:del w:id="501" w:author="Stenglein,Mark" w:date="2025-05-16T15:56:00Z" w16du:dateUtc="2025-05-16T21:56:00Z">
        <w:r w:rsidDel="00C664C8">
          <w:rPr>
            <w:rFonts w:ascii="Arial" w:hAnsi="Arial" w:cs="Arial"/>
            <w:sz w:val="22"/>
            <w:szCs w:val="22"/>
          </w:rPr>
          <w:delText xml:space="preserve"> </w:delText>
        </w:r>
        <w:r w:rsidR="002D5116" w:rsidDel="00C664C8">
          <w:rPr>
            <w:rFonts w:ascii="Arial" w:hAnsi="Arial" w:cs="Arial"/>
            <w:sz w:val="22"/>
            <w:szCs w:val="22"/>
          </w:rPr>
          <w:delText xml:space="preserve">sharing </w:delText>
        </w:r>
        <w:r w:rsidDel="00C664C8">
          <w:rPr>
            <w:rFonts w:ascii="Arial" w:hAnsi="Arial" w:cs="Arial"/>
            <w:sz w:val="22"/>
            <w:szCs w:val="22"/>
          </w:rPr>
          <w:delText>100% pairwise identity</w:delText>
        </w:r>
      </w:del>
      <w:r>
        <w:rPr>
          <w:rFonts w:ascii="Arial" w:hAnsi="Arial" w:cs="Arial"/>
          <w:sz w:val="22"/>
          <w:szCs w:val="22"/>
        </w:rPr>
        <w:t xml:space="preserve">. However, between clades, sequences were more diverse with pairwise identity </w:t>
      </w:r>
      <w:r w:rsidR="00C664C8">
        <w:rPr>
          <w:rFonts w:ascii="Arial" w:hAnsi="Arial" w:cs="Arial"/>
          <w:sz w:val="22"/>
          <w:szCs w:val="22"/>
        </w:rPr>
        <w:t xml:space="preserve">between genotypes as low as </w:t>
      </w:r>
      <w:r>
        <w:rPr>
          <w:rFonts w:ascii="Arial" w:hAnsi="Arial" w:cs="Arial"/>
          <w:sz w:val="22"/>
          <w:szCs w:val="22"/>
        </w:rPr>
        <w:t>76%</w:t>
      </w:r>
      <w:del w:id="502" w:author="Stenglein,Mark" w:date="2025-05-16T15:56:00Z" w16du:dateUtc="2025-05-16T21:56:00Z">
        <w:r w:rsidDel="00C664C8">
          <w:rPr>
            <w:rFonts w:ascii="Arial" w:hAnsi="Arial" w:cs="Arial"/>
            <w:sz w:val="22"/>
            <w:szCs w:val="22"/>
          </w:rPr>
          <w:delText xml:space="preserve"> between genotypes A and </w:delText>
        </w:r>
        <w:r w:rsidRPr="005E70EB" w:rsidDel="00C664C8">
          <w:rPr>
            <w:rFonts w:ascii="Arial" w:hAnsi="Arial" w:cs="Arial"/>
            <w:i/>
            <w:iCs/>
            <w:sz w:val="22"/>
            <w:szCs w:val="22"/>
          </w:rPr>
          <w:delText>D. simulans</w:delText>
        </w:r>
      </w:del>
      <w:r>
        <w:rPr>
          <w:rFonts w:ascii="Arial" w:hAnsi="Arial" w:cs="Arial"/>
          <w:sz w:val="22"/>
          <w:szCs w:val="22"/>
        </w:rPr>
        <w:t xml:space="preserve">. </w:t>
      </w:r>
      <w:del w:id="503" w:author="Stenglein,Mark" w:date="2025-05-16T15:56:00Z" w16du:dateUtc="2025-05-16T21:56:00Z">
        <w:r w:rsidR="00116549" w:rsidDel="00C664C8">
          <w:rPr>
            <w:rFonts w:ascii="Arial" w:hAnsi="Arial" w:cs="Arial"/>
            <w:sz w:val="22"/>
            <w:szCs w:val="22"/>
          </w:rPr>
          <w:delText>Finally, o</w:delText>
        </w:r>
      </w:del>
      <w:ins w:id="504" w:author="Stenglein,Mark" w:date="2025-05-16T15:56:00Z" w16du:dateUtc="2025-05-16T21:56:00Z">
        <w:r w:rsidR="00C664C8">
          <w:rPr>
            <w:rFonts w:ascii="Arial" w:hAnsi="Arial" w:cs="Arial"/>
            <w:sz w:val="22"/>
            <w:szCs w:val="22"/>
          </w:rPr>
          <w:t>O</w:t>
        </w:r>
      </w:ins>
      <w:r w:rsidR="00116549">
        <w:rPr>
          <w:rFonts w:ascii="Arial" w:hAnsi="Arial" w:cs="Arial"/>
          <w:sz w:val="22"/>
          <w:szCs w:val="22"/>
        </w:rPr>
        <w:t xml:space="preserve">ur trees </w:t>
      </w:r>
      <w:r w:rsidR="00C664C8">
        <w:rPr>
          <w:rFonts w:ascii="Arial" w:hAnsi="Arial" w:cs="Arial"/>
          <w:sz w:val="22"/>
          <w:szCs w:val="22"/>
        </w:rPr>
        <w:t xml:space="preserve">also </w:t>
      </w:r>
      <w:r w:rsidR="00116549">
        <w:rPr>
          <w:rFonts w:ascii="Arial" w:hAnsi="Arial" w:cs="Arial"/>
          <w:sz w:val="22"/>
          <w:szCs w:val="22"/>
        </w:rPr>
        <w:t>su</w:t>
      </w:r>
      <w:r w:rsidR="00DB6E6D">
        <w:rPr>
          <w:rFonts w:ascii="Arial" w:hAnsi="Arial" w:cs="Arial"/>
          <w:sz w:val="22"/>
          <w:szCs w:val="22"/>
        </w:rPr>
        <w:t>pported the observation</w:t>
      </w:r>
      <w:r w:rsidR="00116549">
        <w:rPr>
          <w:rFonts w:ascii="Arial" w:hAnsi="Arial" w:cs="Arial"/>
          <w:sz w:val="22"/>
          <w:szCs w:val="22"/>
        </w:rPr>
        <w:t xml:space="preserve"> that </w:t>
      </w:r>
      <w:proofErr w:type="spellStart"/>
      <w:ins w:id="505" w:author="Keene-Snickers,Lexi" w:date="2025-05-19T15:47:00Z" w16du:dateUtc="2025-05-19T21:47:00Z">
        <w:r w:rsidR="001B34D8">
          <w:rPr>
            <w:rFonts w:ascii="Arial" w:hAnsi="Arial" w:cs="Arial"/>
            <w:sz w:val="22"/>
            <w:szCs w:val="22"/>
          </w:rPr>
          <w:t>mel</w:t>
        </w:r>
      </w:ins>
      <w:del w:id="506" w:author="Keene-Snickers,Lexi" w:date="2025-05-19T15:47:00Z" w16du:dateUtc="2025-05-19T21:47:00Z">
        <w:r w:rsidR="00116549" w:rsidDel="001B34D8">
          <w:rPr>
            <w:rFonts w:ascii="Arial" w:hAnsi="Arial" w:cs="Arial"/>
            <w:sz w:val="22"/>
            <w:szCs w:val="22"/>
          </w:rPr>
          <w:delText xml:space="preserve">clade </w:delText>
        </w:r>
      </w:del>
      <w:r w:rsidR="00116549">
        <w:rPr>
          <w:rFonts w:ascii="Arial" w:hAnsi="Arial" w:cs="Arial"/>
          <w:sz w:val="22"/>
          <w:szCs w:val="22"/>
        </w:rPr>
        <w:t>B</w:t>
      </w:r>
      <w:proofErr w:type="spellEnd"/>
      <w:r w:rsidR="00116549">
        <w:rPr>
          <w:rFonts w:ascii="Arial" w:hAnsi="Arial" w:cs="Arial"/>
          <w:sz w:val="22"/>
          <w:szCs w:val="22"/>
        </w:rPr>
        <w:t xml:space="preserve"> infections </w:t>
      </w:r>
      <w:r w:rsidR="002D5116">
        <w:rPr>
          <w:rFonts w:ascii="Arial" w:hAnsi="Arial" w:cs="Arial"/>
          <w:sz w:val="22"/>
          <w:szCs w:val="22"/>
        </w:rPr>
        <w:t xml:space="preserve">were </w:t>
      </w:r>
      <w:r w:rsidR="00116549">
        <w:rPr>
          <w:rFonts w:ascii="Arial" w:hAnsi="Arial" w:cs="Arial"/>
          <w:sz w:val="22"/>
          <w:szCs w:val="22"/>
        </w:rPr>
        <w:t xml:space="preserve">not associated with chaq virus. The only samples that had </w:t>
      </w:r>
      <w:r w:rsidR="002D5116">
        <w:rPr>
          <w:rFonts w:ascii="Arial" w:hAnsi="Arial" w:cs="Arial"/>
          <w:sz w:val="22"/>
          <w:szCs w:val="22"/>
        </w:rPr>
        <w:t xml:space="preserve">galbut virus </w:t>
      </w:r>
      <w:proofErr w:type="spellStart"/>
      <w:ins w:id="507" w:author="Keene-Snickers,Lexi" w:date="2025-05-19T15:47:00Z" w16du:dateUtc="2025-05-19T21:47:00Z">
        <w:r w:rsidR="001B34D8">
          <w:rPr>
            <w:rFonts w:ascii="Arial" w:hAnsi="Arial" w:cs="Arial"/>
            <w:sz w:val="22"/>
            <w:szCs w:val="22"/>
          </w:rPr>
          <w:t>mel</w:t>
        </w:r>
      </w:ins>
      <w:del w:id="508" w:author="Keene-Snickers,Lexi" w:date="2025-05-19T15:47:00Z" w16du:dateUtc="2025-05-19T21:47:00Z">
        <w:r w:rsidR="00116549" w:rsidDel="001B34D8">
          <w:rPr>
            <w:rFonts w:ascii="Arial" w:hAnsi="Arial" w:cs="Arial"/>
            <w:sz w:val="22"/>
            <w:szCs w:val="22"/>
          </w:rPr>
          <w:delText xml:space="preserve">clade </w:delText>
        </w:r>
      </w:del>
      <w:r w:rsidR="00116549">
        <w:rPr>
          <w:rFonts w:ascii="Arial" w:hAnsi="Arial" w:cs="Arial"/>
          <w:sz w:val="22"/>
          <w:szCs w:val="22"/>
        </w:rPr>
        <w:t>B</w:t>
      </w:r>
      <w:proofErr w:type="spellEnd"/>
      <w:r w:rsidR="00116549">
        <w:rPr>
          <w:rFonts w:ascii="Arial" w:hAnsi="Arial" w:cs="Arial"/>
          <w:sz w:val="22"/>
          <w:szCs w:val="22"/>
        </w:rPr>
        <w:t xml:space="preserve"> sequences </w:t>
      </w:r>
      <w:r w:rsidR="002D5116">
        <w:rPr>
          <w:rFonts w:ascii="Arial" w:hAnsi="Arial" w:cs="Arial"/>
          <w:sz w:val="22"/>
          <w:szCs w:val="22"/>
        </w:rPr>
        <w:t xml:space="preserve">and chaq virus sequences </w:t>
      </w:r>
      <w:r w:rsidR="00116549">
        <w:rPr>
          <w:rFonts w:ascii="Arial" w:hAnsi="Arial" w:cs="Arial"/>
          <w:sz w:val="22"/>
          <w:szCs w:val="22"/>
        </w:rPr>
        <w:t xml:space="preserve">were also </w:t>
      </w:r>
      <w:r w:rsidR="009865CB">
        <w:rPr>
          <w:rFonts w:ascii="Arial" w:hAnsi="Arial" w:cs="Arial"/>
          <w:sz w:val="22"/>
          <w:szCs w:val="22"/>
        </w:rPr>
        <w:t>co-</w:t>
      </w:r>
      <w:r w:rsidR="00116549">
        <w:rPr>
          <w:rFonts w:ascii="Arial" w:hAnsi="Arial" w:cs="Arial"/>
          <w:sz w:val="22"/>
          <w:szCs w:val="22"/>
        </w:rPr>
        <w:t xml:space="preserve">infected with </w:t>
      </w:r>
      <w:proofErr w:type="spellStart"/>
      <w:ins w:id="509" w:author="Keene-Snickers,Lexi" w:date="2025-05-19T15:48:00Z" w16du:dateUtc="2025-05-19T21:48:00Z">
        <w:r w:rsidR="001B34D8">
          <w:rPr>
            <w:rFonts w:ascii="Arial" w:hAnsi="Arial" w:cs="Arial"/>
            <w:sz w:val="22"/>
            <w:szCs w:val="22"/>
          </w:rPr>
          <w:t>mel</w:t>
        </w:r>
      </w:ins>
      <w:del w:id="510" w:author="Keene-Snickers,Lexi" w:date="2025-05-19T15:48:00Z" w16du:dateUtc="2025-05-19T21:48:00Z">
        <w:r w:rsidR="00116549" w:rsidDel="001B34D8">
          <w:rPr>
            <w:rFonts w:ascii="Arial" w:hAnsi="Arial" w:cs="Arial"/>
            <w:sz w:val="22"/>
            <w:szCs w:val="22"/>
          </w:rPr>
          <w:delText xml:space="preserve">clade </w:delText>
        </w:r>
      </w:del>
      <w:r w:rsidR="00116549">
        <w:rPr>
          <w:rFonts w:ascii="Arial" w:hAnsi="Arial" w:cs="Arial"/>
          <w:sz w:val="22"/>
          <w:szCs w:val="22"/>
        </w:rPr>
        <w:t>A</w:t>
      </w:r>
      <w:proofErr w:type="spellEnd"/>
      <w:r w:rsidR="00116549">
        <w:rPr>
          <w:rFonts w:ascii="Arial" w:hAnsi="Arial" w:cs="Arial"/>
          <w:sz w:val="22"/>
          <w:szCs w:val="22"/>
        </w:rPr>
        <w:t xml:space="preserve"> </w:t>
      </w:r>
      <w:r w:rsidR="004B0BEF">
        <w:rPr>
          <w:rFonts w:ascii="Arial" w:hAnsi="Arial" w:cs="Arial"/>
          <w:sz w:val="22"/>
          <w:szCs w:val="22"/>
        </w:rPr>
        <w:t xml:space="preserve">galbut virus </w:t>
      </w:r>
      <w:r w:rsidR="00116549">
        <w:rPr>
          <w:rFonts w:ascii="Arial" w:hAnsi="Arial" w:cs="Arial"/>
          <w:sz w:val="22"/>
          <w:szCs w:val="22"/>
        </w:rPr>
        <w:t>(</w:t>
      </w:r>
      <w:r w:rsidR="00116549" w:rsidRPr="00E97611">
        <w:rPr>
          <w:rFonts w:ascii="Arial" w:hAnsi="Arial" w:cs="Arial"/>
          <w:b/>
          <w:bCs/>
          <w:sz w:val="22"/>
          <w:szCs w:val="22"/>
        </w:rPr>
        <w:t>Figs. 13</w:t>
      </w:r>
      <w:r w:rsidR="00DB6E6D">
        <w:rPr>
          <w:rFonts w:ascii="Arial" w:hAnsi="Arial" w:cs="Arial"/>
          <w:b/>
          <w:bCs/>
          <w:sz w:val="22"/>
          <w:szCs w:val="22"/>
        </w:rPr>
        <w:t xml:space="preserve">, 14 &amp; </w:t>
      </w:r>
      <w:r w:rsidR="00116549" w:rsidRPr="00E97611">
        <w:rPr>
          <w:rFonts w:ascii="Arial" w:hAnsi="Arial" w:cs="Arial"/>
          <w:b/>
          <w:bCs/>
          <w:sz w:val="22"/>
          <w:szCs w:val="22"/>
        </w:rPr>
        <w:t>15</w:t>
      </w:r>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44F5E377" w14:textId="3907EDC9" w:rsidR="00AE26F5" w:rsidDel="001B34D8" w:rsidRDefault="00A46342" w:rsidP="00A46342">
      <w:pPr>
        <w:spacing w:line="360" w:lineRule="auto"/>
        <w:ind w:firstLine="720"/>
        <w:rPr>
          <w:del w:id="511" w:author="Keene-Snickers,Lexi" w:date="2025-05-19T15:48:00Z" w16du:dateUtc="2025-05-19T21:48:00Z"/>
          <w:rFonts w:ascii="Arial" w:hAnsi="Arial" w:cs="Arial"/>
          <w:sz w:val="22"/>
          <w:szCs w:val="22"/>
        </w:rPr>
      </w:pPr>
      <w:commentRangeStart w:id="512"/>
      <w:del w:id="513" w:author="Keene-Snickers,Lexi" w:date="2025-05-19T15:48:00Z" w16du:dateUtc="2025-05-19T21:48:00Z">
        <w:r w:rsidDel="001B34D8">
          <w:rPr>
            <w:rFonts w:ascii="Arial" w:hAnsi="Arial" w:cs="Arial"/>
            <w:sz w:val="22"/>
            <w:szCs w:val="22"/>
          </w:rPr>
          <w:delText xml:space="preserve">How a host jump with a vertically transmitted virus would occur is unclear. </w:delText>
        </w:r>
        <w:r w:rsidRPr="006264D3" w:rsidDel="001B34D8">
          <w:rPr>
            <w:rFonts w:ascii="Arial" w:hAnsi="Arial" w:cs="Arial"/>
            <w:sz w:val="22"/>
            <w:szCs w:val="22"/>
          </w:rPr>
          <w:delText>Our</w:delText>
        </w:r>
        <w:r w:rsidDel="001B34D8">
          <w:rPr>
            <w:rFonts w:ascii="Arial" w:hAnsi="Arial" w:cs="Arial"/>
            <w:sz w:val="22"/>
            <w:szCs w:val="22"/>
          </w:rPr>
          <w:delText xml:space="preserve"> trees indicated that the galbut virus </w:delText>
        </w:r>
        <w:r w:rsidRPr="006264D3" w:rsidDel="001B34D8">
          <w:rPr>
            <w:rFonts w:ascii="Arial" w:hAnsi="Arial" w:cs="Arial"/>
            <w:i/>
            <w:iCs/>
            <w:sz w:val="22"/>
            <w:szCs w:val="22"/>
          </w:rPr>
          <w:delText>D. simulans</w:delText>
        </w:r>
        <w:r w:rsidDel="001B34D8">
          <w:rPr>
            <w:rFonts w:ascii="Arial" w:hAnsi="Arial" w:cs="Arial"/>
            <w:sz w:val="22"/>
            <w:szCs w:val="22"/>
          </w:rPr>
          <w:delText xml:space="preserve"> clade derived from clade A for RNAs 2, 3 and chaq virus but clade B for RNA 1. Although this could be an artifact of rooting, it is possible that the </w:delText>
        </w:r>
        <w:r w:rsidRPr="006264D3" w:rsidDel="001B34D8">
          <w:rPr>
            <w:rFonts w:ascii="Arial" w:hAnsi="Arial" w:cs="Arial"/>
            <w:i/>
            <w:iCs/>
            <w:sz w:val="22"/>
            <w:szCs w:val="22"/>
          </w:rPr>
          <w:delText xml:space="preserve">D. simulans </w:delText>
        </w:r>
        <w:r w:rsidDel="001B34D8">
          <w:rPr>
            <w:rFonts w:ascii="Arial" w:hAnsi="Arial" w:cs="Arial"/>
            <w:sz w:val="22"/>
            <w:szCs w:val="22"/>
          </w:rPr>
          <w:delText xml:space="preserve">clade is the result of reassortment between the two clades. Perhaps there is more successful inbreeding in the wild than </w:delText>
        </w:r>
        <w:r w:rsidR="006264D3" w:rsidDel="001B34D8">
          <w:rPr>
            <w:rFonts w:ascii="Arial" w:hAnsi="Arial" w:cs="Arial"/>
            <w:sz w:val="22"/>
            <w:szCs w:val="22"/>
          </w:rPr>
          <w:delText xml:space="preserve">previously </w:delText>
        </w:r>
        <w:r w:rsidDel="001B34D8">
          <w:rPr>
            <w:rFonts w:ascii="Arial" w:hAnsi="Arial" w:cs="Arial"/>
            <w:sz w:val="22"/>
            <w:szCs w:val="22"/>
          </w:rPr>
          <w:delText>thought</w:delText>
        </w:r>
        <w:r w:rsidR="006264D3" w:rsidDel="001B34D8">
          <w:rPr>
            <w:rFonts w:ascii="Arial" w:hAnsi="Arial" w:cs="Arial"/>
            <w:sz w:val="22"/>
            <w:szCs w:val="22"/>
          </w:rPr>
          <w:delText>.</w:delText>
        </w:r>
        <w:r w:rsidDel="001B34D8">
          <w:rPr>
            <w:rFonts w:ascii="Arial" w:hAnsi="Arial" w:cs="Arial"/>
            <w:sz w:val="22"/>
            <w:szCs w:val="22"/>
          </w:rPr>
          <w:delText xml:space="preserve"> </w:delText>
        </w:r>
        <w:r w:rsidRPr="00A46342" w:rsidDel="001B34D8">
          <w:rPr>
            <w:rFonts w:ascii="Arial" w:hAnsi="Arial" w:cs="Arial"/>
            <w:sz w:val="22"/>
            <w:szCs w:val="22"/>
          </w:rPr>
          <w:delText xml:space="preserve">An effort to capture and sequence </w:delText>
        </w:r>
        <w:r w:rsidDel="001B34D8">
          <w:rPr>
            <w:rFonts w:ascii="Arial" w:hAnsi="Arial" w:cs="Arial"/>
            <w:sz w:val="22"/>
            <w:szCs w:val="22"/>
          </w:rPr>
          <w:delText>diverse</w:delText>
        </w:r>
        <w:r w:rsidRPr="006264D3" w:rsidDel="001B34D8">
          <w:rPr>
            <w:rFonts w:ascii="Arial" w:hAnsi="Arial" w:cs="Arial"/>
            <w:i/>
            <w:iCs/>
            <w:sz w:val="22"/>
            <w:szCs w:val="22"/>
          </w:rPr>
          <w:delText xml:space="preserve"> Drosophila</w:delText>
        </w:r>
        <w:r w:rsidDel="001B34D8">
          <w:rPr>
            <w:rFonts w:ascii="Arial" w:hAnsi="Arial" w:cs="Arial"/>
            <w:sz w:val="22"/>
            <w:szCs w:val="22"/>
          </w:rPr>
          <w:delText xml:space="preserve"> species</w:delText>
        </w:r>
        <w:r w:rsidRPr="00A46342" w:rsidDel="001B34D8">
          <w:rPr>
            <w:rFonts w:ascii="Arial" w:hAnsi="Arial" w:cs="Arial"/>
            <w:i/>
            <w:iCs/>
            <w:sz w:val="22"/>
            <w:szCs w:val="22"/>
          </w:rPr>
          <w:delText xml:space="preserve"> </w:delText>
        </w:r>
        <w:r w:rsidRPr="00A46342" w:rsidDel="001B34D8">
          <w:rPr>
            <w:rFonts w:ascii="Arial" w:hAnsi="Arial" w:cs="Arial"/>
            <w:sz w:val="22"/>
            <w:szCs w:val="22"/>
          </w:rPr>
          <w:delText xml:space="preserve">from </w:delText>
        </w:r>
        <w:r w:rsidDel="001B34D8">
          <w:rPr>
            <w:rFonts w:ascii="Arial" w:hAnsi="Arial" w:cs="Arial"/>
            <w:sz w:val="22"/>
            <w:szCs w:val="22"/>
          </w:rPr>
          <w:delText>many</w:delText>
        </w:r>
        <w:r w:rsidRPr="00A46342" w:rsidDel="001B34D8">
          <w:rPr>
            <w:rFonts w:ascii="Arial" w:hAnsi="Arial" w:cs="Arial"/>
            <w:sz w:val="22"/>
            <w:szCs w:val="22"/>
          </w:rPr>
          <w:delText xml:space="preserve"> regions would expand our knowledge of galbut virus evolution across species.</w:delText>
        </w:r>
        <w:commentRangeEnd w:id="512"/>
        <w:r w:rsidR="00C664C8" w:rsidDel="001B34D8">
          <w:rPr>
            <w:rStyle w:val="CommentReference"/>
          </w:rPr>
          <w:commentReference w:id="512"/>
        </w:r>
      </w:del>
    </w:p>
    <w:p w14:paraId="22506E64" w14:textId="1494CC36" w:rsidR="00DB6E6D" w:rsidRDefault="009F08D9" w:rsidP="005272EB">
      <w:pPr>
        <w:spacing w:line="360" w:lineRule="auto"/>
        <w:ind w:firstLine="720"/>
        <w:rPr>
          <w:rFonts w:ascii="Arial" w:hAnsi="Arial" w:cs="Arial"/>
          <w:sz w:val="22"/>
          <w:szCs w:val="22"/>
        </w:rPr>
      </w:pPr>
      <w:r>
        <w:rPr>
          <w:rFonts w:ascii="Arial" w:hAnsi="Arial" w:cs="Arial"/>
          <w:sz w:val="22"/>
          <w:szCs w:val="22"/>
        </w:rPr>
        <w:t>There is</w:t>
      </w:r>
      <w:r w:rsidR="00DB6E6D">
        <w:rPr>
          <w:rFonts w:ascii="Arial" w:hAnsi="Arial" w:cs="Arial"/>
          <w:sz w:val="22"/>
          <w:szCs w:val="22"/>
        </w:rPr>
        <w:t xml:space="preserve"> evidence of geographically structured micro-lineages in </w:t>
      </w:r>
      <w:r>
        <w:rPr>
          <w:rFonts w:ascii="Arial" w:hAnsi="Arial" w:cs="Arial"/>
          <w:sz w:val="22"/>
          <w:szCs w:val="22"/>
        </w:rPr>
        <w:t>our trees</w:t>
      </w:r>
      <w:r w:rsidR="00DB6E6D">
        <w:rPr>
          <w:rFonts w:ascii="Arial" w:hAnsi="Arial" w:cs="Arial"/>
          <w:sz w:val="22"/>
          <w:szCs w:val="22"/>
        </w:rPr>
        <w:t xml:space="preserve"> that reflect shared ancestry.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were highly similar</w:t>
      </w:r>
      <w:r w:rsidR="00DB6E6D">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Samples</w:t>
      </w:r>
      <w:r w:rsidR="00DB6E6D">
        <w:rPr>
          <w:rFonts w:ascii="Arial" w:hAnsi="Arial" w:cs="Arial"/>
          <w:sz w:val="22"/>
          <w:szCs w:val="22"/>
        </w:rPr>
        <w:t xml:space="preserve"> from different locations were also found throughout the trees. </w:t>
      </w:r>
      <w:commentRangeStart w:id="514"/>
      <w:commentRangeStart w:id="515"/>
      <w:r w:rsidR="00DB6E6D">
        <w:rPr>
          <w:rFonts w:ascii="Arial" w:hAnsi="Arial" w:cs="Arial"/>
          <w:sz w:val="22"/>
          <w:szCs w:val="22"/>
        </w:rPr>
        <w:t xml:space="preserve">Maine sequences showed less evidence of geographic </w:t>
      </w:r>
      <w:r w:rsidR="006264D3">
        <w:rPr>
          <w:rFonts w:ascii="Arial" w:hAnsi="Arial" w:cs="Arial"/>
          <w:sz w:val="22"/>
          <w:szCs w:val="22"/>
        </w:rPr>
        <w:t>isolation</w:t>
      </w:r>
      <w:r w:rsidR="00DB6E6D">
        <w:rPr>
          <w:rFonts w:ascii="Arial" w:hAnsi="Arial" w:cs="Arial"/>
          <w:sz w:val="22"/>
          <w:szCs w:val="22"/>
        </w:rPr>
        <w:t xml:space="preserve"> as these sequences were dispersed throughout the trees. Similarly, the </w:t>
      </w:r>
      <w:r w:rsidR="00DB6E6D" w:rsidRPr="006264D3">
        <w:rPr>
          <w:rFonts w:ascii="Arial" w:hAnsi="Arial" w:cs="Arial"/>
          <w:i/>
          <w:iCs/>
          <w:sz w:val="22"/>
          <w:szCs w:val="22"/>
        </w:rPr>
        <w:t xml:space="preserve">D. melanogaster </w:t>
      </w:r>
      <w:r w:rsidR="00DB6E6D">
        <w:rPr>
          <w:rFonts w:ascii="Arial" w:hAnsi="Arial" w:cs="Arial"/>
          <w:sz w:val="22"/>
          <w:szCs w:val="22"/>
        </w:rPr>
        <w:t>sequences from Australia were not isolated</w:t>
      </w:r>
      <w:commentRangeEnd w:id="514"/>
      <w:r w:rsidR="005B4B3B">
        <w:rPr>
          <w:rStyle w:val="CommentReference"/>
        </w:rPr>
        <w:commentReference w:id="514"/>
      </w:r>
      <w:commentRangeEnd w:id="515"/>
      <w:r w:rsidR="000D3726">
        <w:rPr>
          <w:rStyle w:val="CommentReference"/>
        </w:rPr>
        <w:commentReference w:id="515"/>
      </w:r>
      <w:r w:rsidR="00DB6E6D">
        <w:rPr>
          <w:rFonts w:ascii="Arial" w:hAnsi="Arial" w:cs="Arial"/>
          <w:sz w:val="22"/>
          <w:szCs w:val="22"/>
        </w:rPr>
        <w:t>. These sequences were generally clustered together, but several sequences were more similar to sequences from the USA (</w:t>
      </w:r>
      <w:r w:rsidR="00DB6E6D" w:rsidRPr="00E97611">
        <w:rPr>
          <w:rFonts w:ascii="Arial" w:hAnsi="Arial" w:cs="Arial"/>
          <w:b/>
          <w:bCs/>
          <w:sz w:val="22"/>
          <w:szCs w:val="22"/>
        </w:rPr>
        <w:t xml:space="preserve">Figs. </w:t>
      </w:r>
      <w:ins w:id="516" w:author="Keene-Snickers,Lexi" w:date="2025-05-21T14:49:00Z" w16du:dateUtc="2025-05-21T20:49:00Z">
        <w:r w:rsidR="00674D4C">
          <w:rPr>
            <w:rFonts w:ascii="Arial" w:hAnsi="Arial" w:cs="Arial"/>
            <w:b/>
            <w:bCs/>
            <w:sz w:val="22"/>
            <w:szCs w:val="22"/>
          </w:rPr>
          <w:t xml:space="preserve">3, </w:t>
        </w:r>
      </w:ins>
      <w:r w:rsidR="00DB6E6D" w:rsidRPr="00E97611">
        <w:rPr>
          <w:rFonts w:ascii="Arial" w:hAnsi="Arial" w:cs="Arial"/>
          <w:b/>
          <w:bCs/>
          <w:sz w:val="22"/>
          <w:szCs w:val="22"/>
        </w:rPr>
        <w:t>4</w:t>
      </w:r>
      <w:r w:rsidR="00DB6E6D">
        <w:rPr>
          <w:rFonts w:ascii="Arial" w:hAnsi="Arial" w:cs="Arial"/>
          <w:b/>
          <w:bCs/>
          <w:sz w:val="22"/>
          <w:szCs w:val="22"/>
        </w:rPr>
        <w:t>, 5</w:t>
      </w:r>
      <w:ins w:id="517" w:author="Keene-Snickers,Lexi" w:date="2025-05-21T14:49:00Z" w16du:dateUtc="2025-05-21T20:49:00Z">
        <w:r w:rsidR="00674D4C">
          <w:rPr>
            <w:rFonts w:ascii="Arial" w:hAnsi="Arial" w:cs="Arial"/>
            <w:b/>
            <w:bCs/>
            <w:sz w:val="22"/>
            <w:szCs w:val="22"/>
          </w:rPr>
          <w:t xml:space="preserve"> &amp;</w:t>
        </w:r>
      </w:ins>
      <w:del w:id="518" w:author="Keene-Snickers,Lexi" w:date="2025-05-21T14:49:00Z" w16du:dateUtc="2025-05-21T20:49:00Z">
        <w:r w:rsidR="00DB6E6D" w:rsidDel="00674D4C">
          <w:rPr>
            <w:rFonts w:ascii="Arial" w:hAnsi="Arial" w:cs="Arial"/>
            <w:b/>
            <w:bCs/>
            <w:sz w:val="22"/>
            <w:szCs w:val="22"/>
          </w:rPr>
          <w:delText>,</w:delText>
        </w:r>
      </w:del>
      <w:r w:rsidR="00DB6E6D">
        <w:rPr>
          <w:rFonts w:ascii="Arial" w:hAnsi="Arial" w:cs="Arial"/>
          <w:b/>
          <w:bCs/>
          <w:sz w:val="22"/>
          <w:szCs w:val="22"/>
        </w:rPr>
        <w:t xml:space="preserve"> 6</w:t>
      </w:r>
      <w:del w:id="519" w:author="Keene-Snickers,Lexi" w:date="2025-05-21T14:49:00Z" w16du:dateUtc="2025-05-21T20:49:00Z">
        <w:r w:rsidR="00DB6E6D" w:rsidDel="00674D4C">
          <w:rPr>
            <w:rFonts w:ascii="Arial" w:hAnsi="Arial" w:cs="Arial"/>
            <w:b/>
            <w:bCs/>
            <w:sz w:val="22"/>
            <w:szCs w:val="22"/>
          </w:rPr>
          <w:delText xml:space="preserve"> &amp; </w:delText>
        </w:r>
        <w:r w:rsidR="00DB6E6D" w:rsidRPr="00E97611" w:rsidDel="00674D4C">
          <w:rPr>
            <w:rFonts w:ascii="Arial" w:hAnsi="Arial" w:cs="Arial"/>
            <w:b/>
            <w:bCs/>
            <w:sz w:val="22"/>
            <w:szCs w:val="22"/>
          </w:rPr>
          <w:delText>7</w:delText>
        </w:r>
      </w:del>
      <w:r w:rsidR="00DB6E6D">
        <w:rPr>
          <w:rFonts w:ascii="Arial" w:hAnsi="Arial" w:cs="Arial"/>
          <w:sz w:val="22"/>
          <w:szCs w:val="22"/>
        </w:rPr>
        <w:t xml:space="preserve">). </w:t>
      </w:r>
      <w:commentRangeStart w:id="520"/>
      <w:r w:rsidR="00DB6E6D">
        <w:rPr>
          <w:rFonts w:ascii="Arial" w:hAnsi="Arial" w:cs="Arial"/>
          <w:sz w:val="22"/>
          <w:szCs w:val="22"/>
        </w:rPr>
        <w:t>This</w:t>
      </w:r>
      <w:commentRangeEnd w:id="520"/>
      <w:r w:rsidR="000D3726">
        <w:rPr>
          <w:rStyle w:val="CommentReference"/>
        </w:rPr>
        <w:commentReference w:id="520"/>
      </w:r>
      <w:r w:rsidR="00DB6E6D">
        <w:rPr>
          <w:rFonts w:ascii="Arial" w:hAnsi="Arial" w:cs="Arial"/>
          <w:sz w:val="22"/>
          <w:szCs w:val="22"/>
        </w:rPr>
        <w:t xml:space="preserve"> could reflect the ease with which </w:t>
      </w:r>
      <w:r w:rsidR="00DB6E6D" w:rsidRPr="006264D3">
        <w:rPr>
          <w:rFonts w:ascii="Arial" w:hAnsi="Arial" w:cs="Arial"/>
          <w:i/>
          <w:iCs/>
          <w:sz w:val="22"/>
          <w:szCs w:val="22"/>
        </w:rPr>
        <w:t>D. melanogaster</w:t>
      </w:r>
      <w:r w:rsidR="00DB6E6D">
        <w:rPr>
          <w:rFonts w:ascii="Arial" w:hAnsi="Arial" w:cs="Arial"/>
          <w:sz w:val="22"/>
          <w:szCs w:val="22"/>
        </w:rPr>
        <w:t xml:space="preserve"> moves over large geographic areas as a human commensal</w:t>
      </w:r>
      <w:sdt>
        <w:sdtPr>
          <w:rPr>
            <w:rFonts w:ascii="Arial" w:hAnsi="Arial" w:cs="Arial"/>
            <w:color w:val="000000"/>
            <w:sz w:val="22"/>
            <w:szCs w:val="22"/>
            <w:vertAlign w:val="superscript"/>
          </w:rPr>
          <w:tag w:val="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
          <w:id w:val="788407904"/>
          <w:placeholder>
            <w:docPart w:val="DefaultPlaceholder_-1854013440"/>
          </w:placeholder>
        </w:sdtPr>
        <w:sdtContent>
          <w:r w:rsidR="003A14BB" w:rsidRPr="003A14BB">
            <w:rPr>
              <w:rFonts w:ascii="Arial" w:hAnsi="Arial" w:cs="Arial"/>
              <w:color w:val="000000"/>
              <w:sz w:val="22"/>
              <w:szCs w:val="22"/>
              <w:vertAlign w:val="superscript"/>
            </w:rPr>
            <w:t>23</w:t>
          </w:r>
        </w:sdtContent>
      </w:sdt>
      <w:r w:rsidR="00DB6E6D">
        <w:rPr>
          <w:rFonts w:ascii="Arial" w:hAnsi="Arial" w:cs="Arial"/>
          <w:sz w:val="22"/>
          <w:szCs w:val="22"/>
        </w:rPr>
        <w:t>.</w:t>
      </w:r>
      <w:r w:rsidR="006264D3">
        <w:rPr>
          <w:rFonts w:ascii="Arial" w:hAnsi="Arial" w:cs="Arial"/>
          <w:sz w:val="22"/>
          <w:szCs w:val="22"/>
        </w:rPr>
        <w:t xml:space="preserve"> It would be interesting to look at the genetic </w:t>
      </w:r>
      <w:r w:rsidR="006264D3">
        <w:rPr>
          <w:rFonts w:ascii="Arial" w:hAnsi="Arial" w:cs="Arial"/>
          <w:sz w:val="22"/>
          <w:szCs w:val="22"/>
        </w:rPr>
        <w:lastRenderedPageBreak/>
        <w:t xml:space="preserve">similarity of the host flies. Maybe </w:t>
      </w:r>
      <w:r w:rsidR="00DB6E6D">
        <w:rPr>
          <w:rFonts w:ascii="Arial" w:hAnsi="Arial" w:cs="Arial"/>
          <w:sz w:val="22"/>
          <w:szCs w:val="22"/>
        </w:rPr>
        <w:t>the flies with highly similar galbut virus sequences were more genetically similar to each other than those that were more similar to American sequences.</w:t>
      </w:r>
    </w:p>
    <w:p w14:paraId="6A102DC1" w14:textId="117A4FCA" w:rsidR="005272EB" w:rsidRDefault="005272EB" w:rsidP="006264D3">
      <w:pPr>
        <w:spacing w:line="360" w:lineRule="auto"/>
        <w:ind w:firstLine="720"/>
        <w:rPr>
          <w:rFonts w:ascii="Arial" w:hAnsi="Arial" w:cs="Arial"/>
          <w:sz w:val="22"/>
          <w:szCs w:val="22"/>
        </w:rPr>
      </w:pPr>
    </w:p>
    <w:p w14:paraId="5F512202" w14:textId="55DBABBD" w:rsidR="005272EB" w:rsidRDefault="006F48DB" w:rsidP="00E97611">
      <w:pPr>
        <w:spacing w:line="360" w:lineRule="auto"/>
        <w:ind w:firstLine="720"/>
        <w:rPr>
          <w:rFonts w:ascii="Arial" w:hAnsi="Arial" w:cs="Arial"/>
          <w:sz w:val="22"/>
          <w:szCs w:val="22"/>
        </w:rPr>
      </w:pPr>
      <w:r>
        <w:rPr>
          <w:rFonts w:ascii="Arial" w:hAnsi="Arial" w:cs="Arial"/>
          <w:sz w:val="22"/>
          <w:szCs w:val="22"/>
        </w:rPr>
        <w:t xml:space="preserve">When we investigated the patterns of diversifying or purifying selection few loci were identified in galbut virus RNA 1, RNA 2 and chaq virus to be under diversifying selection. </w:t>
      </w:r>
      <w:r w:rsidR="005B4B3B">
        <w:rPr>
          <w:rFonts w:ascii="Arial" w:hAnsi="Arial" w:cs="Arial"/>
          <w:sz w:val="22"/>
          <w:szCs w:val="22"/>
        </w:rPr>
        <w:t xml:space="preserve">In contrast, </w:t>
      </w:r>
      <w:r>
        <w:rPr>
          <w:rFonts w:ascii="Arial" w:hAnsi="Arial" w:cs="Arial"/>
          <w:sz w:val="22"/>
          <w:szCs w:val="22"/>
        </w:rPr>
        <w:t xml:space="preserve">RNA 3 </w:t>
      </w:r>
      <w:del w:id="521" w:author="Stenglein,Mark" w:date="2025-05-16T16:00:00Z" w16du:dateUtc="2025-05-16T22:00:00Z">
        <w:r w:rsidDel="005B4B3B">
          <w:rPr>
            <w:rFonts w:ascii="Arial" w:hAnsi="Arial" w:cs="Arial"/>
            <w:sz w:val="22"/>
            <w:szCs w:val="22"/>
          </w:rPr>
          <w:delText xml:space="preserve">however </w:delText>
        </w:r>
      </w:del>
      <w:r>
        <w:rPr>
          <w:rFonts w:ascii="Arial" w:hAnsi="Arial" w:cs="Arial"/>
          <w:sz w:val="22"/>
          <w:szCs w:val="22"/>
        </w:rPr>
        <w:t>had 20 sites of diversifying selection (</w:t>
      </w:r>
      <w:r w:rsidRPr="002D5910">
        <w:rPr>
          <w:rFonts w:ascii="Arial" w:hAnsi="Arial" w:cs="Arial"/>
          <w:b/>
          <w:bCs/>
          <w:sz w:val="22"/>
          <w:szCs w:val="22"/>
        </w:rPr>
        <w:t>Table 2</w:t>
      </w:r>
      <w:r>
        <w:rPr>
          <w:rFonts w:ascii="Arial" w:hAnsi="Arial" w:cs="Arial"/>
          <w:sz w:val="22"/>
          <w:szCs w:val="22"/>
        </w:rPr>
        <w:t xml:space="preserve">). </w:t>
      </w:r>
      <w:r w:rsidR="005B4B3B">
        <w:rPr>
          <w:rFonts w:ascii="Arial" w:hAnsi="Arial" w:cs="Arial"/>
          <w:sz w:val="22"/>
          <w:szCs w:val="22"/>
        </w:rPr>
        <w:t xml:space="preserve">The protein encoded on RNA 3 has no known function and no apparent sequence or structural similarity to other proteins with known function. </w:t>
      </w:r>
      <w:r>
        <w:rPr>
          <w:rFonts w:ascii="Arial" w:hAnsi="Arial" w:cs="Arial"/>
          <w:sz w:val="22"/>
          <w:szCs w:val="22"/>
        </w:rPr>
        <w:t xml:space="preserve">The higher number of diversifying </w:t>
      </w:r>
      <w:del w:id="522" w:author="Stenglein,Mark" w:date="2025-05-16T16:00:00Z" w16du:dateUtc="2025-05-16T22:00:00Z">
        <w:r w:rsidDel="005B4B3B">
          <w:rPr>
            <w:rFonts w:ascii="Arial" w:hAnsi="Arial" w:cs="Arial"/>
            <w:sz w:val="22"/>
            <w:szCs w:val="22"/>
          </w:rPr>
          <w:delText xml:space="preserve">selection </w:delText>
        </w:r>
      </w:del>
      <w:r>
        <w:rPr>
          <w:rFonts w:ascii="Arial" w:hAnsi="Arial" w:cs="Arial"/>
          <w:sz w:val="22"/>
          <w:szCs w:val="22"/>
        </w:rPr>
        <w:t xml:space="preserve">sites in RNA 3 </w:t>
      </w:r>
      <w:r w:rsidR="005B4B3B">
        <w:rPr>
          <w:rFonts w:ascii="Arial" w:hAnsi="Arial" w:cs="Arial"/>
          <w:sz w:val="22"/>
          <w:szCs w:val="22"/>
        </w:rPr>
        <w:t xml:space="preserve">may reflect a role in </w:t>
      </w:r>
      <w:r w:rsidR="005246B1">
        <w:rPr>
          <w:rFonts w:ascii="Arial" w:hAnsi="Arial" w:cs="Arial"/>
          <w:sz w:val="22"/>
          <w:szCs w:val="22"/>
        </w:rPr>
        <w:t>host immune modu</w:t>
      </w:r>
      <w:r w:rsidR="005B4B3B">
        <w:rPr>
          <w:rFonts w:ascii="Arial" w:hAnsi="Arial" w:cs="Arial"/>
          <w:sz w:val="22"/>
          <w:szCs w:val="22"/>
        </w:rPr>
        <w:t>la</w:t>
      </w:r>
      <w:r w:rsidR="005246B1">
        <w:rPr>
          <w:rFonts w:ascii="Arial" w:hAnsi="Arial" w:cs="Arial"/>
          <w:sz w:val="22"/>
          <w:szCs w:val="22"/>
        </w:rPr>
        <w:t>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3A14BB" w:rsidRPr="003A14BB">
            <w:rPr>
              <w:rFonts w:ascii="Arial" w:hAnsi="Arial" w:cs="Arial"/>
              <w:color w:val="000000"/>
              <w:sz w:val="22"/>
              <w:szCs w:val="22"/>
              <w:vertAlign w:val="superscript"/>
            </w:rPr>
            <w:t>24,25</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3BF32204"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 xml:space="preserve">Our RT-qPCR data suggested that there </w:t>
      </w:r>
      <w:proofErr w:type="gramStart"/>
      <w:r w:rsidR="00116549">
        <w:rPr>
          <w:rFonts w:ascii="Arial" w:hAnsi="Arial" w:cs="Arial"/>
          <w:sz w:val="22"/>
          <w:szCs w:val="22"/>
        </w:rPr>
        <w:t>were</w:t>
      </w:r>
      <w:proofErr w:type="gramEnd"/>
      <w:r w:rsidR="00116549">
        <w:rPr>
          <w:rFonts w:ascii="Arial" w:hAnsi="Arial" w:cs="Arial"/>
          <w:sz w:val="22"/>
          <w:szCs w:val="22"/>
        </w:rPr>
        <w:t xml:space="preserve"> low and high </w:t>
      </w:r>
      <w:r w:rsidR="005B4B3B">
        <w:rPr>
          <w:rFonts w:ascii="Arial" w:hAnsi="Arial" w:cs="Arial"/>
          <w:sz w:val="22"/>
          <w:szCs w:val="22"/>
        </w:rPr>
        <w:t xml:space="preserve">galbut virus </w:t>
      </w:r>
      <w:r w:rsidR="00116549">
        <w:rPr>
          <w:rFonts w:ascii="Arial" w:hAnsi="Arial" w:cs="Arial"/>
          <w:sz w:val="22"/>
          <w:szCs w:val="22"/>
        </w:rPr>
        <w:t xml:space="preserve">infection phenotypes. When we investigated this with the sequencing data, we saw that </w:t>
      </w:r>
      <w:del w:id="523" w:author="Keene-Snickers,Lexi" w:date="2025-05-19T15:49:00Z" w16du:dateUtc="2025-05-19T21:49:00Z">
        <w:r w:rsidR="00116549" w:rsidDel="001B34D8">
          <w:rPr>
            <w:rFonts w:ascii="Arial" w:hAnsi="Arial" w:cs="Arial"/>
            <w:sz w:val="22"/>
            <w:szCs w:val="22"/>
          </w:rPr>
          <w:delText xml:space="preserve">genotype </w:delText>
        </w:r>
      </w:del>
      <w:proofErr w:type="spellStart"/>
      <w:ins w:id="524" w:author="Keene-Snickers,Lexi" w:date="2025-05-19T15:49:00Z" w16du:dateUtc="2025-05-19T21:49:00Z">
        <w:r w:rsidR="001B34D8">
          <w:rPr>
            <w:rFonts w:ascii="Arial" w:hAnsi="Arial" w:cs="Arial"/>
            <w:sz w:val="22"/>
            <w:szCs w:val="22"/>
          </w:rPr>
          <w:t>mel</w:t>
        </w:r>
      </w:ins>
      <w:r w:rsidR="00116549">
        <w:rPr>
          <w:rFonts w:ascii="Arial" w:hAnsi="Arial" w:cs="Arial"/>
          <w:sz w:val="22"/>
          <w:szCs w:val="22"/>
        </w:rPr>
        <w:t>A</w:t>
      </w:r>
      <w:proofErr w:type="spellEnd"/>
      <w:r w:rsidR="00116549">
        <w:rPr>
          <w:rFonts w:ascii="Arial" w:hAnsi="Arial" w:cs="Arial"/>
          <w:sz w:val="22"/>
          <w:szCs w:val="22"/>
        </w:rPr>
        <w:t xml:space="preserve"> infections did replicate to higher levels </w:t>
      </w:r>
      <w:r w:rsidR="005B4B3B">
        <w:rPr>
          <w:rFonts w:ascii="Arial" w:hAnsi="Arial" w:cs="Arial"/>
          <w:sz w:val="22"/>
          <w:szCs w:val="22"/>
        </w:rPr>
        <w:t>tha</w:t>
      </w:r>
      <w:ins w:id="525" w:author="Keene-Snickers,Lexi" w:date="2025-05-19T15:49:00Z" w16du:dateUtc="2025-05-19T21:49:00Z">
        <w:r w:rsidR="001B34D8">
          <w:rPr>
            <w:rFonts w:ascii="Arial" w:hAnsi="Arial" w:cs="Arial"/>
            <w:sz w:val="22"/>
            <w:szCs w:val="22"/>
          </w:rPr>
          <w:t xml:space="preserve">n </w:t>
        </w:r>
      </w:ins>
      <w:del w:id="526" w:author="Keene-Snickers,Lexi" w:date="2025-05-19T15:49:00Z" w16du:dateUtc="2025-05-19T21:49:00Z">
        <w:r w:rsidR="005B4B3B" w:rsidDel="001B34D8">
          <w:rPr>
            <w:rFonts w:ascii="Arial" w:hAnsi="Arial" w:cs="Arial"/>
            <w:sz w:val="22"/>
            <w:szCs w:val="22"/>
          </w:rPr>
          <w:delText>t</w:delText>
        </w:r>
      </w:del>
      <w:proofErr w:type="spellStart"/>
      <w:ins w:id="527" w:author="Keene-Snickers,Lexi" w:date="2025-05-19T15:49:00Z" w16du:dateUtc="2025-05-19T21:49:00Z">
        <w:r w:rsidR="001B34D8">
          <w:rPr>
            <w:rFonts w:ascii="Arial" w:hAnsi="Arial" w:cs="Arial"/>
            <w:sz w:val="22"/>
            <w:szCs w:val="22"/>
          </w:rPr>
          <w:t>mel</w:t>
        </w:r>
      </w:ins>
      <w:del w:id="528" w:author="Keene-Snickers,Lexi" w:date="2025-05-19T15:49:00Z" w16du:dateUtc="2025-05-19T21:49:00Z">
        <w:r w:rsidR="005B4B3B" w:rsidDel="001B34D8">
          <w:rPr>
            <w:rFonts w:ascii="Arial" w:hAnsi="Arial" w:cs="Arial"/>
            <w:sz w:val="22"/>
            <w:szCs w:val="22"/>
          </w:rPr>
          <w:delText xml:space="preserve"> genotype </w:delText>
        </w:r>
      </w:del>
      <w:r w:rsidR="005B4B3B">
        <w:rPr>
          <w:rFonts w:ascii="Arial" w:hAnsi="Arial" w:cs="Arial"/>
          <w:sz w:val="22"/>
          <w:szCs w:val="22"/>
        </w:rPr>
        <w:t>B</w:t>
      </w:r>
      <w:proofErr w:type="spellEnd"/>
      <w:r w:rsidR="005B4B3B">
        <w:rPr>
          <w:rFonts w:ascii="Arial" w:hAnsi="Arial" w:cs="Arial"/>
          <w:sz w:val="22"/>
          <w:szCs w:val="22"/>
        </w:rPr>
        <w:t xml:space="preserve"> infections, </w:t>
      </w:r>
      <w:r w:rsidR="00116549">
        <w:rPr>
          <w:rFonts w:ascii="Arial" w:hAnsi="Arial" w:cs="Arial"/>
          <w:sz w:val="22"/>
          <w:szCs w:val="22"/>
        </w:rPr>
        <w:t xml:space="preserve">but that there were </w:t>
      </w:r>
      <w:del w:id="529" w:author="Keene-Snickers,Lexi" w:date="2025-05-19T15:50:00Z" w16du:dateUtc="2025-05-19T21:50:00Z">
        <w:r w:rsidR="00116549" w:rsidDel="001B34D8">
          <w:rPr>
            <w:rFonts w:ascii="Arial" w:hAnsi="Arial" w:cs="Arial"/>
            <w:sz w:val="22"/>
            <w:szCs w:val="22"/>
          </w:rPr>
          <w:delText xml:space="preserve">genotype </w:delText>
        </w:r>
      </w:del>
      <w:proofErr w:type="spellStart"/>
      <w:ins w:id="530" w:author="Keene-Snickers,Lexi" w:date="2025-05-19T15:50:00Z" w16du:dateUtc="2025-05-19T21:50:00Z">
        <w:r w:rsidR="001B34D8">
          <w:rPr>
            <w:rFonts w:ascii="Arial" w:hAnsi="Arial" w:cs="Arial"/>
            <w:sz w:val="22"/>
            <w:szCs w:val="22"/>
          </w:rPr>
          <w:t>mel</w:t>
        </w:r>
      </w:ins>
      <w:r w:rsidR="00116549">
        <w:rPr>
          <w:rFonts w:ascii="Arial" w:hAnsi="Arial" w:cs="Arial"/>
          <w:sz w:val="22"/>
          <w:szCs w:val="22"/>
        </w:rPr>
        <w:t>A</w:t>
      </w:r>
      <w:proofErr w:type="spellEnd"/>
      <w:r w:rsidR="00116549">
        <w:rPr>
          <w:rFonts w:ascii="Arial" w:hAnsi="Arial" w:cs="Arial"/>
          <w:sz w:val="22"/>
          <w:szCs w:val="22"/>
        </w:rPr>
        <w:t xml:space="preserve">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xml:space="preserve">). </w:t>
      </w:r>
      <w:commentRangeStart w:id="531"/>
      <w:r w:rsidR="00DB6E6D">
        <w:rPr>
          <w:rFonts w:ascii="Arial" w:hAnsi="Arial" w:cs="Arial"/>
          <w:sz w:val="22"/>
          <w:szCs w:val="22"/>
        </w:rPr>
        <w:t xml:space="preserve">Investigation </w:t>
      </w:r>
      <w:commentRangeEnd w:id="531"/>
      <w:r w:rsidR="005B4B3B">
        <w:rPr>
          <w:rStyle w:val="CommentReference"/>
        </w:rPr>
        <w:commentReference w:id="531"/>
      </w:r>
      <w:r w:rsidR="00DB6E6D">
        <w:rPr>
          <w:rFonts w:ascii="Arial" w:hAnsi="Arial" w:cs="Arial"/>
          <w:sz w:val="22"/>
          <w:szCs w:val="22"/>
        </w:rPr>
        <w:t>into these low</w:t>
      </w:r>
      <w:r w:rsidR="006264D3">
        <w:rPr>
          <w:rFonts w:ascii="Arial" w:hAnsi="Arial" w:cs="Arial"/>
          <w:sz w:val="22"/>
          <w:szCs w:val="22"/>
        </w:rPr>
        <w:t>-</w:t>
      </w:r>
      <w:r w:rsidR="00DB6E6D">
        <w:rPr>
          <w:rFonts w:ascii="Arial" w:hAnsi="Arial" w:cs="Arial"/>
          <w:sz w:val="22"/>
          <w:szCs w:val="22"/>
        </w:rPr>
        <w:t xml:space="preserve">level infections did not reveal any easily defined characteristics that could explain this phenotype. </w:t>
      </w:r>
      <w:r w:rsidR="00116549">
        <w:rPr>
          <w:rFonts w:ascii="Arial" w:hAnsi="Arial" w:cs="Arial"/>
          <w:sz w:val="22"/>
          <w:szCs w:val="22"/>
        </w:rPr>
        <w:t xml:space="preserve">When we </w:t>
      </w:r>
      <w:del w:id="532" w:author="Stenglein,Mark" w:date="2025-05-16T16:03:00Z" w16du:dateUtc="2025-05-16T22:03:00Z">
        <w:r w:rsidR="00DB6E6D" w:rsidDel="005B4B3B">
          <w:rPr>
            <w:rFonts w:ascii="Arial" w:hAnsi="Arial" w:cs="Arial"/>
            <w:sz w:val="22"/>
            <w:szCs w:val="22"/>
          </w:rPr>
          <w:delText xml:space="preserve">specifically </w:delText>
        </w:r>
      </w:del>
      <w:r w:rsidR="00116549">
        <w:rPr>
          <w:rFonts w:ascii="Arial" w:hAnsi="Arial" w:cs="Arial"/>
          <w:sz w:val="22"/>
          <w:szCs w:val="22"/>
        </w:rPr>
        <w:t>asked whether cha</w:t>
      </w:r>
      <w:r w:rsidR="00DB6E6D">
        <w:rPr>
          <w:rFonts w:ascii="Arial" w:hAnsi="Arial" w:cs="Arial"/>
          <w:sz w:val="22"/>
          <w:szCs w:val="22"/>
        </w:rPr>
        <w:t>q</w:t>
      </w:r>
      <w:r w:rsidR="00116549">
        <w:rPr>
          <w:rFonts w:ascii="Arial" w:hAnsi="Arial" w:cs="Arial"/>
          <w:sz w:val="22"/>
          <w:szCs w:val="22"/>
        </w:rPr>
        <w:t xml:space="preserve"> virus infection could explain the low- and high- infection levels in </w:t>
      </w:r>
      <w:del w:id="533" w:author="Keene-Snickers,Lexi" w:date="2025-05-19T15:50:00Z" w16du:dateUtc="2025-05-19T21:50:00Z">
        <w:r w:rsidR="00116549" w:rsidDel="001B34D8">
          <w:rPr>
            <w:rFonts w:ascii="Arial" w:hAnsi="Arial" w:cs="Arial"/>
            <w:sz w:val="22"/>
            <w:szCs w:val="22"/>
          </w:rPr>
          <w:delText xml:space="preserve">genotype </w:delText>
        </w:r>
      </w:del>
      <w:proofErr w:type="spellStart"/>
      <w:ins w:id="534" w:author="Keene-Snickers,Lexi" w:date="2025-05-19T15:50:00Z" w16du:dateUtc="2025-05-19T21:50:00Z">
        <w:r w:rsidR="001B34D8">
          <w:rPr>
            <w:rFonts w:ascii="Arial" w:hAnsi="Arial" w:cs="Arial"/>
            <w:sz w:val="22"/>
            <w:szCs w:val="22"/>
          </w:rPr>
          <w:t>mel</w:t>
        </w:r>
      </w:ins>
      <w:r w:rsidR="00116549">
        <w:rPr>
          <w:rFonts w:ascii="Arial" w:hAnsi="Arial" w:cs="Arial"/>
          <w:sz w:val="22"/>
          <w:szCs w:val="22"/>
        </w:rPr>
        <w:t>A</w:t>
      </w:r>
      <w:proofErr w:type="spellEnd"/>
      <w:ins w:id="535" w:author="Keene-Snickers,Lexi" w:date="2025-05-19T15:50:00Z" w16du:dateUtc="2025-05-19T21:50:00Z">
        <w:r w:rsidR="001B34D8">
          <w:rPr>
            <w:rFonts w:ascii="Arial" w:hAnsi="Arial" w:cs="Arial"/>
            <w:sz w:val="22"/>
            <w:szCs w:val="22"/>
          </w:rPr>
          <w:t>,</w:t>
        </w:r>
      </w:ins>
      <w:r w:rsidR="00116549">
        <w:rPr>
          <w:rFonts w:ascii="Arial" w:hAnsi="Arial" w:cs="Arial"/>
          <w:sz w:val="22"/>
          <w:szCs w:val="22"/>
        </w:rPr>
        <w:t xml:space="preserve"> we found that chaq virus presence did not impact</w:t>
      </w:r>
      <w:r w:rsidR="005B4B3B">
        <w:rPr>
          <w:rFonts w:ascii="Arial" w:hAnsi="Arial" w:cs="Arial"/>
          <w:sz w:val="22"/>
          <w:szCs w:val="22"/>
        </w:rPr>
        <w:t xml:space="preserve"> average</w:t>
      </w:r>
      <w:r w:rsidR="00116549">
        <w:rPr>
          <w:rFonts w:ascii="Arial" w:hAnsi="Arial" w:cs="Arial"/>
          <w:sz w:val="22"/>
          <w:szCs w:val="22"/>
        </w:rPr>
        <w:t xml:space="preserve"> galbut virus </w:t>
      </w:r>
      <w:r w:rsidR="005B4B3B">
        <w:rPr>
          <w:rFonts w:ascii="Arial" w:hAnsi="Arial" w:cs="Arial"/>
          <w:sz w:val="22"/>
          <w:szCs w:val="22"/>
        </w:rPr>
        <w:t xml:space="preserve">RNA </w:t>
      </w:r>
      <w:r w:rsidR="00116549">
        <w:rPr>
          <w:rFonts w:ascii="Arial" w:hAnsi="Arial" w:cs="Arial"/>
          <w:sz w:val="22"/>
          <w:szCs w:val="22"/>
        </w:rPr>
        <w:t>level</w:t>
      </w:r>
      <w:r w:rsidR="005B4B3B">
        <w:rPr>
          <w:rFonts w:ascii="Arial" w:hAnsi="Arial" w:cs="Arial"/>
          <w:sz w:val="22"/>
          <w:szCs w:val="22"/>
        </w:rPr>
        <w:t>s</w:t>
      </w:r>
      <w:r w:rsidR="00116549">
        <w:rPr>
          <w:rFonts w:ascii="Arial" w:hAnsi="Arial" w:cs="Arial"/>
          <w:sz w:val="22"/>
          <w:szCs w:val="22"/>
        </w:rPr>
        <w:t xml:space="preserve"> (</w:t>
      </w:r>
      <w:r w:rsidR="00116549" w:rsidRPr="00E97611">
        <w:rPr>
          <w:rFonts w:ascii="Arial" w:hAnsi="Arial" w:cs="Arial"/>
          <w:b/>
          <w:bCs/>
          <w:sz w:val="22"/>
          <w:szCs w:val="22"/>
        </w:rPr>
        <w:t>Fig. 9B</w:t>
      </w:r>
      <w:r w:rsidR="00116549">
        <w:rPr>
          <w:rFonts w:ascii="Arial" w:hAnsi="Arial" w:cs="Arial"/>
          <w:sz w:val="22"/>
          <w:szCs w:val="22"/>
        </w:rPr>
        <w:t xml:space="preserve">). </w:t>
      </w:r>
      <w:r w:rsidR="00DB6E6D">
        <w:rPr>
          <w:rFonts w:ascii="Arial" w:hAnsi="Arial" w:cs="Arial"/>
          <w:sz w:val="22"/>
          <w:szCs w:val="22"/>
        </w:rPr>
        <w:t xml:space="preserve">All </w:t>
      </w:r>
      <w:del w:id="536" w:author="Keene-Snickers,Lexi" w:date="2025-05-19T15:50:00Z" w16du:dateUtc="2025-05-19T21:50:00Z">
        <w:r w:rsidR="00DB6E6D" w:rsidDel="001B34D8">
          <w:rPr>
            <w:rFonts w:ascii="Arial" w:hAnsi="Arial" w:cs="Arial"/>
            <w:sz w:val="22"/>
            <w:szCs w:val="22"/>
          </w:rPr>
          <w:delText xml:space="preserve">clade </w:delText>
        </w:r>
      </w:del>
      <w:proofErr w:type="spellStart"/>
      <w:ins w:id="537" w:author="Keene-Snickers,Lexi" w:date="2025-05-19T15:50:00Z" w16du:dateUtc="2025-05-19T21:50:00Z">
        <w:r w:rsidR="001B34D8">
          <w:rPr>
            <w:rFonts w:ascii="Arial" w:hAnsi="Arial" w:cs="Arial"/>
            <w:sz w:val="22"/>
            <w:szCs w:val="22"/>
          </w:rPr>
          <w:t>mel</w:t>
        </w:r>
      </w:ins>
      <w:r w:rsidR="00DB6E6D">
        <w:rPr>
          <w:rFonts w:ascii="Arial" w:hAnsi="Arial" w:cs="Arial"/>
          <w:sz w:val="22"/>
          <w:szCs w:val="22"/>
        </w:rPr>
        <w:t>A</w:t>
      </w:r>
      <w:proofErr w:type="spellEnd"/>
      <w:r w:rsidR="00DB6E6D">
        <w:rPr>
          <w:rFonts w:ascii="Arial" w:hAnsi="Arial" w:cs="Arial"/>
          <w:sz w:val="22"/>
          <w:szCs w:val="22"/>
        </w:rPr>
        <w:t xml:space="preserve"> samples that did not have chaq virus exhibited a mid-level infection phenotype similar to </w:t>
      </w:r>
      <w:del w:id="538" w:author="Keene-Snickers,Lexi" w:date="2025-05-19T15:50:00Z" w16du:dateUtc="2025-05-19T21:50:00Z">
        <w:r w:rsidR="00DB6E6D" w:rsidDel="001B34D8">
          <w:rPr>
            <w:rFonts w:ascii="Arial" w:hAnsi="Arial" w:cs="Arial"/>
            <w:sz w:val="22"/>
            <w:szCs w:val="22"/>
          </w:rPr>
          <w:delText xml:space="preserve">clade </w:delText>
        </w:r>
      </w:del>
      <w:proofErr w:type="spellStart"/>
      <w:ins w:id="539" w:author="Keene-Snickers,Lexi" w:date="2025-05-19T15:50:00Z" w16du:dateUtc="2025-05-19T21:50:00Z">
        <w:r w:rsidR="001B34D8">
          <w:rPr>
            <w:rFonts w:ascii="Arial" w:hAnsi="Arial" w:cs="Arial"/>
            <w:sz w:val="22"/>
            <w:szCs w:val="22"/>
          </w:rPr>
          <w:t>mel</w:t>
        </w:r>
      </w:ins>
      <w:r w:rsidR="00DB6E6D">
        <w:rPr>
          <w:rFonts w:ascii="Arial" w:hAnsi="Arial" w:cs="Arial"/>
          <w:sz w:val="22"/>
          <w:szCs w:val="22"/>
        </w:rPr>
        <w:t>B</w:t>
      </w:r>
      <w:proofErr w:type="spellEnd"/>
      <w:r w:rsidR="00DB6E6D">
        <w:rPr>
          <w:rFonts w:ascii="Arial" w:hAnsi="Arial" w:cs="Arial"/>
          <w:sz w:val="22"/>
          <w:szCs w:val="22"/>
        </w:rPr>
        <w:t xml:space="preserve"> infection levels. </w:t>
      </w:r>
      <w:commentRangeStart w:id="540"/>
      <w:r w:rsidR="00A46342">
        <w:rPr>
          <w:rFonts w:ascii="Arial" w:hAnsi="Arial" w:cs="Arial"/>
          <w:sz w:val="22"/>
          <w:szCs w:val="22"/>
        </w:rPr>
        <w:t>Perhaps chaq virus is a satellite virus that plays a role in modulating infection levels of galbut virus</w:t>
      </w:r>
      <w:commentRangeEnd w:id="540"/>
      <w:r w:rsidR="005B4B3B">
        <w:rPr>
          <w:rStyle w:val="CommentReference"/>
        </w:rPr>
        <w:commentReference w:id="540"/>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48701196"/>
          <w:placeholder>
            <w:docPart w:val="DefaultPlaceholder_-1854013440"/>
          </w:placeholder>
        </w:sdtPr>
        <w:sdtContent>
          <w:r w:rsidR="003A14BB" w:rsidRPr="003A14BB">
            <w:rPr>
              <w:rFonts w:ascii="Arial" w:hAnsi="Arial" w:cs="Arial"/>
              <w:color w:val="000000"/>
              <w:sz w:val="22"/>
              <w:szCs w:val="22"/>
              <w:vertAlign w:val="superscript"/>
            </w:rPr>
            <w:t>26,27</w:t>
          </w:r>
        </w:sdtContent>
      </w:sdt>
      <w:r w:rsidR="00A46342">
        <w:rPr>
          <w:rFonts w:ascii="Arial" w:hAnsi="Arial" w:cs="Arial"/>
          <w:sz w:val="22"/>
          <w:szCs w:val="22"/>
        </w:rPr>
        <w:t>.</w:t>
      </w:r>
    </w:p>
    <w:p w14:paraId="02EAE11B" w14:textId="77777777" w:rsidR="009F08D9" w:rsidRDefault="009F08D9" w:rsidP="00081385">
      <w:pPr>
        <w:spacing w:line="360" w:lineRule="auto"/>
        <w:rPr>
          <w:rFonts w:ascii="Arial" w:hAnsi="Arial" w:cs="Arial"/>
          <w:sz w:val="22"/>
          <w:szCs w:val="22"/>
        </w:rPr>
      </w:pPr>
    </w:p>
    <w:p w14:paraId="6A9E592A" w14:textId="1B436E91"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generally </w:t>
      </w:r>
      <w:commentRangeStart w:id="541"/>
      <w:r w:rsidR="00505B29">
        <w:rPr>
          <w:rFonts w:ascii="Arial" w:hAnsi="Arial" w:cs="Arial"/>
          <w:sz w:val="22"/>
          <w:szCs w:val="22"/>
        </w:rPr>
        <w:t>based on segment</w:t>
      </w:r>
      <w:commentRangeEnd w:id="541"/>
      <w:r w:rsidR="005B4B3B">
        <w:rPr>
          <w:rStyle w:val="CommentReference"/>
        </w:rPr>
        <w:commentReference w:id="541"/>
      </w:r>
      <w:r w:rsidR="00505B29">
        <w:rPr>
          <w:rFonts w:ascii="Arial" w:hAnsi="Arial" w:cs="Arial"/>
          <w:sz w:val="22"/>
          <w:szCs w:val="22"/>
        </w:rPr>
        <w:t xml:space="preserve">. RNA 3 was the most common segment to be present as more than one distinct </w:t>
      </w:r>
      <w:r w:rsidR="005B4B3B">
        <w:rPr>
          <w:rFonts w:ascii="Arial" w:hAnsi="Arial" w:cs="Arial"/>
          <w:sz w:val="22"/>
          <w:szCs w:val="22"/>
        </w:rPr>
        <w:t>genotype</w:t>
      </w:r>
      <w:r w:rsidR="00505B29">
        <w:rPr>
          <w:rFonts w:ascii="Arial" w:hAnsi="Arial" w:cs="Arial"/>
          <w:sz w:val="22"/>
          <w:szCs w:val="22"/>
        </w:rPr>
        <w:t xml:space="preserve">. </w:t>
      </w:r>
      <w:del w:id="542" w:author="Stenglein,Mark" w:date="2025-05-16T16:05:00Z" w16du:dateUtc="2025-05-16T22:05:00Z">
        <w:r w:rsidR="009757C3" w:rsidDel="0075169D">
          <w:rPr>
            <w:rFonts w:ascii="Arial" w:hAnsi="Arial" w:cs="Arial"/>
            <w:sz w:val="22"/>
            <w:szCs w:val="22"/>
          </w:rPr>
          <w:delText>I</w:delText>
        </w:r>
        <w:r w:rsidR="00505B29" w:rsidDel="0075169D">
          <w:rPr>
            <w:rFonts w:ascii="Arial" w:hAnsi="Arial" w:cs="Arial"/>
            <w:sz w:val="22"/>
            <w:szCs w:val="22"/>
          </w:rPr>
          <w:delText xml:space="preserve">t is possible the </w:delText>
        </w:r>
        <w:r w:rsidR="00826870" w:rsidDel="0075169D">
          <w:rPr>
            <w:rFonts w:ascii="Arial" w:hAnsi="Arial" w:cs="Arial"/>
            <w:sz w:val="22"/>
            <w:szCs w:val="22"/>
          </w:rPr>
          <w:delText xml:space="preserve">maintaining multiple </w:delText>
        </w:r>
        <w:r w:rsidR="00505B29" w:rsidDel="0075169D">
          <w:rPr>
            <w:rFonts w:ascii="Arial" w:hAnsi="Arial" w:cs="Arial"/>
            <w:sz w:val="22"/>
            <w:szCs w:val="22"/>
          </w:rPr>
          <w:delText xml:space="preserve">RNA 3 </w:delText>
        </w:r>
        <w:r w:rsidR="00826870" w:rsidDel="0075169D">
          <w:rPr>
            <w:rFonts w:ascii="Arial" w:hAnsi="Arial" w:cs="Arial"/>
            <w:sz w:val="22"/>
            <w:szCs w:val="22"/>
          </w:rPr>
          <w:delText xml:space="preserve">genotypes in a single infection </w:delText>
        </w:r>
        <w:r w:rsidR="0043081D" w:rsidDel="0075169D">
          <w:rPr>
            <w:rFonts w:ascii="Arial" w:hAnsi="Arial" w:cs="Arial"/>
            <w:sz w:val="22"/>
            <w:szCs w:val="22"/>
          </w:rPr>
          <w:delText>confers some kind of advantage, perhaps related to counteracting immune factors. Alternatively, molecular details of how the different RNA segments are replicated or transmitted may contribute to preferential persistence of RNA</w:delText>
        </w:r>
      </w:del>
      <w:del w:id="543" w:author="Stenglein,Mark" w:date="2025-05-16T16:04:00Z" w16du:dateUtc="2025-05-16T22:04:00Z">
        <w:r w:rsidR="0043081D" w:rsidDel="005B4B3B">
          <w:rPr>
            <w:rFonts w:ascii="Arial" w:hAnsi="Arial" w:cs="Arial"/>
            <w:sz w:val="22"/>
            <w:szCs w:val="22"/>
          </w:rPr>
          <w:delText xml:space="preserve"> 3</w:delText>
        </w:r>
      </w:del>
      <w:del w:id="544" w:author="Stenglein,Mark" w:date="2025-05-16T16:05:00Z" w16du:dateUtc="2025-05-16T22:05:00Z">
        <w:r w:rsidR="009757C3" w:rsidDel="0075169D">
          <w:rPr>
            <w:rFonts w:ascii="Arial" w:hAnsi="Arial" w:cs="Arial"/>
            <w:sz w:val="22"/>
            <w:szCs w:val="22"/>
          </w:rPr>
          <w:delText xml:space="preserve">. </w:delText>
        </w:r>
      </w:del>
      <w:r w:rsidR="00505B29">
        <w:rPr>
          <w:rFonts w:ascii="Arial" w:hAnsi="Arial" w:cs="Arial"/>
          <w:sz w:val="22"/>
          <w:szCs w:val="22"/>
        </w:rPr>
        <w:t>RNA 2 and chaq virus were the next most common</w:t>
      </w:r>
      <w:r w:rsidR="005B4B3B">
        <w:rPr>
          <w:rFonts w:ascii="Arial" w:hAnsi="Arial" w:cs="Arial"/>
          <w:sz w:val="22"/>
          <w:szCs w:val="22"/>
        </w:rPr>
        <w:t xml:space="preserve"> co-infecting segment</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 xml:space="preserve">Fig. </w:t>
      </w:r>
      <w:ins w:id="545" w:author="Keene-Snickers,Lexi" w:date="2025-05-21T14:50:00Z" w16du:dateUtc="2025-05-21T20:50:00Z">
        <w:r w:rsidR="00674D4C">
          <w:rPr>
            <w:rFonts w:ascii="Arial" w:hAnsi="Arial" w:cs="Arial"/>
            <w:b/>
            <w:bCs/>
            <w:sz w:val="22"/>
            <w:szCs w:val="22"/>
          </w:rPr>
          <w:t>7</w:t>
        </w:r>
      </w:ins>
      <w:del w:id="546" w:author="Keene-Snickers,Lexi" w:date="2025-05-21T14:50:00Z" w16du:dateUtc="2025-05-21T20:50:00Z">
        <w:r w:rsidR="001055B7" w:rsidRPr="001055B7" w:rsidDel="00674D4C">
          <w:rPr>
            <w:rFonts w:ascii="Arial" w:hAnsi="Arial" w:cs="Arial"/>
            <w:b/>
            <w:bCs/>
            <w:sz w:val="22"/>
            <w:szCs w:val="22"/>
          </w:rPr>
          <w:delText>3</w:delText>
        </w:r>
      </w:del>
      <w:r w:rsidR="001055B7">
        <w:rPr>
          <w:rFonts w:ascii="Arial" w:hAnsi="Arial" w:cs="Arial"/>
          <w:sz w:val="22"/>
          <w:szCs w:val="22"/>
        </w:rPr>
        <w:t>)</w:t>
      </w:r>
      <w:r w:rsidRPr="00081385">
        <w:rPr>
          <w:rFonts w:ascii="Arial" w:hAnsi="Arial" w:cs="Arial"/>
          <w:sz w:val="22"/>
          <w:szCs w:val="22"/>
        </w:rPr>
        <w:t xml:space="preserve">. </w:t>
      </w:r>
      <w:r w:rsidR="0075169D">
        <w:rPr>
          <w:rFonts w:ascii="Arial" w:hAnsi="Arial" w:cs="Arial"/>
          <w:sz w:val="22"/>
          <w:szCs w:val="22"/>
        </w:rPr>
        <w:t>It is possible th</w:t>
      </w:r>
      <w:ins w:id="547" w:author="Keene-Snickers,Lexi" w:date="2025-05-19T15:51:00Z" w16du:dateUtc="2025-05-19T21:51:00Z">
        <w:r w:rsidR="001B34D8">
          <w:rPr>
            <w:rFonts w:ascii="Arial" w:hAnsi="Arial" w:cs="Arial"/>
            <w:sz w:val="22"/>
            <w:szCs w:val="22"/>
          </w:rPr>
          <w:t>at</w:t>
        </w:r>
      </w:ins>
      <w:del w:id="548" w:author="Keene-Snickers,Lexi" w:date="2025-05-19T15:51:00Z" w16du:dateUtc="2025-05-19T21:51:00Z">
        <w:r w:rsidR="0075169D" w:rsidDel="001B34D8">
          <w:rPr>
            <w:rFonts w:ascii="Arial" w:hAnsi="Arial" w:cs="Arial"/>
            <w:sz w:val="22"/>
            <w:szCs w:val="22"/>
          </w:rPr>
          <w:delText>e</w:delText>
        </w:r>
      </w:del>
      <w:r w:rsidR="0075169D">
        <w:rPr>
          <w:rFonts w:ascii="Arial" w:hAnsi="Arial" w:cs="Arial"/>
          <w:sz w:val="22"/>
          <w:szCs w:val="22"/>
        </w:rPr>
        <w:t xml:space="preserve"> maintaining multiple RNA 3 genotypes in a single infection confers some kind of advantage, perhaps related to counteracting immune factors. Alternatively, molecular details of how the different RNA segments are replicated or transmitted may contribute to preferential persistence of </w:t>
      </w:r>
      <w:commentRangeStart w:id="549"/>
      <w:r w:rsidR="0075169D">
        <w:rPr>
          <w:rFonts w:ascii="Arial" w:hAnsi="Arial" w:cs="Arial"/>
          <w:sz w:val="22"/>
          <w:szCs w:val="22"/>
        </w:rPr>
        <w:t>RNAs</w:t>
      </w:r>
      <w:commentRangeEnd w:id="549"/>
      <w:r w:rsidR="00716DC4">
        <w:rPr>
          <w:rStyle w:val="CommentReference"/>
        </w:rPr>
        <w:commentReference w:id="549"/>
      </w:r>
      <w:r w:rsidR="0075169D">
        <w:rPr>
          <w:rFonts w:ascii="Arial" w:hAnsi="Arial" w:cs="Arial"/>
          <w:sz w:val="22"/>
          <w:szCs w:val="22"/>
        </w:rPr>
        <w:t>.</w:t>
      </w:r>
      <w:ins w:id="550" w:author="Keene-Snickers,Lexi" w:date="2025-05-19T15:52:00Z" w16du:dateUtc="2025-05-19T21:52:00Z">
        <w:r w:rsidR="001B34D8">
          <w:rPr>
            <w:rFonts w:ascii="Arial" w:hAnsi="Arial" w:cs="Arial"/>
            <w:sz w:val="22"/>
            <w:szCs w:val="22"/>
          </w:rPr>
          <w:t xml:space="preserve"> The low diversity of RNA 1 and 2 could have also made it difficult to identify multiples of these segments. It is possible that the sequen</w:t>
        </w:r>
      </w:ins>
      <w:ins w:id="551" w:author="Keene-Snickers,Lexi" w:date="2025-05-19T15:53:00Z" w16du:dateUtc="2025-05-19T21:53:00Z">
        <w:r w:rsidR="001B34D8">
          <w:rPr>
            <w:rFonts w:ascii="Arial" w:hAnsi="Arial" w:cs="Arial"/>
            <w:sz w:val="22"/>
            <w:szCs w:val="22"/>
          </w:rPr>
          <w:t>ces are similar enough that there could be unidentified coinfections of RNA 1 and 2.</w:t>
        </w:r>
      </w:ins>
    </w:p>
    <w:p w14:paraId="7366C801" w14:textId="77777777" w:rsidR="00081385" w:rsidRDefault="00081385" w:rsidP="00081385">
      <w:pPr>
        <w:spacing w:line="360" w:lineRule="auto"/>
        <w:rPr>
          <w:rFonts w:ascii="Arial" w:hAnsi="Arial" w:cs="Arial"/>
          <w:sz w:val="22"/>
          <w:szCs w:val="22"/>
        </w:rPr>
      </w:pPr>
    </w:p>
    <w:p w14:paraId="4E84BB0C" w14:textId="22DB0E57"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ins w:id="552" w:author="Stenglein,Mark" w:date="2025-05-16T16:05:00Z" w16du:dateUtc="2025-05-16T22:05:00Z">
        <w:r w:rsidR="00716DC4">
          <w:rPr>
            <w:rFonts w:ascii="Arial" w:hAnsi="Arial" w:cs="Arial"/>
            <w:sz w:val="22"/>
            <w:szCs w:val="22"/>
          </w:rPr>
          <w:t>,</w:t>
        </w:r>
      </w:ins>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i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3A14BB" w:rsidRPr="003A14BB">
            <w:rPr>
              <w:rFonts w:ascii="Arial" w:hAnsi="Arial" w:cs="Arial"/>
              <w:color w:val="000000"/>
              <w:sz w:val="22"/>
              <w:szCs w:val="22"/>
              <w:vertAlign w:val="superscript"/>
            </w:rPr>
            <w:t>22,28</w:t>
          </w:r>
        </w:sdtContent>
      </w:sdt>
      <w:r w:rsidR="00CD3813">
        <w:rPr>
          <w:rFonts w:ascii="Arial" w:hAnsi="Arial" w:cs="Arial"/>
          <w:sz w:val="22"/>
          <w:szCs w:val="22"/>
        </w:rPr>
        <w:t xml:space="preserve">. </w:t>
      </w:r>
      <w:commentRangeStart w:id="553"/>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Pr>
          <w:rFonts w:ascii="Arial" w:hAnsi="Arial" w:cs="Arial"/>
          <w:sz w:val="22"/>
          <w:szCs w:val="22"/>
        </w:rPr>
        <w:lastRenderedPageBreak/>
        <w:t>(</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DB6E6D">
        <w:rPr>
          <w:rFonts w:ascii="Arial" w:hAnsi="Arial" w:cs="Arial"/>
          <w:b/>
          <w:bCs/>
          <w:sz w:val="22"/>
          <w:szCs w:val="22"/>
        </w:rPr>
        <w:t xml:space="preserve">, 11, 12, 13, 14 &amp; </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w:t>
      </w:r>
      <w:commentRangeEnd w:id="553"/>
      <w:r w:rsidR="002F3EFA">
        <w:rPr>
          <w:rStyle w:val="CommentReference"/>
        </w:rPr>
        <w:commentReference w:id="553"/>
      </w:r>
      <w:commentRangeStart w:id="554"/>
      <w:r w:rsidRPr="00081385">
        <w:rPr>
          <w:rFonts w:ascii="Arial" w:hAnsi="Arial" w:cs="Arial"/>
          <w:sz w:val="22"/>
          <w:szCs w:val="22"/>
        </w:rPr>
        <w:t xml:space="preserve">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RNA 1 and 3 o</w:t>
      </w:r>
      <w:r w:rsidR="006264D3">
        <w:rPr>
          <w:rFonts w:ascii="Arial" w:hAnsi="Arial" w:cs="Arial"/>
          <w:sz w:val="22"/>
          <w:szCs w:val="22"/>
        </w:rPr>
        <w:t>f</w:t>
      </w:r>
      <w:r w:rsidR="00E87651">
        <w:rPr>
          <w:rFonts w:ascii="Arial" w:hAnsi="Arial" w:cs="Arial"/>
          <w:sz w:val="22"/>
          <w:szCs w:val="22"/>
        </w:rPr>
        <w:t xml:space="preserve">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are similar</w:t>
      </w:r>
      <w:r w:rsidR="00C80F67">
        <w:rPr>
          <w:rFonts w:ascii="Arial" w:hAnsi="Arial" w:cs="Arial"/>
          <w:sz w:val="22"/>
          <w:szCs w:val="22"/>
        </w:rPr>
        <w:t xml:space="preserve"> to</w:t>
      </w:r>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commentRangeEnd w:id="554"/>
      <w:r w:rsidR="002F3EFA">
        <w:rPr>
          <w:rStyle w:val="CommentReference"/>
        </w:rPr>
        <w:commentReference w:id="554"/>
      </w:r>
      <w:r w:rsidRPr="00081385">
        <w:rPr>
          <w:rFonts w:ascii="Arial" w:hAnsi="Arial" w:cs="Arial"/>
          <w:sz w:val="22"/>
          <w:szCs w:val="22"/>
        </w:rPr>
        <w:t xml:space="preserve">. </w:t>
      </w:r>
    </w:p>
    <w:p w14:paraId="2FFC06CF" w14:textId="77777777" w:rsidR="001B7C01" w:rsidRDefault="001B7C01" w:rsidP="006264D3">
      <w:pPr>
        <w:spacing w:line="360" w:lineRule="auto"/>
        <w:rPr>
          <w:rFonts w:ascii="Arial" w:hAnsi="Arial" w:cs="Arial"/>
          <w:sz w:val="22"/>
          <w:szCs w:val="22"/>
        </w:rPr>
      </w:pPr>
    </w:p>
    <w:p w14:paraId="42F0EFD0" w14:textId="1A06C2C5" w:rsidR="001B7C01" w:rsidRPr="00081385" w:rsidRDefault="00B9423B" w:rsidP="00081385">
      <w:pPr>
        <w:spacing w:line="360" w:lineRule="auto"/>
        <w:ind w:firstLine="720"/>
        <w:rPr>
          <w:rFonts w:ascii="Arial" w:hAnsi="Arial" w:cs="Arial"/>
          <w:sz w:val="22"/>
          <w:szCs w:val="22"/>
        </w:rPr>
      </w:pPr>
      <w:commentRangeStart w:id="555"/>
      <w:r>
        <w:rPr>
          <w:rFonts w:ascii="Arial" w:hAnsi="Arial" w:cs="Arial"/>
          <w:sz w:val="22"/>
          <w:szCs w:val="22"/>
        </w:rPr>
        <w:t xml:space="preserve">Here we </w:t>
      </w:r>
      <w:r w:rsidR="00DB6E6D">
        <w:rPr>
          <w:rFonts w:ascii="Arial" w:hAnsi="Arial" w:cs="Arial"/>
          <w:sz w:val="22"/>
          <w:szCs w:val="22"/>
        </w:rPr>
        <w:t>investigate the genotype-phenotype associations of galbut virus using sequences collected across large geographic areas. Galbut virus infection levels vary widely. This variation could be the result of galbut virus genotype and the presence/absence of chaq virus. We show that it is common for galbut virus genotypes to cocirculate within the same populations and that coinfections of the same or different clades are possible. We also find that</w:t>
      </w:r>
      <w:r w:rsidR="00907D17">
        <w:rPr>
          <w:rFonts w:ascii="Arial" w:hAnsi="Arial" w:cs="Arial"/>
          <w:sz w:val="22"/>
          <w:szCs w:val="22"/>
        </w:rPr>
        <w:t xml:space="preserve"> reassortment </w:t>
      </w:r>
      <w:r w:rsidR="00DB6E6D">
        <w:rPr>
          <w:rFonts w:ascii="Arial" w:hAnsi="Arial" w:cs="Arial"/>
          <w:sz w:val="22"/>
          <w:szCs w:val="22"/>
        </w:rPr>
        <w:t>within clades but not between clades</w:t>
      </w:r>
      <w:r w:rsidR="00907D17">
        <w:rPr>
          <w:rFonts w:ascii="Arial" w:hAnsi="Arial" w:cs="Arial"/>
          <w:sz w:val="22"/>
          <w:szCs w:val="22"/>
        </w:rPr>
        <w:t xml:space="preserve"> is </w:t>
      </w:r>
      <w:r w:rsidR="00DB6E6D">
        <w:rPr>
          <w:rFonts w:ascii="Arial" w:hAnsi="Arial" w:cs="Arial"/>
          <w:sz w:val="22"/>
          <w:szCs w:val="22"/>
        </w:rPr>
        <w:t>also common</w:t>
      </w:r>
      <w:r w:rsidR="00907D17">
        <w:rPr>
          <w:rFonts w:ascii="Arial" w:hAnsi="Arial" w:cs="Arial"/>
          <w:sz w:val="22"/>
          <w:szCs w:val="22"/>
        </w:rPr>
        <w:t xml:space="preserve">. </w:t>
      </w:r>
      <w:r w:rsidR="00663522">
        <w:rPr>
          <w:rFonts w:ascii="Arial" w:hAnsi="Arial" w:cs="Arial"/>
          <w:sz w:val="22"/>
          <w:szCs w:val="22"/>
        </w:rPr>
        <w:t>Studies</w:t>
      </w:r>
      <w:r w:rsidR="00DB6E6D">
        <w:rPr>
          <w:rFonts w:ascii="Arial" w:hAnsi="Arial" w:cs="Arial"/>
          <w:sz w:val="22"/>
          <w:szCs w:val="22"/>
        </w:rPr>
        <w:t xml:space="preserve"> like this one</w:t>
      </w:r>
      <w:r w:rsidR="00663522">
        <w:rPr>
          <w:rFonts w:ascii="Arial" w:hAnsi="Arial" w:cs="Arial"/>
          <w:sz w:val="22"/>
          <w:szCs w:val="22"/>
        </w:rPr>
        <w:t xml:space="preserve"> </w:t>
      </w:r>
      <w:r w:rsidR="00DB6E6D">
        <w:rPr>
          <w:rFonts w:ascii="Arial" w:hAnsi="Arial" w:cs="Arial"/>
          <w:sz w:val="22"/>
          <w:szCs w:val="22"/>
        </w:rPr>
        <w:t xml:space="preserve">that bridge the biology and genetics of persistently infecting viruses like galbut virus </w:t>
      </w:r>
      <w:r w:rsidR="00663522">
        <w:rPr>
          <w:rFonts w:ascii="Arial" w:hAnsi="Arial" w:cs="Arial"/>
          <w:sz w:val="22"/>
          <w:szCs w:val="22"/>
        </w:rPr>
        <w:t>will benefit from subsequential wet lab experiment</w:t>
      </w:r>
      <w:commentRangeEnd w:id="555"/>
      <w:r w:rsidR="002F3EFA">
        <w:rPr>
          <w:rStyle w:val="CommentReference"/>
        </w:rPr>
        <w:commentReference w:id="555"/>
      </w:r>
      <w:r w:rsidR="00663522">
        <w:rPr>
          <w:rFonts w:ascii="Arial" w:hAnsi="Arial" w:cs="Arial"/>
          <w:sz w:val="22"/>
          <w:szCs w:val="22"/>
        </w:rPr>
        <w:t>s</w:t>
      </w:r>
      <w:r w:rsidR="00DB6E6D">
        <w:rPr>
          <w:rFonts w:ascii="Arial" w:hAnsi="Arial" w:cs="Arial"/>
          <w:sz w:val="22"/>
          <w:szCs w:val="22"/>
        </w:rPr>
        <w:t>.</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7DC05FC6"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
          <w:id w:val="-31033163"/>
          <w:placeholder>
            <w:docPart w:val="DefaultPlaceholder_-1854013440"/>
          </w:placeholder>
        </w:sdtPr>
        <w:sdtContent>
          <w:r w:rsidR="003A14BB" w:rsidRPr="003A14BB">
            <w:rPr>
              <w:rFonts w:ascii="Arial" w:hAnsi="Arial" w:cs="Arial"/>
              <w:color w:val="000000"/>
              <w:sz w:val="22"/>
              <w:szCs w:val="22"/>
              <w:vertAlign w:val="superscript"/>
            </w:rPr>
            <w:t>15</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xml:space="preserve">. The homogenate was moved to a </w:t>
      </w:r>
      <w:r w:rsidRPr="004E6A1E">
        <w:rPr>
          <w:rFonts w:ascii="Arial" w:hAnsi="Arial" w:cs="Arial"/>
          <w:sz w:val="22"/>
          <w:szCs w:val="22"/>
        </w:rPr>
        <w:lastRenderedPageBreak/>
        <w:t>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5B4D88FB"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Galbut virus 1 primers only detect clade A sequences.</w:t>
      </w:r>
      <w:r w:rsidR="009C7CA6">
        <w:rPr>
          <w:rFonts w:ascii="Arial" w:eastAsia="Times New Roman" w:hAnsi="Arial" w:cs="Arial"/>
          <w:kern w:val="0"/>
          <w:sz w:val="22"/>
          <w:szCs w:val="22"/>
          <w14:ligatures w14:val="none"/>
        </w:rPr>
        <w:t xml:space="preserve"> The discovery of galbut virus clade B led us to develop the galbut virus 2 set that detects both clade A and B. All wild collected samples were screened using both primers however the data shown in Figure 1 only uses data from the galbut virus 2 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9AA3B33"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3A14BB" w:rsidRPr="003A14BB">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69410CB2"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3A14BB" w:rsidRPr="003A14BB">
                  <w:rPr>
                    <w:rFonts w:ascii="Arial" w:eastAsia="Times New Roman" w:hAnsi="Arial" w:cs="Arial"/>
                    <w:color w:val="000000"/>
                    <w:kern w:val="0"/>
                    <w:sz w:val="22"/>
                    <w:szCs w:val="22"/>
                    <w:vertAlign w:val="superscript"/>
                    <w14:ligatures w14:val="none"/>
                  </w:rPr>
                  <w:t>29</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w:t>
      </w:r>
      <w:r w:rsidR="009C7CA6">
        <w:rPr>
          <w:rFonts w:ascii="Arial" w:eastAsia="Times New Roman" w:hAnsi="Arial" w:cs="Arial"/>
          <w:kern w:val="0"/>
          <w:sz w:val="22"/>
          <w:szCs w:val="22"/>
          <w14:ligatures w14:val="none"/>
        </w:rPr>
        <w:lastRenderedPageBreak/>
        <w:t>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6264D3">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B28C6C9"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53"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12</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31</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32</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33</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34</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035554AB"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54"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12</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r w:rsidR="00B65FDD" w:rsidRPr="00A34AD4">
        <w:rPr>
          <w:rFonts w:ascii="Arial" w:eastAsia="Times New Roman" w:hAnsi="Arial" w:cs="Arial"/>
          <w:i/>
          <w:iCs/>
          <w:kern w:val="0"/>
          <w:sz w:val="22"/>
          <w:szCs w:val="22"/>
          <w14:ligatures w14:val="none"/>
        </w:rPr>
        <w:lastRenderedPageBreak/>
        <w:t xml:space="preserve">Drosophila </w:t>
      </w:r>
      <w:proofErr w:type="spellStart"/>
      <w:r w:rsidR="00B65FDD" w:rsidRPr="00A34AD4">
        <w:rPr>
          <w:rFonts w:ascii="Arial" w:eastAsia="Times New Roman" w:hAnsi="Arial" w:cs="Arial"/>
          <w:i/>
          <w:iCs/>
          <w:kern w:val="0"/>
          <w:sz w:val="22"/>
          <w:szCs w:val="22"/>
          <w14:ligatures w14:val="none"/>
        </w:rPr>
        <w:t>affinis</w:t>
      </w:r>
      <w:proofErr w:type="spellEnd"/>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00E29EE4"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All available 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35</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36</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singularity exec iqtree:2.3.6--h503566f_1 iqtree2 -s $</w:t>
      </w:r>
      <w:proofErr w:type="spellStart"/>
      <w:r w:rsidR="003C3055" w:rsidRPr="006264D3">
        <w:rPr>
          <w:rFonts w:ascii="Arial" w:hAnsi="Arial" w:cs="Arial"/>
          <w:color w:val="000000" w:themeColor="text1"/>
          <w:kern w:val="0"/>
          <w:sz w:val="22"/>
          <w:szCs w:val="22"/>
        </w:rPr>
        <w:t>fasta</w:t>
      </w:r>
      <w:proofErr w:type="spellEnd"/>
      <w:r w:rsidR="003C3055" w:rsidRPr="006264D3">
        <w:rPr>
          <w:rFonts w:ascii="Arial" w:hAnsi="Arial" w:cs="Arial"/>
          <w:color w:val="000000" w:themeColor="text1"/>
          <w:kern w:val="0"/>
          <w:sz w:val="22"/>
          <w:szCs w:val="22"/>
        </w:rPr>
        <w:t xml:space="preserve"> --threads-max $</w:t>
      </w:r>
      <w:proofErr w:type="spellStart"/>
      <w:r w:rsidR="003C3055" w:rsidRPr="006264D3">
        <w:rPr>
          <w:rFonts w:ascii="Arial" w:hAnsi="Arial" w:cs="Arial"/>
          <w:color w:val="000000" w:themeColor="text1"/>
          <w:kern w:val="0"/>
          <w:sz w:val="22"/>
          <w:szCs w:val="22"/>
        </w:rPr>
        <w:t>num_threads</w:t>
      </w:r>
      <w:proofErr w:type="spellEnd"/>
      <w:r w:rsidR="003C3055" w:rsidRPr="006264D3">
        <w:rPr>
          <w:rFonts w:ascii="Arial" w:hAnsi="Arial" w:cs="Arial"/>
          <w:color w:val="000000" w:themeColor="text1"/>
          <w:kern w:val="0"/>
          <w:sz w:val="22"/>
          <w:szCs w:val="22"/>
        </w:rPr>
        <w:t xml:space="preserve"> -T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37</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3DED02B6"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21</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38,39</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40</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49D283C8"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41,42</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5458AF2F"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3A14BB" w:rsidRPr="003A14BB">
            <w:rPr>
              <w:rFonts w:ascii="Arial" w:eastAsia="Times New Roman" w:hAnsi="Arial" w:cs="Arial"/>
              <w:color w:val="000000"/>
              <w:kern w:val="0"/>
              <w:sz w:val="22"/>
              <w:szCs w:val="22"/>
              <w:vertAlign w:val="superscript"/>
              <w14:ligatures w14:val="none"/>
            </w:rPr>
            <w:t>43,44</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00333BD" w:rsidR="00641623" w:rsidRDefault="00641623" w:rsidP="00081385">
      <w:pPr>
        <w:spacing w:line="360" w:lineRule="auto"/>
        <w:rPr>
          <w:rFonts w:ascii="Arial" w:hAnsi="Arial" w:cs="Arial"/>
          <w:sz w:val="22"/>
          <w:szCs w:val="22"/>
        </w:rPr>
      </w:pPr>
      <w:r>
        <w:rPr>
          <w:rFonts w:ascii="Arial" w:hAnsi="Arial" w:cs="Arial"/>
          <w:sz w:val="22"/>
          <w:szCs w:val="22"/>
        </w:rPr>
        <w:lastRenderedPageBreak/>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their work in Australian D. simulans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55"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5ED49D8B" w14:textId="77777777" w:rsidR="003A14BB" w:rsidRDefault="003A14BB">
          <w:pPr>
            <w:autoSpaceDE w:val="0"/>
            <w:autoSpaceDN w:val="0"/>
            <w:ind w:hanging="640"/>
            <w:divId w:val="1673726580"/>
            <w:rPr>
              <w:rFonts w:eastAsia="Times New Roman"/>
              <w:kern w:val="0"/>
              <w14:ligatures w14:val="none"/>
            </w:rPr>
          </w:pPr>
          <w:r>
            <w:rPr>
              <w:rFonts w:eastAsia="Times New Roman"/>
            </w:rPr>
            <w:t>1.</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1DACB610" w14:textId="77777777" w:rsidR="003A14BB" w:rsidRDefault="003A14BB">
          <w:pPr>
            <w:autoSpaceDE w:val="0"/>
            <w:autoSpaceDN w:val="0"/>
            <w:ind w:hanging="640"/>
            <w:divId w:val="966400335"/>
            <w:rPr>
              <w:rFonts w:eastAsia="Times New Roman"/>
            </w:rPr>
          </w:pPr>
          <w:r>
            <w:rPr>
              <w:rFonts w:eastAsia="Times New Roman"/>
            </w:rPr>
            <w:t>2.</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05D1521E" w14:textId="77777777" w:rsidR="003A14BB" w:rsidRDefault="003A14BB">
          <w:pPr>
            <w:autoSpaceDE w:val="0"/>
            <w:autoSpaceDN w:val="0"/>
            <w:ind w:hanging="640"/>
            <w:divId w:val="1198080727"/>
            <w:rPr>
              <w:rFonts w:eastAsia="Times New Roman"/>
            </w:rPr>
          </w:pPr>
          <w:r>
            <w:rPr>
              <w:rFonts w:eastAsia="Times New Roman"/>
            </w:rPr>
            <w:t>3.</w:t>
          </w:r>
          <w:r>
            <w:rPr>
              <w:rFonts w:eastAsia="Times New Roman"/>
            </w:rPr>
            <w:tab/>
          </w:r>
          <w:proofErr w:type="spellStart"/>
          <w:r>
            <w:rPr>
              <w:rFonts w:eastAsia="Times New Roman"/>
            </w:rPr>
            <w:t>Ghabrial</w:t>
          </w:r>
          <w:proofErr w:type="spellEnd"/>
          <w:r>
            <w:rPr>
              <w:rFonts w:eastAsia="Times New Roman"/>
            </w:rPr>
            <w:t xml:space="preserve">, S. A., Ochoa, W. F., Baker, T. S. &amp; Nibert, M. L. Partitiviruses: General Features. in </w:t>
          </w:r>
          <w:r>
            <w:rPr>
              <w:rFonts w:eastAsia="Times New Roman"/>
              <w:i/>
              <w:iCs/>
            </w:rPr>
            <w:t>Encyclopedia of Virology (Third Edition)</w:t>
          </w:r>
          <w:r>
            <w:rPr>
              <w:rFonts w:eastAsia="Times New Roman"/>
            </w:rPr>
            <w:t xml:space="preserve"> (eds. Mahy, B. W. J. &amp; Van </w:t>
          </w:r>
          <w:proofErr w:type="spellStart"/>
          <w:r>
            <w:rPr>
              <w:rFonts w:eastAsia="Times New Roman"/>
            </w:rPr>
            <w:t>Regenmortel</w:t>
          </w:r>
          <w:proofErr w:type="spellEnd"/>
          <w:r>
            <w:rPr>
              <w:rFonts w:eastAsia="Times New Roman"/>
            </w:rPr>
            <w:t xml:space="preserve">, M. H. V) 68–75 (Academic Press, Oxford, 2008). </w:t>
          </w:r>
          <w:proofErr w:type="spellStart"/>
          <w:proofErr w:type="gramStart"/>
          <w:r>
            <w:rPr>
              <w:rFonts w:eastAsia="Times New Roman"/>
            </w:rPr>
            <w:t>doi:https</w:t>
          </w:r>
          <w:proofErr w:type="spellEnd"/>
          <w:r>
            <w:rPr>
              <w:rFonts w:eastAsia="Times New Roman"/>
            </w:rPr>
            <w:t>://doi.org/10.1016/B978-012374410-4.00573-2</w:t>
          </w:r>
          <w:proofErr w:type="gramEnd"/>
          <w:r>
            <w:rPr>
              <w:rFonts w:eastAsia="Times New Roman"/>
            </w:rPr>
            <w:t>.</w:t>
          </w:r>
        </w:p>
        <w:p w14:paraId="4A47F541" w14:textId="77777777" w:rsidR="003A14BB" w:rsidRDefault="003A14BB">
          <w:pPr>
            <w:autoSpaceDE w:val="0"/>
            <w:autoSpaceDN w:val="0"/>
            <w:ind w:hanging="640"/>
            <w:divId w:val="1228228343"/>
            <w:rPr>
              <w:rFonts w:eastAsia="Times New Roman"/>
            </w:rPr>
          </w:pPr>
          <w:r>
            <w:rPr>
              <w:rFonts w:eastAsia="Times New Roman"/>
            </w:rPr>
            <w:t>4.</w:t>
          </w:r>
          <w:r>
            <w:rPr>
              <w:rFonts w:eastAsia="Times New Roman"/>
            </w:rPr>
            <w:tab/>
          </w:r>
          <w:proofErr w:type="spellStart"/>
          <w:r>
            <w:rPr>
              <w:rFonts w:eastAsia="Times New Roman"/>
            </w:rPr>
            <w:t>Roossinck</w:t>
          </w:r>
          <w:proofErr w:type="spellEnd"/>
          <w:r>
            <w:rPr>
              <w:rFonts w:eastAsia="Times New Roman"/>
            </w:rPr>
            <w:t xml:space="preserve">, M. J. Lifestyles of plant viruses. </w:t>
          </w:r>
          <w:proofErr w:type="spellStart"/>
          <w:r>
            <w:rPr>
              <w:rFonts w:eastAsia="Times New Roman"/>
              <w:i/>
              <w:iCs/>
            </w:rPr>
            <w:t>Philos</w:t>
          </w:r>
          <w:proofErr w:type="spellEnd"/>
          <w:r>
            <w:rPr>
              <w:rFonts w:eastAsia="Times New Roman"/>
              <w:i/>
              <w:iCs/>
            </w:rPr>
            <w:t xml:space="preserve"> Trans R Soc Lond B Biol Sci</w:t>
          </w:r>
          <w:r>
            <w:rPr>
              <w:rFonts w:eastAsia="Times New Roman"/>
            </w:rPr>
            <w:t xml:space="preserve"> </w:t>
          </w:r>
          <w:r>
            <w:rPr>
              <w:rFonts w:eastAsia="Times New Roman"/>
              <w:b/>
              <w:bCs/>
            </w:rPr>
            <w:t>365</w:t>
          </w:r>
          <w:r>
            <w:rPr>
              <w:rFonts w:eastAsia="Times New Roman"/>
            </w:rPr>
            <w:t>, 1899–905 (2010).</w:t>
          </w:r>
        </w:p>
        <w:p w14:paraId="4598ACD5" w14:textId="77777777" w:rsidR="003A14BB" w:rsidRDefault="003A14BB">
          <w:pPr>
            <w:autoSpaceDE w:val="0"/>
            <w:autoSpaceDN w:val="0"/>
            <w:ind w:hanging="640"/>
            <w:divId w:val="932663286"/>
            <w:rPr>
              <w:rFonts w:eastAsia="Times New Roman"/>
            </w:rPr>
          </w:pPr>
          <w:r>
            <w:rPr>
              <w:rFonts w:eastAsia="Times New Roman"/>
            </w:rPr>
            <w:t>5.</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0D2B48A4" w14:textId="77777777" w:rsidR="003A14BB" w:rsidRDefault="003A14BB">
          <w:pPr>
            <w:autoSpaceDE w:val="0"/>
            <w:autoSpaceDN w:val="0"/>
            <w:ind w:hanging="640"/>
            <w:divId w:val="300312836"/>
            <w:rPr>
              <w:rFonts w:eastAsia="Times New Roman"/>
            </w:rPr>
          </w:pPr>
          <w:r>
            <w:rPr>
              <w:rFonts w:eastAsia="Times New Roman"/>
            </w:rPr>
            <w:lastRenderedPageBreak/>
            <w:t>6.</w:t>
          </w:r>
          <w:r>
            <w:rPr>
              <w:rFonts w:eastAsia="Times New Roman"/>
            </w:rPr>
            <w:tab/>
            <w:t xml:space="preserve">Cross, S. T. </w:t>
          </w:r>
          <w:r>
            <w:rPr>
              <w:rFonts w:eastAsia="Times New Roman"/>
              <w:i/>
              <w:iCs/>
            </w:rPr>
            <w:t>et al.</w:t>
          </w:r>
          <w:r>
            <w:rPr>
              <w:rFonts w:eastAsia="Times New Roman"/>
            </w:rPr>
            <w:t xml:space="preserve"> Galbut Virus Infection Minimally Influences Drosophila melanogaster Fitness Traits in a Strain and Sex-Dependent Manner. </w:t>
          </w:r>
          <w:r>
            <w:rPr>
              <w:rFonts w:eastAsia="Times New Roman"/>
              <w:i/>
              <w:iCs/>
            </w:rPr>
            <w:t>Viruses</w:t>
          </w:r>
          <w:r>
            <w:rPr>
              <w:rFonts w:eastAsia="Times New Roman"/>
            </w:rPr>
            <w:t xml:space="preserve"> </w:t>
          </w:r>
          <w:r>
            <w:rPr>
              <w:rFonts w:eastAsia="Times New Roman"/>
              <w:b/>
              <w:bCs/>
            </w:rPr>
            <w:t>15</w:t>
          </w:r>
          <w:r>
            <w:rPr>
              <w:rFonts w:eastAsia="Times New Roman"/>
            </w:rPr>
            <w:t>, 539 (2023).</w:t>
          </w:r>
        </w:p>
        <w:p w14:paraId="508E6636" w14:textId="77777777" w:rsidR="003A14BB" w:rsidRDefault="003A14BB">
          <w:pPr>
            <w:autoSpaceDE w:val="0"/>
            <w:autoSpaceDN w:val="0"/>
            <w:ind w:hanging="640"/>
            <w:divId w:val="1271398811"/>
            <w:rPr>
              <w:rFonts w:eastAsia="Times New Roman"/>
            </w:rPr>
          </w:pPr>
          <w:r>
            <w:rPr>
              <w:rFonts w:eastAsia="Times New Roman"/>
            </w:rPr>
            <w:t>7.</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01F40D06" w14:textId="77777777" w:rsidR="003A14BB" w:rsidRDefault="003A14BB">
          <w:pPr>
            <w:autoSpaceDE w:val="0"/>
            <w:autoSpaceDN w:val="0"/>
            <w:ind w:hanging="640"/>
            <w:divId w:val="809327735"/>
            <w:rPr>
              <w:rFonts w:eastAsia="Times New Roman"/>
            </w:rPr>
          </w:pPr>
          <w:r>
            <w:rPr>
              <w:rFonts w:eastAsia="Times New Roman"/>
            </w:rPr>
            <w:t>8.</w:t>
          </w:r>
          <w:r>
            <w:rPr>
              <w:rFonts w:eastAsia="Times New Roman"/>
            </w:rPr>
            <w:tab/>
            <w:t xml:space="preserve">Keller, A. Drosophila melanogaster’s history as a human commensal. </w:t>
          </w:r>
          <w:r>
            <w:rPr>
              <w:rFonts w:eastAsia="Times New Roman"/>
              <w:i/>
              <w:iCs/>
            </w:rPr>
            <w:t>Current Biology</w:t>
          </w:r>
          <w:r>
            <w:rPr>
              <w:rFonts w:eastAsia="Times New Roman"/>
            </w:rPr>
            <w:t xml:space="preserve"> </w:t>
          </w:r>
          <w:r>
            <w:rPr>
              <w:rFonts w:eastAsia="Times New Roman"/>
              <w:b/>
              <w:bCs/>
            </w:rPr>
            <w:t>17</w:t>
          </w:r>
          <w:r>
            <w:rPr>
              <w:rFonts w:eastAsia="Times New Roman"/>
            </w:rPr>
            <w:t>, PR77-R81 (2007).</w:t>
          </w:r>
        </w:p>
        <w:p w14:paraId="0AA445C5" w14:textId="77777777" w:rsidR="003A14BB" w:rsidRDefault="003A14BB">
          <w:pPr>
            <w:autoSpaceDE w:val="0"/>
            <w:autoSpaceDN w:val="0"/>
            <w:ind w:hanging="640"/>
            <w:divId w:val="1469742341"/>
            <w:rPr>
              <w:rFonts w:eastAsia="Times New Roman"/>
            </w:rPr>
          </w:pPr>
          <w:r>
            <w:rPr>
              <w:rFonts w:eastAsia="Times New Roman"/>
            </w:rPr>
            <w:t>9.</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5B155EF3" w14:textId="77777777" w:rsidR="003A14BB" w:rsidRDefault="003A14BB">
          <w:pPr>
            <w:autoSpaceDE w:val="0"/>
            <w:autoSpaceDN w:val="0"/>
            <w:ind w:hanging="640"/>
            <w:divId w:val="210656257"/>
            <w:rPr>
              <w:rFonts w:eastAsia="Times New Roman"/>
            </w:rPr>
          </w:pPr>
          <w:r>
            <w:rPr>
              <w:rFonts w:eastAsia="Times New Roman"/>
            </w:rPr>
            <w:t>10.</w:t>
          </w:r>
          <w:r>
            <w:rPr>
              <w:rFonts w:eastAsia="Times New Roman"/>
            </w:rPr>
            <w:tab/>
            <w:t xml:space="preserve">Medd, N. C. </w:t>
          </w:r>
          <w:r>
            <w:rPr>
              <w:rFonts w:eastAsia="Times New Roman"/>
              <w:i/>
              <w:iCs/>
            </w:rPr>
            <w:t>et al.</w:t>
          </w:r>
          <w:r>
            <w:rPr>
              <w:rFonts w:eastAsia="Times New Roman"/>
            </w:rPr>
            <w:t xml:space="preserve"> The virome of Drosophila </w:t>
          </w:r>
          <w:proofErr w:type="spellStart"/>
          <w:r>
            <w:rPr>
              <w:rFonts w:eastAsia="Times New Roman"/>
            </w:rPr>
            <w:t>suzukii</w:t>
          </w:r>
          <w:proofErr w:type="spellEnd"/>
          <w:r>
            <w:rPr>
              <w:rFonts w:eastAsia="Times New Roman"/>
            </w:rPr>
            <w:t xml:space="preserve">, an invasive pest of soft fruit.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4</w:t>
          </w:r>
          <w:r>
            <w:rPr>
              <w:rFonts w:eastAsia="Times New Roman"/>
            </w:rPr>
            <w:t>, (2018).</w:t>
          </w:r>
        </w:p>
        <w:p w14:paraId="5DE86C94" w14:textId="77777777" w:rsidR="003A14BB" w:rsidRDefault="003A14BB">
          <w:pPr>
            <w:autoSpaceDE w:val="0"/>
            <w:autoSpaceDN w:val="0"/>
            <w:ind w:hanging="640"/>
            <w:divId w:val="1357317751"/>
            <w:rPr>
              <w:rFonts w:eastAsia="Times New Roman"/>
            </w:rPr>
          </w:pPr>
          <w:r>
            <w:rPr>
              <w:rFonts w:eastAsia="Times New Roman"/>
            </w:rPr>
            <w:t>11.</w:t>
          </w:r>
          <w:r>
            <w:rPr>
              <w:rFonts w:eastAsia="Times New Roman"/>
            </w:rPr>
            <w:tab/>
            <w:t xml:space="preserve">Wallace, M. A. </w:t>
          </w:r>
          <w:r>
            <w:rPr>
              <w:rFonts w:eastAsia="Times New Roman"/>
              <w:i/>
              <w:iCs/>
            </w:rPr>
            <w:t>et al.</w:t>
          </w:r>
          <w:r>
            <w:rPr>
              <w:rFonts w:eastAsia="Times New Roman"/>
            </w:rPr>
            <w:t xml:space="preserve"> The discovery, distribution, and diversity of DNA viruses associated with </w:t>
          </w:r>
          <w:r>
            <w:rPr>
              <w:rFonts w:eastAsia="Times New Roman"/>
              <w:i/>
              <w:iCs/>
            </w:rPr>
            <w:t>Drosophila melanogaster</w:t>
          </w:r>
          <w:r>
            <w:rPr>
              <w:rFonts w:eastAsia="Times New Roman"/>
            </w:rPr>
            <w:t xml:space="preserve"> in Europe.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veab031 (2021).</w:t>
          </w:r>
        </w:p>
        <w:p w14:paraId="389A524B" w14:textId="77777777" w:rsidR="003A14BB" w:rsidRDefault="003A14BB">
          <w:pPr>
            <w:autoSpaceDE w:val="0"/>
            <w:autoSpaceDN w:val="0"/>
            <w:ind w:hanging="640"/>
            <w:divId w:val="1176265290"/>
            <w:rPr>
              <w:rFonts w:eastAsia="Times New Roman"/>
            </w:rPr>
          </w:pPr>
          <w:r>
            <w:rPr>
              <w:rFonts w:eastAsia="Times New Roman"/>
            </w:rPr>
            <w:t>12.</w:t>
          </w:r>
          <w:r>
            <w:rPr>
              <w:rFonts w:eastAsia="Times New Roman"/>
            </w:rPr>
            <w:tab/>
            <w:t>Keene, A. H. &amp; Stenglein, M. D. Sequencing RNA from old, dried specimens reveals past viromes and properties of long-surviving RNA. Preprint at https://doi.org/10.1101/2024.10.03.616531 (2024).</w:t>
          </w:r>
        </w:p>
        <w:p w14:paraId="1353C9A3" w14:textId="77777777" w:rsidR="003A14BB" w:rsidRDefault="003A14BB">
          <w:pPr>
            <w:autoSpaceDE w:val="0"/>
            <w:autoSpaceDN w:val="0"/>
            <w:ind w:hanging="640"/>
            <w:divId w:val="550461920"/>
            <w:rPr>
              <w:rFonts w:eastAsia="Times New Roman"/>
            </w:rPr>
          </w:pPr>
          <w:r>
            <w:rPr>
              <w:rFonts w:eastAsia="Times New Roman"/>
            </w:rPr>
            <w:t>13.</w:t>
          </w:r>
          <w:r>
            <w:rPr>
              <w:rFonts w:eastAsia="Times New Roman"/>
            </w:rPr>
            <w:tab/>
            <w:t xml:space="preserve">Xiao, X. </w:t>
          </w:r>
          <w:r>
            <w:rPr>
              <w:rFonts w:eastAsia="Times New Roman"/>
              <w:i/>
              <w:iCs/>
            </w:rPr>
            <w:t>et al.</w:t>
          </w:r>
          <w:r>
            <w:rPr>
              <w:rFonts w:eastAsia="Times New Roman"/>
            </w:rPr>
            <w:t xml:space="preserve"> A Novel Partitivirus That Confers Hypovirulence on Plant Pathogenic Fungi.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88</w:t>
          </w:r>
          <w:r>
            <w:rPr>
              <w:rFonts w:eastAsia="Times New Roman"/>
            </w:rPr>
            <w:t>, 10120–10133 (2014).</w:t>
          </w:r>
        </w:p>
        <w:p w14:paraId="106B2325" w14:textId="77777777" w:rsidR="003A14BB" w:rsidRDefault="003A14BB">
          <w:pPr>
            <w:autoSpaceDE w:val="0"/>
            <w:autoSpaceDN w:val="0"/>
            <w:ind w:hanging="640"/>
            <w:divId w:val="1260026680"/>
            <w:rPr>
              <w:rFonts w:eastAsia="Times New Roman"/>
            </w:rPr>
          </w:pPr>
          <w:r>
            <w:rPr>
              <w:rFonts w:eastAsia="Times New Roman"/>
            </w:rPr>
            <w:t>14.</w:t>
          </w:r>
          <w:r>
            <w:rPr>
              <w:rFonts w:eastAsia="Times New Roman"/>
            </w:rPr>
            <w:tab/>
            <w:t xml:space="preserve">Thapa, V. </w:t>
          </w:r>
          <w:r>
            <w:rPr>
              <w:rFonts w:eastAsia="Times New Roman"/>
              <w:i/>
              <w:iCs/>
            </w:rPr>
            <w:t>et al.</w:t>
          </w:r>
          <w:r>
            <w:rPr>
              <w:rFonts w:eastAsia="Times New Roman"/>
            </w:rPr>
            <w:t xml:space="preserve"> Using a Novel Partitivirus in Pseudogymnoascus </w:t>
          </w:r>
          <w:proofErr w:type="spellStart"/>
          <w:r>
            <w:rPr>
              <w:rFonts w:eastAsia="Times New Roman"/>
            </w:rPr>
            <w:t>destructans</w:t>
          </w:r>
          <w:proofErr w:type="spellEnd"/>
          <w:r>
            <w:rPr>
              <w:rFonts w:eastAsia="Times New Roman"/>
            </w:rPr>
            <w:t xml:space="preserve"> to Understand the Epidemiology of White-Nose Syndrome.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e1006076 (2016).</w:t>
          </w:r>
        </w:p>
        <w:p w14:paraId="79300D5E" w14:textId="77777777" w:rsidR="003A14BB" w:rsidRDefault="003A14BB">
          <w:pPr>
            <w:autoSpaceDE w:val="0"/>
            <w:autoSpaceDN w:val="0"/>
            <w:ind w:hanging="640"/>
            <w:divId w:val="396442846"/>
            <w:rPr>
              <w:rFonts w:eastAsia="Times New Roman"/>
            </w:rPr>
          </w:pPr>
          <w:r>
            <w:rPr>
              <w:rFonts w:eastAsia="Times New Roman"/>
            </w:rPr>
            <w:t>15.</w:t>
          </w:r>
          <w:r>
            <w:rPr>
              <w:rFonts w:eastAsia="Times New Roman"/>
            </w:rPr>
            <w:tab/>
            <w:t xml:space="preserve">Keene-Snickers, A. H., Dunham, T. J. &amp; Stenglein, M. D. Experimental assessment of 3D-printed traps and chemical attractants for the collection of wild </w:t>
          </w:r>
          <w:r>
            <w:rPr>
              <w:rFonts w:eastAsia="Times New Roman"/>
              <w:i/>
              <w:iCs/>
            </w:rPr>
            <w:t>Drosophila melanogaster</w:t>
          </w:r>
          <w:r>
            <w:rPr>
              <w:rFonts w:eastAsia="Times New Roman"/>
            </w:rPr>
            <w:t xml:space="preserve">. </w:t>
          </w:r>
          <w:r>
            <w:rPr>
              <w:rFonts w:eastAsia="Times New Roman"/>
              <w:i/>
              <w:iCs/>
            </w:rPr>
            <w:t>Fly (Austin)</w:t>
          </w:r>
          <w:r>
            <w:rPr>
              <w:rFonts w:eastAsia="Times New Roman"/>
            </w:rPr>
            <w:t xml:space="preserve"> </w:t>
          </w:r>
          <w:r>
            <w:rPr>
              <w:rFonts w:eastAsia="Times New Roman"/>
              <w:b/>
              <w:bCs/>
            </w:rPr>
            <w:t>19</w:t>
          </w:r>
          <w:r>
            <w:rPr>
              <w:rFonts w:eastAsia="Times New Roman"/>
            </w:rPr>
            <w:t>, (2025).</w:t>
          </w:r>
        </w:p>
        <w:p w14:paraId="437DC190" w14:textId="77777777" w:rsidR="003A14BB" w:rsidRDefault="003A14BB">
          <w:pPr>
            <w:autoSpaceDE w:val="0"/>
            <w:autoSpaceDN w:val="0"/>
            <w:ind w:hanging="640"/>
            <w:divId w:val="348482839"/>
            <w:rPr>
              <w:rFonts w:eastAsia="Times New Roman"/>
            </w:rPr>
          </w:pPr>
          <w:r>
            <w:rPr>
              <w:rFonts w:eastAsia="Times New Roman"/>
            </w:rPr>
            <w:t>16.</w:t>
          </w:r>
          <w:r>
            <w:rPr>
              <w:rFonts w:eastAsia="Times New Roman"/>
            </w:rPr>
            <w:tab/>
            <w:t xml:space="preserve">Albrecht, T. </w:t>
          </w:r>
          <w:r>
            <w:rPr>
              <w:rFonts w:eastAsia="Times New Roman"/>
              <w:i/>
              <w:iCs/>
            </w:rPr>
            <w:t>et al.</w:t>
          </w:r>
          <w:r>
            <w:rPr>
              <w:rFonts w:eastAsia="Times New Roman"/>
            </w:rPr>
            <w:t xml:space="preserve"> Occurrence of Wheat Curl Mite and Mite-Vectored Viruses of Wheat in Colorado and Insights into the Wheat Virome. </w:t>
          </w:r>
          <w:r>
            <w:rPr>
              <w:rFonts w:eastAsia="Times New Roman"/>
              <w:i/>
              <w:iCs/>
            </w:rPr>
            <w:t>Plant Dis</w:t>
          </w:r>
          <w:r>
            <w:rPr>
              <w:rFonts w:eastAsia="Times New Roman"/>
            </w:rPr>
            <w:t xml:space="preserve"> </w:t>
          </w:r>
          <w:r>
            <w:rPr>
              <w:rFonts w:eastAsia="Times New Roman"/>
              <w:b/>
              <w:bCs/>
            </w:rPr>
            <w:t>106</w:t>
          </w:r>
          <w:r>
            <w:rPr>
              <w:rFonts w:eastAsia="Times New Roman"/>
            </w:rPr>
            <w:t>, 2678–2688 (2022).</w:t>
          </w:r>
        </w:p>
        <w:p w14:paraId="4A77993D" w14:textId="77777777" w:rsidR="003A14BB" w:rsidRDefault="003A14BB">
          <w:pPr>
            <w:autoSpaceDE w:val="0"/>
            <w:autoSpaceDN w:val="0"/>
            <w:ind w:hanging="640"/>
            <w:divId w:val="1113476395"/>
            <w:rPr>
              <w:rFonts w:eastAsia="Times New Roman"/>
            </w:rPr>
          </w:pPr>
          <w:r>
            <w:rPr>
              <w:rFonts w:eastAsia="Times New Roman"/>
            </w:rPr>
            <w:t>17.</w:t>
          </w:r>
          <w:r>
            <w:rPr>
              <w:rFonts w:eastAsia="Times New Roman"/>
            </w:rPr>
            <w:tab/>
            <w:t xml:space="preserve">Kapuscinski, M. L. </w:t>
          </w:r>
          <w:r>
            <w:rPr>
              <w:rFonts w:eastAsia="Times New Roman"/>
              <w:i/>
              <w:iCs/>
            </w:rPr>
            <w:t>et al.</w:t>
          </w:r>
          <w:r>
            <w:rPr>
              <w:rFonts w:eastAsia="Times New Roman"/>
            </w:rPr>
            <w:t xml:space="preserve"> Genomic characterization of 99 viruses from the bunyavirus families </w:t>
          </w:r>
          <w:proofErr w:type="spellStart"/>
          <w:r>
            <w:rPr>
              <w:rFonts w:eastAsia="Times New Roman"/>
            </w:rPr>
            <w:t>Nairoviridae</w:t>
          </w:r>
          <w:proofErr w:type="spellEnd"/>
          <w:r>
            <w:rPr>
              <w:rFonts w:eastAsia="Times New Roman"/>
            </w:rPr>
            <w:t xml:space="preserve">, </w:t>
          </w:r>
          <w:proofErr w:type="spellStart"/>
          <w:r>
            <w:rPr>
              <w:rFonts w:eastAsia="Times New Roman"/>
            </w:rPr>
            <w:t>Peribunyaviridae</w:t>
          </w:r>
          <w:proofErr w:type="spellEnd"/>
          <w:r>
            <w:rPr>
              <w:rFonts w:eastAsia="Times New Roman"/>
            </w:rPr>
            <w:t xml:space="preserve">, and </w:t>
          </w:r>
          <w:proofErr w:type="spellStart"/>
          <w:r>
            <w:rPr>
              <w:rFonts w:eastAsia="Times New Roman"/>
            </w:rPr>
            <w:t>Phenuiviridae</w:t>
          </w:r>
          <w:proofErr w:type="spellEnd"/>
          <w:r>
            <w:rPr>
              <w:rFonts w:eastAsia="Times New Roman"/>
            </w:rPr>
            <w:t xml:space="preserve">, including 35 previously </w:t>
          </w:r>
          <w:proofErr w:type="spellStart"/>
          <w:r>
            <w:rPr>
              <w:rFonts w:eastAsia="Times New Roman"/>
            </w:rPr>
            <w:t>unsequenced</w:t>
          </w:r>
          <w:proofErr w:type="spellEnd"/>
          <w:r>
            <w:rPr>
              <w:rFonts w:eastAsia="Times New Roman"/>
            </w:rPr>
            <w:t xml:space="preserve"> viruses.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17</w:t>
          </w:r>
          <w:r>
            <w:rPr>
              <w:rFonts w:eastAsia="Times New Roman"/>
            </w:rPr>
            <w:t>, e1009315 (2021).</w:t>
          </w:r>
        </w:p>
        <w:p w14:paraId="693E9086" w14:textId="77777777" w:rsidR="003A14BB" w:rsidRDefault="003A14BB">
          <w:pPr>
            <w:autoSpaceDE w:val="0"/>
            <w:autoSpaceDN w:val="0"/>
            <w:ind w:hanging="640"/>
            <w:divId w:val="967516344"/>
            <w:rPr>
              <w:rFonts w:eastAsia="Times New Roman"/>
            </w:rPr>
          </w:pPr>
          <w:r>
            <w:rPr>
              <w:rFonts w:eastAsia="Times New Roman"/>
            </w:rPr>
            <w:t>18.</w:t>
          </w:r>
          <w:r>
            <w:rPr>
              <w:rFonts w:eastAsia="Times New Roman"/>
            </w:rPr>
            <w:tab/>
            <w:t xml:space="preserve">Stenglein, M. D. </w:t>
          </w:r>
          <w:r>
            <w:rPr>
              <w:rFonts w:eastAsia="Times New Roman"/>
              <w:i/>
              <w:iCs/>
            </w:rPr>
            <w:t>et al.</w:t>
          </w:r>
          <w:r>
            <w:rPr>
              <w:rFonts w:eastAsia="Times New Roman"/>
            </w:rPr>
            <w:t xml:space="preserve"> Widespread recombination, reassortment, and transmission of unbalanced compound viral genotypes in natural arenavirus infections.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e1004900 (2015).</w:t>
          </w:r>
        </w:p>
        <w:p w14:paraId="203B5CF1" w14:textId="77777777" w:rsidR="003A14BB" w:rsidRDefault="003A14BB">
          <w:pPr>
            <w:autoSpaceDE w:val="0"/>
            <w:autoSpaceDN w:val="0"/>
            <w:ind w:hanging="640"/>
            <w:divId w:val="2026595247"/>
            <w:rPr>
              <w:rFonts w:eastAsia="Times New Roman"/>
            </w:rPr>
          </w:pPr>
          <w:r>
            <w:rPr>
              <w:rFonts w:eastAsia="Times New Roman"/>
            </w:rPr>
            <w:t>19.</w:t>
          </w:r>
          <w:r>
            <w:rPr>
              <w:rFonts w:eastAsia="Times New Roman"/>
            </w:rPr>
            <w:tab/>
            <w:t xml:space="preserve">Shi, M. </w:t>
          </w:r>
          <w:r>
            <w:rPr>
              <w:rFonts w:eastAsia="Times New Roman"/>
              <w:i/>
              <w:iCs/>
            </w:rPr>
            <w:t>et al.</w:t>
          </w:r>
          <w:r>
            <w:rPr>
              <w:rFonts w:eastAsia="Times New Roman"/>
            </w:rPr>
            <w:t xml:space="preserve"> No detectable effect of Wolbachia </w:t>
          </w:r>
          <w:proofErr w:type="spellStart"/>
          <w:r>
            <w:rPr>
              <w:rFonts w:eastAsia="Times New Roman"/>
            </w:rPr>
            <w:t>wMel</w:t>
          </w:r>
          <w:proofErr w:type="spellEnd"/>
          <w:r>
            <w:rPr>
              <w:rFonts w:eastAsia="Times New Roman"/>
            </w:rPr>
            <w:t xml:space="preserve"> on the prevalence and abundance of the RNA virome of Drosophila melanogaster. </w:t>
          </w:r>
          <w:r>
            <w:rPr>
              <w:rFonts w:eastAsia="Times New Roman"/>
              <w:i/>
              <w:iCs/>
            </w:rPr>
            <w:t>Proceedings of the Royal Society B: Biological Sciences</w:t>
          </w:r>
          <w:r>
            <w:rPr>
              <w:rFonts w:eastAsia="Times New Roman"/>
            </w:rPr>
            <w:t xml:space="preserve"> </w:t>
          </w:r>
          <w:r>
            <w:rPr>
              <w:rFonts w:eastAsia="Times New Roman"/>
              <w:b/>
              <w:bCs/>
            </w:rPr>
            <w:t>285</w:t>
          </w:r>
          <w:r>
            <w:rPr>
              <w:rFonts w:eastAsia="Times New Roman"/>
            </w:rPr>
            <w:t>, (2018).</w:t>
          </w:r>
        </w:p>
        <w:p w14:paraId="2069517C" w14:textId="77777777" w:rsidR="003A14BB" w:rsidRDefault="003A14BB">
          <w:pPr>
            <w:autoSpaceDE w:val="0"/>
            <w:autoSpaceDN w:val="0"/>
            <w:ind w:hanging="640"/>
            <w:divId w:val="1763799695"/>
            <w:rPr>
              <w:rFonts w:eastAsia="Times New Roman"/>
            </w:rPr>
          </w:pPr>
          <w:r>
            <w:rPr>
              <w:rFonts w:eastAsia="Times New Roman"/>
            </w:rPr>
            <w:t>20.</w:t>
          </w:r>
          <w:r>
            <w:rPr>
              <w:rFonts w:eastAsia="Times New Roman"/>
            </w:rPr>
            <w:tab/>
            <w:t xml:space="preserve">Botella, L., Vainio, E. J., Hantula, J., Diez, J. J. &amp; Jankovsky, L. Description and prevalence of a putative novel mycovirus within the conifer pathogen </w:t>
          </w:r>
          <w:proofErr w:type="spellStart"/>
          <w:r>
            <w:rPr>
              <w:rFonts w:eastAsia="Times New Roman"/>
            </w:rPr>
            <w:t>Gremmeniella</w:t>
          </w:r>
          <w:proofErr w:type="spellEnd"/>
          <w:r>
            <w:rPr>
              <w:rFonts w:eastAsia="Times New Roman"/>
            </w:rPr>
            <w:t xml:space="preserve"> </w:t>
          </w:r>
          <w:proofErr w:type="spellStart"/>
          <w:r>
            <w:rPr>
              <w:rFonts w:eastAsia="Times New Roman"/>
            </w:rPr>
            <w:t>abietina</w:t>
          </w:r>
          <w:proofErr w:type="spellEnd"/>
          <w:r>
            <w:rPr>
              <w:rFonts w:eastAsia="Times New Roman"/>
            </w:rPr>
            <w:t xml:space="preserve">. </w:t>
          </w:r>
          <w:r>
            <w:rPr>
              <w:rFonts w:eastAsia="Times New Roman"/>
              <w:i/>
              <w:iCs/>
            </w:rPr>
            <w:t xml:space="preserve">Arch </w:t>
          </w:r>
          <w:proofErr w:type="spellStart"/>
          <w:r>
            <w:rPr>
              <w:rFonts w:eastAsia="Times New Roman"/>
              <w:i/>
              <w:iCs/>
            </w:rPr>
            <w:t>Virol</w:t>
          </w:r>
          <w:proofErr w:type="spellEnd"/>
          <w:r>
            <w:rPr>
              <w:rFonts w:eastAsia="Times New Roman"/>
            </w:rPr>
            <w:t xml:space="preserve"> </w:t>
          </w:r>
          <w:r>
            <w:rPr>
              <w:rFonts w:eastAsia="Times New Roman"/>
              <w:b/>
              <w:bCs/>
            </w:rPr>
            <w:t>160</w:t>
          </w:r>
          <w:r>
            <w:rPr>
              <w:rFonts w:eastAsia="Times New Roman"/>
            </w:rPr>
            <w:t>, 1967–1975 (2015).</w:t>
          </w:r>
        </w:p>
        <w:p w14:paraId="0367C3EA" w14:textId="77777777" w:rsidR="003A14BB" w:rsidRDefault="003A14BB">
          <w:pPr>
            <w:autoSpaceDE w:val="0"/>
            <w:autoSpaceDN w:val="0"/>
            <w:ind w:hanging="640"/>
            <w:divId w:val="1245072375"/>
            <w:rPr>
              <w:rFonts w:eastAsia="Times New Roman"/>
            </w:rPr>
          </w:pPr>
          <w:r>
            <w:rPr>
              <w:rFonts w:eastAsia="Times New Roman"/>
            </w:rPr>
            <w:t>21.</w:t>
          </w:r>
          <w:r>
            <w:rPr>
              <w:rFonts w:eastAsia="Times New Roman"/>
            </w:rPr>
            <w:tab/>
          </w:r>
          <w:proofErr w:type="spellStart"/>
          <w:r>
            <w:rPr>
              <w:rFonts w:eastAsia="Times New Roman"/>
            </w:rPr>
            <w:t>Kosakovsky</w:t>
          </w:r>
          <w:proofErr w:type="spellEnd"/>
          <w:r>
            <w:rPr>
              <w:rFonts w:eastAsia="Times New Roman"/>
            </w:rPr>
            <w:t xml:space="preserve"> Pond, S. L. &amp; Frost, S. D. W. Not So Different After All: A Comparison of Methods for Detecting Amino Acid Sites Under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22</w:t>
          </w:r>
          <w:r>
            <w:rPr>
              <w:rFonts w:eastAsia="Times New Roman"/>
            </w:rPr>
            <w:t>, 1208–1222 (2005).</w:t>
          </w:r>
        </w:p>
        <w:p w14:paraId="3ED38E85" w14:textId="77777777" w:rsidR="003A14BB" w:rsidRDefault="003A14BB">
          <w:pPr>
            <w:autoSpaceDE w:val="0"/>
            <w:autoSpaceDN w:val="0"/>
            <w:ind w:hanging="640"/>
            <w:divId w:val="128210604"/>
            <w:rPr>
              <w:rFonts w:eastAsia="Times New Roman"/>
            </w:rPr>
          </w:pPr>
          <w:r>
            <w:rPr>
              <w:rFonts w:eastAsia="Times New Roman"/>
            </w:rPr>
            <w:t>22.</w:t>
          </w:r>
          <w:r>
            <w:rPr>
              <w:rFonts w:eastAsia="Times New Roman"/>
            </w:rPr>
            <w:tab/>
            <w:t xml:space="preserve">Lowen, A. C. It’s in the mix: Reassortment of segmented viral genomes. </w:t>
          </w:r>
          <w:proofErr w:type="spellStart"/>
          <w:r>
            <w:rPr>
              <w:rFonts w:eastAsia="Times New Roman"/>
              <w:i/>
              <w:iCs/>
            </w:rPr>
            <w:t>PLoS</w:t>
          </w:r>
          <w:proofErr w:type="spellEnd"/>
          <w:r>
            <w:rPr>
              <w:rFonts w:eastAsia="Times New Roman"/>
              <w:i/>
              <w:iCs/>
            </w:rPr>
            <w:t xml:space="preserve"> Pathogens</w:t>
          </w:r>
          <w:r>
            <w:rPr>
              <w:rFonts w:eastAsia="Times New Roman"/>
            </w:rPr>
            <w:t xml:space="preserve"> vol. 14 Preprint at https://doi.org/10.1371/journal.ppat.1007200 (2018).</w:t>
          </w:r>
        </w:p>
        <w:p w14:paraId="550F6C17" w14:textId="77777777" w:rsidR="003A14BB" w:rsidRDefault="003A14BB">
          <w:pPr>
            <w:autoSpaceDE w:val="0"/>
            <w:autoSpaceDN w:val="0"/>
            <w:ind w:hanging="640"/>
            <w:divId w:val="726029992"/>
            <w:rPr>
              <w:rFonts w:eastAsia="Times New Roman"/>
            </w:rPr>
          </w:pPr>
          <w:r>
            <w:rPr>
              <w:rFonts w:eastAsia="Times New Roman"/>
            </w:rPr>
            <w:lastRenderedPageBreak/>
            <w:t>23.</w:t>
          </w:r>
          <w:r>
            <w:rPr>
              <w:rFonts w:eastAsia="Times New Roman"/>
            </w:rPr>
            <w:tab/>
            <w:t xml:space="preserve">Arguello, J. R., Laurent, S. &amp; Clark, A. G. Demographic History of the Human Commensal </w:t>
          </w:r>
          <w:r>
            <w:rPr>
              <w:rFonts w:eastAsia="Times New Roman"/>
              <w:i/>
              <w:iCs/>
            </w:rPr>
            <w:t>Drosophila melanogaster</w:t>
          </w:r>
          <w:r>
            <w:rPr>
              <w:rFonts w:eastAsia="Times New Roman"/>
            </w:rPr>
            <w:t xml:space="preserve">. </w:t>
          </w:r>
          <w:r>
            <w:rPr>
              <w:rFonts w:eastAsia="Times New Roman"/>
              <w:i/>
              <w:iCs/>
            </w:rPr>
            <w:t xml:space="preserve">Genome Biol </w:t>
          </w:r>
          <w:proofErr w:type="spellStart"/>
          <w:r>
            <w:rPr>
              <w:rFonts w:eastAsia="Times New Roman"/>
              <w:i/>
              <w:iCs/>
            </w:rPr>
            <w:t>Evol</w:t>
          </w:r>
          <w:proofErr w:type="spellEnd"/>
          <w:r>
            <w:rPr>
              <w:rFonts w:eastAsia="Times New Roman"/>
            </w:rPr>
            <w:t xml:space="preserve"> </w:t>
          </w:r>
          <w:r>
            <w:rPr>
              <w:rFonts w:eastAsia="Times New Roman"/>
              <w:b/>
              <w:bCs/>
            </w:rPr>
            <w:t>11</w:t>
          </w:r>
          <w:r>
            <w:rPr>
              <w:rFonts w:eastAsia="Times New Roman"/>
            </w:rPr>
            <w:t>, 844–854 (2019).</w:t>
          </w:r>
        </w:p>
        <w:p w14:paraId="4BB29E26" w14:textId="77777777" w:rsidR="003A14BB" w:rsidRDefault="003A14BB">
          <w:pPr>
            <w:autoSpaceDE w:val="0"/>
            <w:autoSpaceDN w:val="0"/>
            <w:ind w:hanging="640"/>
            <w:divId w:val="508256233"/>
            <w:rPr>
              <w:rFonts w:eastAsia="Times New Roman"/>
            </w:rPr>
          </w:pPr>
          <w:r>
            <w:rPr>
              <w:rFonts w:eastAsia="Times New Roman"/>
            </w:rPr>
            <w:t>24.</w:t>
          </w:r>
          <w:r>
            <w:rPr>
              <w:rFonts w:eastAsia="Times New Roman"/>
            </w:rPr>
            <w:tab/>
          </w:r>
          <w:proofErr w:type="spellStart"/>
          <w:r>
            <w:rPr>
              <w:rFonts w:eastAsia="Times New Roman"/>
            </w:rPr>
            <w:t>Swevers</w:t>
          </w:r>
          <w:proofErr w:type="spellEnd"/>
          <w:r>
            <w:rPr>
              <w:rFonts w:eastAsia="Times New Roman"/>
            </w:rPr>
            <w:t xml:space="preserve">, L., Broeck, J. Vanden &amp; </w:t>
          </w:r>
          <w:proofErr w:type="spellStart"/>
          <w:r>
            <w:rPr>
              <w:rFonts w:eastAsia="Times New Roman"/>
            </w:rPr>
            <w:t>Smagghe</w:t>
          </w:r>
          <w:proofErr w:type="spellEnd"/>
          <w:r>
            <w:rPr>
              <w:rFonts w:eastAsia="Times New Roman"/>
            </w:rPr>
            <w:t xml:space="preserve">, G. The possible impact of persistent virus infection on the function of the RNAi machinery in insects: A hypothesis. </w:t>
          </w:r>
          <w:r>
            <w:rPr>
              <w:rFonts w:eastAsia="Times New Roman"/>
              <w:i/>
              <w:iCs/>
            </w:rPr>
            <w:t xml:space="preserve">Front </w:t>
          </w:r>
          <w:proofErr w:type="spellStart"/>
          <w:r>
            <w:rPr>
              <w:rFonts w:eastAsia="Times New Roman"/>
              <w:i/>
              <w:iCs/>
            </w:rPr>
            <w:t>Physiol</w:t>
          </w:r>
          <w:proofErr w:type="spellEnd"/>
          <w:r>
            <w:rPr>
              <w:rFonts w:eastAsia="Times New Roman"/>
            </w:rPr>
            <w:t xml:space="preserve"> </w:t>
          </w:r>
          <w:r>
            <w:rPr>
              <w:rFonts w:eastAsia="Times New Roman"/>
              <w:b/>
              <w:bCs/>
            </w:rPr>
            <w:t>4 NOV</w:t>
          </w:r>
          <w:r>
            <w:rPr>
              <w:rFonts w:eastAsia="Times New Roman"/>
            </w:rPr>
            <w:t>, (2013).</w:t>
          </w:r>
        </w:p>
        <w:p w14:paraId="1E69F1F2" w14:textId="77777777" w:rsidR="003A14BB" w:rsidRDefault="003A14BB">
          <w:pPr>
            <w:autoSpaceDE w:val="0"/>
            <w:autoSpaceDN w:val="0"/>
            <w:ind w:hanging="640"/>
            <w:divId w:val="948120178"/>
            <w:rPr>
              <w:rFonts w:eastAsia="Times New Roman"/>
            </w:rPr>
          </w:pPr>
          <w:r>
            <w:rPr>
              <w:rFonts w:eastAsia="Times New Roman"/>
            </w:rPr>
            <w:t>25.</w:t>
          </w:r>
          <w:r>
            <w:rPr>
              <w:rFonts w:eastAsia="Times New Roman"/>
            </w:rPr>
            <w:tab/>
          </w:r>
          <w:proofErr w:type="spellStart"/>
          <w:r>
            <w:rPr>
              <w:rFonts w:eastAsia="Times New Roman"/>
            </w:rPr>
            <w:t>Karlikow</w:t>
          </w:r>
          <w:proofErr w:type="spellEnd"/>
          <w:r>
            <w:rPr>
              <w:rFonts w:eastAsia="Times New Roman"/>
            </w:rPr>
            <w:t xml:space="preserve">, M., </w:t>
          </w:r>
          <w:proofErr w:type="spellStart"/>
          <w:r>
            <w:rPr>
              <w:rFonts w:eastAsia="Times New Roman"/>
            </w:rPr>
            <w:t>Goic</w:t>
          </w:r>
          <w:proofErr w:type="spellEnd"/>
          <w:r>
            <w:rPr>
              <w:rFonts w:eastAsia="Times New Roman"/>
            </w:rPr>
            <w:t xml:space="preserve">, B. &amp; Saleh, M. C. RNAi and antiviral defense in Drosophila: Setting up a systemic immune response. </w:t>
          </w:r>
          <w:r>
            <w:rPr>
              <w:rFonts w:eastAsia="Times New Roman"/>
              <w:i/>
              <w:iCs/>
            </w:rPr>
            <w:t>Dev Comp Immunol</w:t>
          </w:r>
          <w:r>
            <w:rPr>
              <w:rFonts w:eastAsia="Times New Roman"/>
            </w:rPr>
            <w:t xml:space="preserve"> </w:t>
          </w:r>
          <w:r>
            <w:rPr>
              <w:rFonts w:eastAsia="Times New Roman"/>
              <w:b/>
              <w:bCs/>
            </w:rPr>
            <w:t>42</w:t>
          </w:r>
          <w:r>
            <w:rPr>
              <w:rFonts w:eastAsia="Times New Roman"/>
            </w:rPr>
            <w:t>, 85–92 (2014).</w:t>
          </w:r>
        </w:p>
        <w:p w14:paraId="61739818" w14:textId="77777777" w:rsidR="003A14BB" w:rsidRDefault="003A14BB">
          <w:pPr>
            <w:autoSpaceDE w:val="0"/>
            <w:autoSpaceDN w:val="0"/>
            <w:ind w:hanging="640"/>
            <w:divId w:val="263928853"/>
            <w:rPr>
              <w:rFonts w:eastAsia="Times New Roman"/>
            </w:rPr>
          </w:pPr>
          <w:r>
            <w:rPr>
              <w:rFonts w:eastAsia="Times New Roman"/>
            </w:rPr>
            <w:t>26.</w:t>
          </w:r>
          <w:r>
            <w:rPr>
              <w:rFonts w:eastAsia="Times New Roman"/>
            </w:rPr>
            <w:tab/>
            <w:t xml:space="preserve">Qiu, W. &amp; Karen-Beth, S. G. Defective Interfering RNAs of a Satellite Virus.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75</w:t>
          </w:r>
          <w:r>
            <w:rPr>
              <w:rFonts w:eastAsia="Times New Roman"/>
            </w:rPr>
            <w:t>, 5429–5432 (2001).</w:t>
          </w:r>
        </w:p>
        <w:p w14:paraId="2A9EBFFD" w14:textId="77777777" w:rsidR="003A14BB" w:rsidRDefault="003A14BB">
          <w:pPr>
            <w:autoSpaceDE w:val="0"/>
            <w:autoSpaceDN w:val="0"/>
            <w:ind w:hanging="640"/>
            <w:divId w:val="1413888365"/>
            <w:rPr>
              <w:rFonts w:eastAsia="Times New Roman"/>
            </w:rPr>
          </w:pPr>
          <w:r>
            <w:rPr>
              <w:rFonts w:eastAsia="Times New Roman"/>
            </w:rPr>
            <w:t>27.</w:t>
          </w:r>
          <w:r>
            <w:rPr>
              <w:rFonts w:eastAsia="Times New Roman"/>
            </w:rPr>
            <w:tab/>
            <w:t xml:space="preserve">Parks, W. P., Casazza, A. M., Alcott, J. &amp; Melnick, J. L. ADENO-ASSOCIATED SATELLITE VIRUS INTERFERENCE WITH THE REPLICATION OF ITS HELPER ADENOVIRUS. </w:t>
          </w:r>
          <w:r>
            <w:rPr>
              <w:rFonts w:eastAsia="Times New Roman"/>
              <w:i/>
              <w:iCs/>
            </w:rPr>
            <w:t>J Exp Med</w:t>
          </w:r>
          <w:r>
            <w:rPr>
              <w:rFonts w:eastAsia="Times New Roman"/>
            </w:rPr>
            <w:t xml:space="preserve"> </w:t>
          </w:r>
          <w:r>
            <w:rPr>
              <w:rFonts w:eastAsia="Times New Roman"/>
              <w:b/>
              <w:bCs/>
            </w:rPr>
            <w:t>127</w:t>
          </w:r>
          <w:r>
            <w:rPr>
              <w:rFonts w:eastAsia="Times New Roman"/>
            </w:rPr>
            <w:t>, 91–108 (1968).</w:t>
          </w:r>
        </w:p>
        <w:p w14:paraId="27381CA3" w14:textId="77777777" w:rsidR="003A14BB" w:rsidRDefault="003A14BB">
          <w:pPr>
            <w:autoSpaceDE w:val="0"/>
            <w:autoSpaceDN w:val="0"/>
            <w:ind w:hanging="640"/>
            <w:divId w:val="1188327377"/>
            <w:rPr>
              <w:rFonts w:eastAsia="Times New Roman"/>
            </w:rPr>
          </w:pPr>
          <w:r>
            <w:rPr>
              <w:rFonts w:eastAsia="Times New Roman"/>
            </w:rPr>
            <w:t>28.</w:t>
          </w:r>
          <w:r>
            <w:rPr>
              <w:rFonts w:eastAsia="Times New Roman"/>
            </w:rPr>
            <w:tab/>
            <w:t xml:space="preserve">McDonald, S. M., Nelson, M. I., Turner, P. E. &amp; Patton, J. T. Reassortment in segmented RNA viruses: Mechanisms and outcomes. </w:t>
          </w:r>
          <w:r>
            <w:rPr>
              <w:rFonts w:eastAsia="Times New Roman"/>
              <w:i/>
              <w:iCs/>
            </w:rPr>
            <w:t>Nature Reviews Microbiology</w:t>
          </w:r>
          <w:r>
            <w:rPr>
              <w:rFonts w:eastAsia="Times New Roman"/>
            </w:rPr>
            <w:t xml:space="preserve"> vol. 14 448–460 Preprint at https://doi.org/10.1038/nrmicro.2016.46 (2016).</w:t>
          </w:r>
        </w:p>
        <w:p w14:paraId="2EAF56E2" w14:textId="77777777" w:rsidR="003A14BB" w:rsidRDefault="003A14BB">
          <w:pPr>
            <w:autoSpaceDE w:val="0"/>
            <w:autoSpaceDN w:val="0"/>
            <w:ind w:hanging="640"/>
            <w:divId w:val="906183683"/>
            <w:rPr>
              <w:rFonts w:eastAsia="Times New Roman"/>
            </w:rPr>
          </w:pPr>
          <w:r>
            <w:rPr>
              <w:rFonts w:eastAsia="Times New Roman"/>
            </w:rPr>
            <w:t>29.</w:t>
          </w:r>
          <w:r>
            <w:rPr>
              <w:rFonts w:eastAsia="Times New Roman"/>
            </w:rPr>
            <w:tab/>
            <w:t xml:space="preserve">Cao, C., Magwire, M. M., Bayer, F. &amp; </w:t>
          </w:r>
          <w:proofErr w:type="spellStart"/>
          <w:r>
            <w:rPr>
              <w:rFonts w:eastAsia="Times New Roman"/>
            </w:rPr>
            <w:t>Jiggins</w:t>
          </w:r>
          <w:proofErr w:type="spellEnd"/>
          <w:r>
            <w:rPr>
              <w:rFonts w:eastAsia="Times New Roman"/>
            </w:rPr>
            <w:t xml:space="preserve">, F. M. A Polymorphism in the Processing Body Component Ge-1 Controls Resistance to a Naturally Occurring Rhabdovirus in Drosophila.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e1005387 (2016).</w:t>
          </w:r>
        </w:p>
        <w:p w14:paraId="17A4E263" w14:textId="77777777" w:rsidR="003A14BB" w:rsidRDefault="003A14BB">
          <w:pPr>
            <w:autoSpaceDE w:val="0"/>
            <w:autoSpaceDN w:val="0"/>
            <w:ind w:hanging="640"/>
            <w:divId w:val="2041011859"/>
            <w:rPr>
              <w:rFonts w:eastAsia="Times New Roman"/>
            </w:rPr>
          </w:pPr>
          <w:r>
            <w:rPr>
              <w:rFonts w:eastAsia="Times New Roman"/>
            </w:rPr>
            <w:t>30.</w:t>
          </w:r>
          <w:r>
            <w:rPr>
              <w:rFonts w:eastAsia="Times New Roman"/>
            </w:rPr>
            <w:tab/>
            <w:t xml:space="preserve">Martin, M. </w:t>
          </w:r>
          <w:proofErr w:type="spellStart"/>
          <w:r>
            <w:rPr>
              <w:rFonts w:eastAsia="Times New Roman"/>
            </w:rPr>
            <w:t>Cutadapt</w:t>
          </w:r>
          <w:proofErr w:type="spellEnd"/>
          <w:r>
            <w:rPr>
              <w:rFonts w:eastAsia="Times New Roman"/>
            </w:rPr>
            <w:t xml:space="preserve"> Removes Adapter Sequences From High-Throughput Sequencing Reads. </w:t>
          </w:r>
          <w:proofErr w:type="spellStart"/>
          <w:r>
            <w:rPr>
              <w:rFonts w:eastAsia="Times New Roman"/>
              <w:i/>
              <w:iCs/>
            </w:rPr>
            <w:t>EMBnet</w:t>
          </w:r>
          <w:proofErr w:type="spellEnd"/>
          <w:r>
            <w:rPr>
              <w:rFonts w:eastAsia="Times New Roman"/>
              <w:i/>
              <w:iCs/>
            </w:rPr>
            <w:t xml:space="preserve"> J</w:t>
          </w:r>
          <w:r>
            <w:rPr>
              <w:rFonts w:eastAsia="Times New Roman"/>
            </w:rPr>
            <w:t xml:space="preserve"> </w:t>
          </w:r>
          <w:r>
            <w:rPr>
              <w:rFonts w:eastAsia="Times New Roman"/>
              <w:b/>
              <w:bCs/>
            </w:rPr>
            <w:t>17</w:t>
          </w:r>
          <w:r>
            <w:rPr>
              <w:rFonts w:eastAsia="Times New Roman"/>
            </w:rPr>
            <w:t>, 10–12 (2011).</w:t>
          </w:r>
        </w:p>
        <w:p w14:paraId="2B8DB1FA" w14:textId="77777777" w:rsidR="003A14BB" w:rsidRDefault="003A14BB">
          <w:pPr>
            <w:autoSpaceDE w:val="0"/>
            <w:autoSpaceDN w:val="0"/>
            <w:ind w:hanging="640"/>
            <w:divId w:val="480394338"/>
            <w:rPr>
              <w:rFonts w:eastAsia="Times New Roman"/>
            </w:rPr>
          </w:pPr>
          <w:r>
            <w:rPr>
              <w:rFonts w:eastAsia="Times New Roman"/>
            </w:rPr>
            <w:t>31.</w:t>
          </w:r>
          <w:r>
            <w:rPr>
              <w:rFonts w:eastAsia="Times New Roman"/>
            </w:rPr>
            <w:tab/>
            <w:t xml:space="preserve">Andrews, S. </w:t>
          </w:r>
          <w:r>
            <w:rPr>
              <w:rFonts w:eastAsia="Times New Roman"/>
              <w:i/>
              <w:iCs/>
            </w:rPr>
            <w:t>et al.</w:t>
          </w:r>
          <w:r>
            <w:rPr>
              <w:rFonts w:eastAsia="Times New Roman"/>
            </w:rPr>
            <w:t xml:space="preserve"> </w:t>
          </w:r>
          <w:proofErr w:type="spellStart"/>
          <w:r>
            <w:rPr>
              <w:rFonts w:eastAsia="Times New Roman"/>
            </w:rPr>
            <w:t>FastQC</w:t>
          </w:r>
          <w:proofErr w:type="spellEnd"/>
          <w:r>
            <w:rPr>
              <w:rFonts w:eastAsia="Times New Roman"/>
            </w:rPr>
            <w:t>: a quality control tool for high throughput sequence data. https://qubeshub.org/resources/fastqc (2012).</w:t>
          </w:r>
        </w:p>
        <w:p w14:paraId="75F19EA1" w14:textId="77777777" w:rsidR="003A14BB" w:rsidRDefault="003A14BB">
          <w:pPr>
            <w:autoSpaceDE w:val="0"/>
            <w:autoSpaceDN w:val="0"/>
            <w:ind w:hanging="640"/>
            <w:divId w:val="1925216740"/>
            <w:rPr>
              <w:rFonts w:eastAsia="Times New Roman"/>
            </w:rPr>
          </w:pPr>
          <w:r>
            <w:rPr>
              <w:rFonts w:eastAsia="Times New Roman"/>
            </w:rPr>
            <w:t>32.</w:t>
          </w:r>
          <w:r>
            <w:rPr>
              <w:rFonts w:eastAsia="Times New Roman"/>
            </w:rPr>
            <w:tab/>
            <w:t xml:space="preserve">Langmead, B. &amp; Salzberg, S. L. Fast gapped-read alignment with Bowtie 2. </w:t>
          </w:r>
          <w:r>
            <w:rPr>
              <w:rFonts w:eastAsia="Times New Roman"/>
              <w:i/>
              <w:iCs/>
            </w:rPr>
            <w:t>Nat Methods</w:t>
          </w:r>
          <w:r>
            <w:rPr>
              <w:rFonts w:eastAsia="Times New Roman"/>
            </w:rPr>
            <w:t xml:space="preserve"> </w:t>
          </w:r>
          <w:r>
            <w:rPr>
              <w:rFonts w:eastAsia="Times New Roman"/>
              <w:b/>
              <w:bCs/>
            </w:rPr>
            <w:t>9</w:t>
          </w:r>
          <w:r>
            <w:rPr>
              <w:rFonts w:eastAsia="Times New Roman"/>
            </w:rPr>
            <w:t>, 357–359 (2012).</w:t>
          </w:r>
        </w:p>
        <w:p w14:paraId="515F8C62" w14:textId="77777777" w:rsidR="003A14BB" w:rsidRDefault="003A14BB">
          <w:pPr>
            <w:autoSpaceDE w:val="0"/>
            <w:autoSpaceDN w:val="0"/>
            <w:ind w:hanging="640"/>
            <w:divId w:val="1296981970"/>
            <w:rPr>
              <w:rFonts w:eastAsia="Times New Roman"/>
            </w:rPr>
          </w:pPr>
          <w:r>
            <w:rPr>
              <w:rFonts w:eastAsia="Times New Roman"/>
            </w:rPr>
            <w:t>33.</w:t>
          </w:r>
          <w:r>
            <w:rPr>
              <w:rFonts w:eastAsia="Times New Roman"/>
            </w:rPr>
            <w:tab/>
          </w:r>
          <w:proofErr w:type="spellStart"/>
          <w:r>
            <w:rPr>
              <w:rFonts w:eastAsia="Times New Roman"/>
            </w:rPr>
            <w:t>Prjibelski</w:t>
          </w:r>
          <w:proofErr w:type="spellEnd"/>
          <w:r>
            <w:rPr>
              <w:rFonts w:eastAsia="Times New Roman"/>
            </w:rPr>
            <w:t xml:space="preserve">, A., Antipov, D., Meleshko, D., Lapidus, A. &amp; </w:t>
          </w:r>
          <w:proofErr w:type="spellStart"/>
          <w:r>
            <w:rPr>
              <w:rFonts w:eastAsia="Times New Roman"/>
            </w:rPr>
            <w:t>Korobeynikov</w:t>
          </w:r>
          <w:proofErr w:type="spellEnd"/>
          <w:r>
            <w:rPr>
              <w:rFonts w:eastAsia="Times New Roman"/>
            </w:rPr>
            <w:t xml:space="preserve">, A. Using </w:t>
          </w:r>
          <w:proofErr w:type="spellStart"/>
          <w:r>
            <w:rPr>
              <w:rFonts w:eastAsia="Times New Roman"/>
            </w:rPr>
            <w:t>SPAdes</w:t>
          </w:r>
          <w:proofErr w:type="spellEnd"/>
          <w:r>
            <w:rPr>
              <w:rFonts w:eastAsia="Times New Roman"/>
            </w:rPr>
            <w:t xml:space="preserve"> De Novo Assembler. </w:t>
          </w:r>
          <w:r>
            <w:rPr>
              <w:rFonts w:eastAsia="Times New Roman"/>
              <w:i/>
              <w:iCs/>
            </w:rPr>
            <w:t xml:space="preserve">Curr </w:t>
          </w:r>
          <w:proofErr w:type="spellStart"/>
          <w:r>
            <w:rPr>
              <w:rFonts w:eastAsia="Times New Roman"/>
              <w:i/>
              <w:iCs/>
            </w:rPr>
            <w:t>Protoc</w:t>
          </w:r>
          <w:proofErr w:type="spellEnd"/>
          <w:r>
            <w:rPr>
              <w:rFonts w:eastAsia="Times New Roman"/>
              <w:i/>
              <w:iCs/>
            </w:rPr>
            <w:t xml:space="preserve"> Bioinformatics</w:t>
          </w:r>
          <w:r>
            <w:rPr>
              <w:rFonts w:eastAsia="Times New Roman"/>
            </w:rPr>
            <w:t xml:space="preserve"> </w:t>
          </w:r>
          <w:r>
            <w:rPr>
              <w:rFonts w:eastAsia="Times New Roman"/>
              <w:b/>
              <w:bCs/>
            </w:rPr>
            <w:t>70</w:t>
          </w:r>
          <w:r>
            <w:rPr>
              <w:rFonts w:eastAsia="Times New Roman"/>
            </w:rPr>
            <w:t>, e102 (2020).</w:t>
          </w:r>
        </w:p>
        <w:p w14:paraId="59997C38" w14:textId="77777777" w:rsidR="003A14BB" w:rsidRDefault="003A14BB">
          <w:pPr>
            <w:autoSpaceDE w:val="0"/>
            <w:autoSpaceDN w:val="0"/>
            <w:ind w:hanging="640"/>
            <w:divId w:val="1824158544"/>
            <w:rPr>
              <w:rFonts w:eastAsia="Times New Roman"/>
            </w:rPr>
          </w:pPr>
          <w:r>
            <w:rPr>
              <w:rFonts w:eastAsia="Times New Roman"/>
            </w:rPr>
            <w:t>34.</w:t>
          </w:r>
          <w:r>
            <w:rPr>
              <w:rFonts w:eastAsia="Times New Roman"/>
            </w:rPr>
            <w:tab/>
            <w:t xml:space="preserve">Li, H. &amp; Durbin, R. Fast and accurate long-read alignment with Burrows-Wheeler transform. </w:t>
          </w:r>
          <w:r>
            <w:rPr>
              <w:rFonts w:eastAsia="Times New Roman"/>
              <w:i/>
              <w:iCs/>
            </w:rPr>
            <w:t>Bioinformatics</w:t>
          </w:r>
          <w:r>
            <w:rPr>
              <w:rFonts w:eastAsia="Times New Roman"/>
            </w:rPr>
            <w:t xml:space="preserve"> </w:t>
          </w:r>
          <w:r>
            <w:rPr>
              <w:rFonts w:eastAsia="Times New Roman"/>
              <w:b/>
              <w:bCs/>
            </w:rPr>
            <w:t>26</w:t>
          </w:r>
          <w:r>
            <w:rPr>
              <w:rFonts w:eastAsia="Times New Roman"/>
            </w:rPr>
            <w:t>, 589–595 (2010).</w:t>
          </w:r>
        </w:p>
        <w:p w14:paraId="703F4A68" w14:textId="77777777" w:rsidR="003A14BB" w:rsidRDefault="003A14BB">
          <w:pPr>
            <w:autoSpaceDE w:val="0"/>
            <w:autoSpaceDN w:val="0"/>
            <w:ind w:hanging="640"/>
            <w:divId w:val="294339481"/>
            <w:rPr>
              <w:rFonts w:eastAsia="Times New Roman"/>
            </w:rPr>
          </w:pPr>
          <w:r>
            <w:rPr>
              <w:rFonts w:eastAsia="Times New Roman"/>
            </w:rPr>
            <w:t>35.</w:t>
          </w:r>
          <w:r>
            <w:rPr>
              <w:rFonts w:eastAsia="Times New Roman"/>
            </w:rPr>
            <w:tab/>
            <w:t xml:space="preserve">Katoh, K. &amp; </w:t>
          </w:r>
          <w:proofErr w:type="spellStart"/>
          <w:r>
            <w:rPr>
              <w:rFonts w:eastAsia="Times New Roman"/>
            </w:rPr>
            <w:t>Standley</w:t>
          </w:r>
          <w:proofErr w:type="spellEnd"/>
          <w:r>
            <w:rPr>
              <w:rFonts w:eastAsia="Times New Roman"/>
            </w:rPr>
            <w:t xml:space="preserve">, D. M. MAFFT multiple sequence alignment software version 7: Improvements in performance and usability.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772–780 (2013).</w:t>
          </w:r>
        </w:p>
        <w:p w14:paraId="47165E5C" w14:textId="77777777" w:rsidR="003A14BB" w:rsidRDefault="003A14BB">
          <w:pPr>
            <w:autoSpaceDE w:val="0"/>
            <w:autoSpaceDN w:val="0"/>
            <w:ind w:hanging="640"/>
            <w:divId w:val="2022656492"/>
            <w:rPr>
              <w:rFonts w:eastAsia="Times New Roman"/>
            </w:rPr>
          </w:pPr>
          <w:r>
            <w:rPr>
              <w:rFonts w:eastAsia="Times New Roman"/>
            </w:rPr>
            <w:t>36.</w:t>
          </w:r>
          <w:r>
            <w:rPr>
              <w:rFonts w:eastAsia="Times New Roman"/>
            </w:rPr>
            <w:tab/>
            <w:t xml:space="preserve">Nguyen, L. T., Schmidt, H. A., Von Haeseler, A. &amp; Minh, B. Q. IQ-TREE: A fast and effective stochastic algorithm for estimating maximum-likelihood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32</w:t>
          </w:r>
          <w:r>
            <w:rPr>
              <w:rFonts w:eastAsia="Times New Roman"/>
            </w:rPr>
            <w:t>, 268–274 (2015).</w:t>
          </w:r>
        </w:p>
        <w:p w14:paraId="402EBC86" w14:textId="77777777" w:rsidR="003A14BB" w:rsidRDefault="003A14BB">
          <w:pPr>
            <w:autoSpaceDE w:val="0"/>
            <w:autoSpaceDN w:val="0"/>
            <w:ind w:hanging="640"/>
            <w:divId w:val="712972047"/>
            <w:rPr>
              <w:rFonts w:eastAsia="Times New Roman"/>
            </w:rPr>
          </w:pPr>
          <w:r>
            <w:rPr>
              <w:rFonts w:eastAsia="Times New Roman"/>
            </w:rPr>
            <w:t>37.</w:t>
          </w:r>
          <w:r>
            <w:rPr>
              <w:rFonts w:eastAsia="Times New Roman"/>
            </w:rPr>
            <w:tab/>
          </w:r>
          <w:proofErr w:type="spellStart"/>
          <w:r>
            <w:rPr>
              <w:rFonts w:eastAsia="Times New Roman"/>
            </w:rPr>
            <w:t>Letunic</w:t>
          </w:r>
          <w:proofErr w:type="spellEnd"/>
          <w:r>
            <w:rPr>
              <w:rFonts w:eastAsia="Times New Roman"/>
            </w:rPr>
            <w:t>, I. &amp; Bork, P. Interactive Tree of Life (</w:t>
          </w:r>
          <w:proofErr w:type="spellStart"/>
          <w:r>
            <w:rPr>
              <w:rFonts w:eastAsia="Times New Roman"/>
            </w:rPr>
            <w:t>iTOL</w:t>
          </w:r>
          <w:proofErr w:type="spellEnd"/>
          <w:r>
            <w:rPr>
              <w:rFonts w:eastAsia="Times New Roman"/>
            </w:rPr>
            <w:t xml:space="preserve">) v6: recent updates to the phylogenetic tree display and annotation tool. </w:t>
          </w:r>
          <w:r>
            <w:rPr>
              <w:rFonts w:eastAsia="Times New Roman"/>
              <w:i/>
              <w:iCs/>
            </w:rPr>
            <w:t>Nucleic Acids Res</w:t>
          </w:r>
          <w:r>
            <w:rPr>
              <w:rFonts w:eastAsia="Times New Roman"/>
            </w:rPr>
            <w:t xml:space="preserve"> </w:t>
          </w:r>
          <w:r>
            <w:rPr>
              <w:rFonts w:eastAsia="Times New Roman"/>
              <w:b/>
              <w:bCs/>
            </w:rPr>
            <w:t>52</w:t>
          </w:r>
          <w:r>
            <w:rPr>
              <w:rFonts w:eastAsia="Times New Roman"/>
            </w:rPr>
            <w:t>, W78–W82 (2024).</w:t>
          </w:r>
        </w:p>
        <w:p w14:paraId="5C0336FF" w14:textId="77777777" w:rsidR="003A14BB" w:rsidRDefault="003A14BB">
          <w:pPr>
            <w:autoSpaceDE w:val="0"/>
            <w:autoSpaceDN w:val="0"/>
            <w:ind w:hanging="640"/>
            <w:divId w:val="1403988765"/>
            <w:rPr>
              <w:rFonts w:eastAsia="Times New Roman"/>
            </w:rPr>
          </w:pPr>
          <w:r>
            <w:rPr>
              <w:rFonts w:eastAsia="Times New Roman"/>
            </w:rPr>
            <w:t>38.</w:t>
          </w:r>
          <w:r>
            <w:rPr>
              <w:rFonts w:eastAsia="Times New Roman"/>
            </w:rPr>
            <w:tab/>
            <w:t xml:space="preserve">Weaver, S. </w:t>
          </w:r>
          <w:r>
            <w:rPr>
              <w:rFonts w:eastAsia="Times New Roman"/>
              <w:i/>
              <w:iCs/>
            </w:rPr>
            <w:t>et al.</w:t>
          </w:r>
          <w:r>
            <w:rPr>
              <w:rFonts w:eastAsia="Times New Roman"/>
            </w:rPr>
            <w:t xml:space="preserve"> </w:t>
          </w:r>
          <w:proofErr w:type="spellStart"/>
          <w:r>
            <w:rPr>
              <w:rFonts w:eastAsia="Times New Roman"/>
            </w:rPr>
            <w:t>Datamonkey</w:t>
          </w:r>
          <w:proofErr w:type="spellEnd"/>
          <w:r>
            <w:rPr>
              <w:rFonts w:eastAsia="Times New Roman"/>
            </w:rPr>
            <w:t xml:space="preserve"> 2.0: A Modern Web Application for Characterizing Selective and Other Evolutionary Processes.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35</w:t>
          </w:r>
          <w:r>
            <w:rPr>
              <w:rFonts w:eastAsia="Times New Roman"/>
            </w:rPr>
            <w:t>, 773–777 (2018).</w:t>
          </w:r>
        </w:p>
        <w:p w14:paraId="0261B812" w14:textId="77777777" w:rsidR="003A14BB" w:rsidRDefault="003A14BB">
          <w:pPr>
            <w:autoSpaceDE w:val="0"/>
            <w:autoSpaceDN w:val="0"/>
            <w:ind w:hanging="640"/>
            <w:divId w:val="965352479"/>
            <w:rPr>
              <w:rFonts w:eastAsia="Times New Roman"/>
            </w:rPr>
          </w:pPr>
          <w:r>
            <w:rPr>
              <w:rFonts w:eastAsia="Times New Roman"/>
            </w:rPr>
            <w:t>39.</w:t>
          </w:r>
          <w:r>
            <w:rPr>
              <w:rFonts w:eastAsia="Times New Roman"/>
            </w:rPr>
            <w:tab/>
          </w:r>
          <w:proofErr w:type="spellStart"/>
          <w:r>
            <w:rPr>
              <w:rFonts w:eastAsia="Times New Roman"/>
            </w:rPr>
            <w:t>Kosakovsky</w:t>
          </w:r>
          <w:proofErr w:type="spellEnd"/>
          <w:r>
            <w:rPr>
              <w:rFonts w:eastAsia="Times New Roman"/>
            </w:rPr>
            <w:t xml:space="preserve"> Pond, S. L. </w:t>
          </w:r>
          <w:r>
            <w:rPr>
              <w:rFonts w:eastAsia="Times New Roman"/>
              <w:i/>
              <w:iCs/>
            </w:rPr>
            <w:t>et al.</w:t>
          </w:r>
          <w:r>
            <w:rPr>
              <w:rFonts w:eastAsia="Times New Roman"/>
            </w:rPr>
            <w:t xml:space="preserve"> </w:t>
          </w:r>
          <w:proofErr w:type="spellStart"/>
          <w:r>
            <w:rPr>
              <w:rFonts w:eastAsia="Times New Roman"/>
            </w:rPr>
            <w:t>HyPhy</w:t>
          </w:r>
          <w:proofErr w:type="spellEnd"/>
          <w:r>
            <w:rPr>
              <w:rFonts w:eastAsia="Times New Roman"/>
            </w:rPr>
            <w:t xml:space="preserve"> 2.5—A Customizable Platform for Evolutionary Hypothesis Testing Using Phylogenies.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37</w:t>
          </w:r>
          <w:r>
            <w:rPr>
              <w:rFonts w:eastAsia="Times New Roman"/>
            </w:rPr>
            <w:t>, 295–299 (2020).</w:t>
          </w:r>
        </w:p>
        <w:p w14:paraId="79DF3F6F" w14:textId="77777777" w:rsidR="003A14BB" w:rsidRDefault="003A14BB">
          <w:pPr>
            <w:autoSpaceDE w:val="0"/>
            <w:autoSpaceDN w:val="0"/>
            <w:ind w:hanging="640"/>
            <w:divId w:val="85273545"/>
            <w:rPr>
              <w:rFonts w:eastAsia="Times New Roman"/>
            </w:rPr>
          </w:pPr>
          <w:r>
            <w:rPr>
              <w:rFonts w:eastAsia="Times New Roman"/>
            </w:rPr>
            <w:t>40.</w:t>
          </w:r>
          <w:r>
            <w:rPr>
              <w:rFonts w:eastAsia="Times New Roman"/>
            </w:rPr>
            <w:tab/>
            <w:t xml:space="preserve">Murrell, B. </w:t>
          </w:r>
          <w:r>
            <w:rPr>
              <w:rFonts w:eastAsia="Times New Roman"/>
              <w:i/>
              <w:iCs/>
            </w:rPr>
            <w:t>et al.</w:t>
          </w:r>
          <w:r>
            <w:rPr>
              <w:rFonts w:eastAsia="Times New Roman"/>
            </w:rPr>
            <w:t xml:space="preserve"> FUBAR: A Fast, Unconstrained Bayesian </w:t>
          </w:r>
          <w:proofErr w:type="spellStart"/>
          <w:r>
            <w:rPr>
              <w:rFonts w:eastAsia="Times New Roman"/>
            </w:rPr>
            <w:t>AppRoximation</w:t>
          </w:r>
          <w:proofErr w:type="spellEnd"/>
          <w:r>
            <w:rPr>
              <w:rFonts w:eastAsia="Times New Roman"/>
            </w:rPr>
            <w:t xml:space="preserve"> for Inferring Selection. </w:t>
          </w:r>
          <w:r>
            <w:rPr>
              <w:rFonts w:eastAsia="Times New Roman"/>
              <w:i/>
              <w:iCs/>
            </w:rPr>
            <w:t xml:space="preserve">Mol Biol </w:t>
          </w:r>
          <w:proofErr w:type="spellStart"/>
          <w:r>
            <w:rPr>
              <w:rFonts w:eastAsia="Times New Roman"/>
              <w:i/>
              <w:iCs/>
            </w:rPr>
            <w:t>Evol</w:t>
          </w:r>
          <w:proofErr w:type="spellEnd"/>
          <w:r>
            <w:rPr>
              <w:rFonts w:eastAsia="Times New Roman"/>
            </w:rPr>
            <w:t xml:space="preserve"> </w:t>
          </w:r>
          <w:r>
            <w:rPr>
              <w:rFonts w:eastAsia="Times New Roman"/>
              <w:b/>
              <w:bCs/>
            </w:rPr>
            <w:t>30</w:t>
          </w:r>
          <w:r>
            <w:rPr>
              <w:rFonts w:eastAsia="Times New Roman"/>
            </w:rPr>
            <w:t>, 1196–1205 (2013).</w:t>
          </w:r>
        </w:p>
        <w:p w14:paraId="04918EAD" w14:textId="77777777" w:rsidR="003A14BB" w:rsidRDefault="003A14BB">
          <w:pPr>
            <w:autoSpaceDE w:val="0"/>
            <w:autoSpaceDN w:val="0"/>
            <w:ind w:hanging="640"/>
            <w:divId w:val="451630432"/>
            <w:rPr>
              <w:rFonts w:eastAsia="Times New Roman"/>
            </w:rPr>
          </w:pPr>
          <w:r>
            <w:rPr>
              <w:rFonts w:eastAsia="Times New Roman"/>
            </w:rPr>
            <w:t>41.</w:t>
          </w:r>
          <w:r>
            <w:rPr>
              <w:rFonts w:eastAsia="Times New Roman"/>
            </w:rPr>
            <w:tab/>
            <w:t xml:space="preserve">Martin, D. &amp; Rybicki, E. RDP: detection of recombination amongst aligned sequences. </w:t>
          </w:r>
          <w:r>
            <w:rPr>
              <w:rFonts w:eastAsia="Times New Roman"/>
              <w:i/>
              <w:iCs/>
            </w:rPr>
            <w:t>Bioinformatics</w:t>
          </w:r>
          <w:r>
            <w:rPr>
              <w:rFonts w:eastAsia="Times New Roman"/>
            </w:rPr>
            <w:t xml:space="preserve"> </w:t>
          </w:r>
          <w:r>
            <w:rPr>
              <w:rFonts w:eastAsia="Times New Roman"/>
              <w:b/>
              <w:bCs/>
            </w:rPr>
            <w:t>16</w:t>
          </w:r>
          <w:r>
            <w:rPr>
              <w:rFonts w:eastAsia="Times New Roman"/>
            </w:rPr>
            <w:t>, 562–563 (2000).</w:t>
          </w:r>
        </w:p>
        <w:p w14:paraId="5F1B24F0" w14:textId="77777777" w:rsidR="003A14BB" w:rsidRDefault="003A14BB">
          <w:pPr>
            <w:autoSpaceDE w:val="0"/>
            <w:autoSpaceDN w:val="0"/>
            <w:ind w:hanging="640"/>
            <w:divId w:val="1262831687"/>
            <w:rPr>
              <w:rFonts w:eastAsia="Times New Roman"/>
            </w:rPr>
          </w:pPr>
          <w:r>
            <w:rPr>
              <w:rFonts w:eastAsia="Times New Roman"/>
            </w:rPr>
            <w:lastRenderedPageBreak/>
            <w:t>42.</w:t>
          </w:r>
          <w:r>
            <w:rPr>
              <w:rFonts w:eastAsia="Times New Roman"/>
            </w:rPr>
            <w:tab/>
            <w:t xml:space="preserve">Martin, D. P. </w:t>
          </w:r>
          <w:r>
            <w:rPr>
              <w:rFonts w:eastAsia="Times New Roman"/>
              <w:i/>
              <w:iCs/>
            </w:rPr>
            <w:t>et al.</w:t>
          </w:r>
          <w:r>
            <w:rPr>
              <w:rFonts w:eastAsia="Times New Roman"/>
            </w:rPr>
            <w:t xml:space="preserve"> RDP5: a computer program for analyzing recombination in, and removing signals of recombination from, nucleotide sequence datasets. </w:t>
          </w:r>
          <w:r>
            <w:rPr>
              <w:rFonts w:eastAsia="Times New Roman"/>
              <w:i/>
              <w:iCs/>
            </w:rPr>
            <w:t xml:space="preserve">Virus </w:t>
          </w:r>
          <w:proofErr w:type="spellStart"/>
          <w:r>
            <w:rPr>
              <w:rFonts w:eastAsia="Times New Roman"/>
              <w:i/>
              <w:iCs/>
            </w:rPr>
            <w:t>Evol</w:t>
          </w:r>
          <w:proofErr w:type="spellEnd"/>
          <w:r>
            <w:rPr>
              <w:rFonts w:eastAsia="Times New Roman"/>
            </w:rPr>
            <w:t xml:space="preserve"> </w:t>
          </w:r>
          <w:r>
            <w:rPr>
              <w:rFonts w:eastAsia="Times New Roman"/>
              <w:b/>
              <w:bCs/>
            </w:rPr>
            <w:t>7</w:t>
          </w:r>
          <w:r>
            <w:rPr>
              <w:rFonts w:eastAsia="Times New Roman"/>
            </w:rPr>
            <w:t>, (2021).</w:t>
          </w:r>
        </w:p>
        <w:p w14:paraId="2F64FDD4" w14:textId="77777777" w:rsidR="003A14BB" w:rsidRDefault="003A14BB">
          <w:pPr>
            <w:autoSpaceDE w:val="0"/>
            <w:autoSpaceDN w:val="0"/>
            <w:ind w:hanging="640"/>
            <w:divId w:val="1482963379"/>
            <w:rPr>
              <w:rFonts w:eastAsia="Times New Roman"/>
            </w:rPr>
          </w:pPr>
          <w:r>
            <w:rPr>
              <w:rFonts w:eastAsia="Times New Roman"/>
            </w:rPr>
            <w:t>43.</w:t>
          </w:r>
          <w:r>
            <w:rPr>
              <w:rFonts w:eastAsia="Times New Roman"/>
            </w:rPr>
            <w:tab/>
            <w:t xml:space="preserve">Revell, L. J. </w:t>
          </w:r>
          <w:proofErr w:type="spellStart"/>
          <w:r>
            <w:rPr>
              <w:rFonts w:eastAsia="Times New Roman"/>
            </w:rPr>
            <w:t>phytools</w:t>
          </w:r>
          <w:proofErr w:type="spellEnd"/>
          <w:r>
            <w:rPr>
              <w:rFonts w:eastAsia="Times New Roman"/>
            </w:rPr>
            <w:t xml:space="preserve">: Phylogenetic Tools for Comparative Biology (and Other Things). </w:t>
          </w:r>
          <w:r>
            <w:rPr>
              <w:rFonts w:eastAsia="Times New Roman"/>
              <w:i/>
              <w:iCs/>
            </w:rPr>
            <w:t>CRAN: Contributed Packages</w:t>
          </w:r>
          <w:r>
            <w:rPr>
              <w:rFonts w:eastAsia="Times New Roman"/>
            </w:rPr>
            <w:t xml:space="preserve"> Preprint at https://doi.org/10.32614/CRAN.package.phytools (2011).</w:t>
          </w:r>
        </w:p>
        <w:p w14:paraId="506A8468" w14:textId="77777777" w:rsidR="003A14BB" w:rsidRDefault="003A14BB">
          <w:pPr>
            <w:autoSpaceDE w:val="0"/>
            <w:autoSpaceDN w:val="0"/>
            <w:ind w:hanging="640"/>
            <w:divId w:val="1771075648"/>
            <w:rPr>
              <w:rFonts w:eastAsia="Times New Roman"/>
            </w:rPr>
          </w:pPr>
          <w:r>
            <w:rPr>
              <w:rFonts w:eastAsia="Times New Roman"/>
            </w:rPr>
            <w:t>44.</w:t>
          </w:r>
          <w:r>
            <w:rPr>
              <w:rFonts w:eastAsia="Times New Roman"/>
            </w:rPr>
            <w:tab/>
            <w:t xml:space="preserve">Paradis, E. </w:t>
          </w:r>
          <w:r>
            <w:rPr>
              <w:rFonts w:eastAsia="Times New Roman"/>
              <w:i/>
              <w:iCs/>
            </w:rPr>
            <w:t>et al.</w:t>
          </w:r>
          <w:r>
            <w:rPr>
              <w:rFonts w:eastAsia="Times New Roman"/>
            </w:rPr>
            <w:t xml:space="preserve"> ape: Analyses of Phylogenetics and Evolution. </w:t>
          </w:r>
          <w:r>
            <w:rPr>
              <w:rFonts w:eastAsia="Times New Roman"/>
              <w:i/>
              <w:iCs/>
            </w:rPr>
            <w:t>CRAN: Contributed Packages</w:t>
          </w:r>
          <w:r>
            <w:rPr>
              <w:rFonts w:eastAsia="Times New Roman"/>
            </w:rPr>
            <w:t xml:space="preserve"> Preprint at https://doi.org/10.32614/CRAN.package.ape (2002).</w:t>
          </w:r>
        </w:p>
        <w:p w14:paraId="211A6EDC" w14:textId="2166742E" w:rsidR="0094106B" w:rsidRPr="006264D3" w:rsidRDefault="003A14BB" w:rsidP="00641623">
          <w:pPr>
            <w:spacing w:line="360" w:lineRule="auto"/>
            <w:rPr>
              <w:rFonts w:ascii="Arial" w:hAnsi="Arial" w:cs="Arial"/>
              <w:b/>
              <w:bCs/>
              <w:sz w:val="22"/>
              <w:szCs w:val="22"/>
            </w:rPr>
          </w:pPr>
          <w:r>
            <w:rPr>
              <w:rFonts w:eastAsia="Times New Roman"/>
            </w:rPr>
            <w:t> </w:t>
          </w:r>
        </w:p>
      </w:sdtContent>
    </w:sdt>
    <w:sectPr w:rsidR="0094106B" w:rsidRPr="006264D3" w:rsidSect="00E976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englein,Mark" w:date="2025-05-16T09:32:00Z" w:initials="MS">
    <w:p w14:paraId="3FC93161" w14:textId="77777777" w:rsidR="004030DC" w:rsidRDefault="004030DC" w:rsidP="004030DC">
      <w:r>
        <w:rPr>
          <w:rStyle w:val="CommentReference"/>
        </w:rPr>
        <w:annotationRef/>
      </w:r>
      <w:r>
        <w:rPr>
          <w:color w:val="000000"/>
          <w:sz w:val="20"/>
          <w:szCs w:val="20"/>
        </w:rPr>
        <w:t>We need a new title, IMO. Do you want to brainstorm together?</w:t>
      </w:r>
    </w:p>
  </w:comment>
  <w:comment w:id="16" w:author="Stenglein,Mark" w:date="2025-05-16T09:45:00Z" w:initials="MS">
    <w:p w14:paraId="00DE6348" w14:textId="77777777" w:rsidR="005C397C" w:rsidRDefault="005C397C" w:rsidP="005C397C">
      <w:r>
        <w:rPr>
          <w:rStyle w:val="CommentReference"/>
        </w:rPr>
        <w:annotationRef/>
      </w:r>
      <w:r>
        <w:rPr>
          <w:sz w:val="20"/>
          <w:szCs w:val="20"/>
        </w:rPr>
        <w:t xml:space="preserve">I think we should revisit the clade nomenclature, which I think could be improved.  </w:t>
      </w:r>
      <w:r>
        <w:rPr>
          <w:sz w:val="20"/>
          <w:szCs w:val="20"/>
        </w:rPr>
        <w:cr/>
      </w:r>
      <w:r>
        <w:rPr>
          <w:sz w:val="20"/>
          <w:szCs w:val="20"/>
        </w:rPr>
        <w:cr/>
        <w:t>How about:</w:t>
      </w:r>
      <w:r>
        <w:rPr>
          <w:sz w:val="20"/>
          <w:szCs w:val="20"/>
        </w:rPr>
        <w:cr/>
      </w:r>
      <w:r>
        <w:rPr>
          <w:sz w:val="20"/>
          <w:szCs w:val="20"/>
        </w:rPr>
        <w:cr/>
        <w:t>melA</w:t>
      </w:r>
      <w:r>
        <w:rPr>
          <w:sz w:val="20"/>
          <w:szCs w:val="20"/>
        </w:rPr>
        <w:cr/>
        <w:t>melB</w:t>
      </w:r>
      <w:r>
        <w:rPr>
          <w:sz w:val="20"/>
          <w:szCs w:val="20"/>
        </w:rPr>
        <w:cr/>
        <w:t>simA</w:t>
      </w:r>
      <w:r>
        <w:rPr>
          <w:sz w:val="20"/>
          <w:szCs w:val="20"/>
        </w:rPr>
        <w:cr/>
      </w:r>
      <w:r>
        <w:rPr>
          <w:sz w:val="20"/>
          <w:szCs w:val="20"/>
        </w:rPr>
        <w:cr/>
        <w:t xml:space="preserve">This makes naming consistent between melanogaster and simulans clades and is open to further expansion as new sequences are recovered and trees fill out.  </w:t>
      </w:r>
      <w:r>
        <w:rPr>
          <w:sz w:val="20"/>
          <w:szCs w:val="20"/>
        </w:rPr>
        <w:cr/>
      </w:r>
    </w:p>
  </w:comment>
  <w:comment w:id="17" w:author="Keene-Snickers,Lexi" w:date="2025-05-19T15:00:00Z" w:initials="LK">
    <w:p w14:paraId="4D7C7BC8" w14:textId="77777777" w:rsidR="001B34D8" w:rsidRDefault="001B34D8" w:rsidP="001B34D8">
      <w:r>
        <w:rPr>
          <w:rStyle w:val="CommentReference"/>
        </w:rPr>
        <w:annotationRef/>
      </w:r>
      <w:r>
        <w:rPr>
          <w:sz w:val="20"/>
          <w:szCs w:val="20"/>
        </w:rPr>
        <w:t>We’ll need to go through everything carefully so that no vestiges of the other naming system gets left.</w:t>
      </w:r>
    </w:p>
  </w:comment>
  <w:comment w:id="37" w:author="Stenglein,Mark" w:date="2025-05-16T09:47:00Z" w:initials="MS">
    <w:p w14:paraId="4AE7EBD2" w14:textId="1DCDE178" w:rsidR="005C397C" w:rsidRDefault="005C397C" w:rsidP="005C397C">
      <w:r>
        <w:rPr>
          <w:rStyle w:val="CommentReference"/>
        </w:rPr>
        <w:annotationRef/>
      </w:r>
      <w:r>
        <w:rPr>
          <w:color w:val="000000"/>
          <w:sz w:val="20"/>
          <w:szCs w:val="20"/>
        </w:rPr>
        <w:t>I think the abstract kind of ends with a whimper with this sentence.  How could we end stronger?</w:t>
      </w:r>
    </w:p>
  </w:comment>
  <w:comment w:id="38" w:author="Stenglein,Mark" w:date="2025-05-16T09:48:00Z" w:initials="MS">
    <w:p w14:paraId="18C24C4E" w14:textId="77777777" w:rsidR="005C397C" w:rsidRDefault="005C397C" w:rsidP="005C397C">
      <w:r>
        <w:rPr>
          <w:rStyle w:val="CommentReference"/>
        </w:rPr>
        <w:annotationRef/>
      </w:r>
      <w:r>
        <w:rPr>
          <w:color w:val="000000"/>
          <w:sz w:val="20"/>
          <w:szCs w:val="20"/>
        </w:rPr>
        <w:t>Also, is the abstract missing any key take-homes?  Something we should both think about as we review results section.</w:t>
      </w:r>
    </w:p>
  </w:comment>
  <w:comment w:id="39" w:author="Keene-Snickers,Lexi" w:date="2025-05-19T15:04:00Z" w:initials="LK">
    <w:p w14:paraId="16DADC10" w14:textId="77777777" w:rsidR="001B34D8" w:rsidRDefault="001B34D8" w:rsidP="001B34D8">
      <w:r>
        <w:rPr>
          <w:rStyle w:val="CommentReference"/>
        </w:rPr>
        <w:annotationRef/>
      </w:r>
      <w:r>
        <w:rPr>
          <w:sz w:val="20"/>
          <w:szCs w:val="20"/>
        </w:rPr>
        <w:t>I agree, I don’t like it either but I’m struggling to find something else</w:t>
      </w:r>
    </w:p>
  </w:comment>
  <w:comment w:id="40" w:author="Stenglein,Mark" w:date="2025-05-16T09:51:00Z" w:initials="MS">
    <w:p w14:paraId="46334B3F" w14:textId="13EAEF02" w:rsidR="00746064" w:rsidRDefault="00746064" w:rsidP="00746064">
      <w:r>
        <w:rPr>
          <w:rStyle w:val="CommentReference"/>
        </w:rPr>
        <w:annotationRef/>
      </w:r>
      <w:r>
        <w:rPr>
          <w:color w:val="000000"/>
          <w:sz w:val="20"/>
          <w:szCs w:val="20"/>
        </w:rPr>
        <w:t>Add citation: PMID: 20478885</w:t>
      </w:r>
    </w:p>
  </w:comment>
  <w:comment w:id="42" w:author="Stenglein,Mark" w:date="2025-05-16T09:52:00Z" w:initials="MS">
    <w:p w14:paraId="2CD4CBD2" w14:textId="77777777" w:rsidR="009D2386" w:rsidRDefault="009D2386" w:rsidP="009D2386">
      <w:r>
        <w:rPr>
          <w:rStyle w:val="CommentReference"/>
        </w:rPr>
        <w:annotationRef/>
      </w:r>
      <w:r>
        <w:rPr>
          <w:color w:val="000000"/>
          <w:sz w:val="20"/>
          <w:szCs w:val="20"/>
        </w:rPr>
        <w:t>need citation here to back up this factual claim</w:t>
      </w:r>
    </w:p>
  </w:comment>
  <w:comment w:id="43" w:author="Keene-Snickers,Lexi" w:date="2025-05-21T16:26:00Z" w:initials="LK">
    <w:p w14:paraId="6BB0AC8C" w14:textId="77777777" w:rsidR="000D3726" w:rsidRDefault="000D3726" w:rsidP="000D3726">
      <w:r>
        <w:rPr>
          <w:rStyle w:val="CommentReference"/>
        </w:rPr>
        <w:annotationRef/>
      </w:r>
      <w:r>
        <w:rPr>
          <w:sz w:val="20"/>
          <w:szCs w:val="20"/>
        </w:rPr>
        <w:t>Webster 2015</w:t>
      </w:r>
    </w:p>
  </w:comment>
  <w:comment w:id="50" w:author="Stenglein,Mark" w:date="2025-05-16T09:55:00Z" w:initials="MS">
    <w:p w14:paraId="3F2C58B6" w14:textId="111271BE" w:rsidR="0073538A" w:rsidRDefault="0073538A" w:rsidP="0073538A">
      <w:r>
        <w:rPr>
          <w:rStyle w:val="CommentReference"/>
        </w:rPr>
        <w:annotationRef/>
      </w:r>
      <w:r>
        <w:rPr>
          <w:sz w:val="20"/>
          <w:szCs w:val="20"/>
        </w:rPr>
        <w:t xml:space="preserve">Neither EVE integration nor cross-species transmission necessarily mean that the virus is old.  E.g. SARS-CoV-2 infects multiple species but is new.  EVE integration could mean old but we don’t have a date estimate for integration.  </w:t>
      </w:r>
    </w:p>
  </w:comment>
  <w:comment w:id="70" w:author="Stenglein,Mark" w:date="2025-05-16T09:56:00Z" w:initials="MS">
    <w:p w14:paraId="3D4C716A" w14:textId="77777777" w:rsidR="0073538A" w:rsidRDefault="0073538A" w:rsidP="0073538A">
      <w:r>
        <w:rPr>
          <w:rStyle w:val="CommentReference"/>
        </w:rPr>
        <w:annotationRef/>
      </w:r>
      <w:r>
        <w:rPr>
          <w:color w:val="000000"/>
          <w:sz w:val="20"/>
          <w:szCs w:val="20"/>
        </w:rPr>
        <w:t>What does slower than expected mean?  What is expected?</w:t>
      </w:r>
    </w:p>
  </w:comment>
  <w:comment w:id="77" w:author="Stenglein,Mark" w:date="2025-05-16T09:57:00Z" w:initials="MS">
    <w:p w14:paraId="445EAA73" w14:textId="77777777" w:rsidR="0073538A" w:rsidRDefault="0073538A" w:rsidP="0073538A">
      <w:r>
        <w:rPr>
          <w:rStyle w:val="CommentReference"/>
        </w:rPr>
        <w:annotationRef/>
      </w:r>
      <w:r>
        <w:rPr>
          <w:color w:val="000000"/>
          <w:sz w:val="20"/>
          <w:szCs w:val="20"/>
        </w:rPr>
        <w:t xml:space="preserve">How does this part of the sentence follow from the first part?  Why would it being in multiple species mean that all the questions have been answered?  </w:t>
      </w:r>
    </w:p>
  </w:comment>
  <w:comment w:id="78" w:author="Keene-Snickers,Lexi" w:date="2025-05-19T15:12:00Z" w:initials="LK">
    <w:p w14:paraId="0EC09F74" w14:textId="77777777" w:rsidR="001B34D8" w:rsidRDefault="001B34D8" w:rsidP="001B34D8">
      <w:r>
        <w:rPr>
          <w:rStyle w:val="CommentReference"/>
        </w:rPr>
        <w:annotationRef/>
      </w:r>
      <w:r>
        <w:rPr>
          <w:sz w:val="20"/>
          <w:szCs w:val="20"/>
        </w:rPr>
        <w:t>Better?</w:t>
      </w:r>
    </w:p>
  </w:comment>
  <w:comment w:id="106" w:author="Stenglein,Mark" w:date="2025-05-16T10:27:00Z" w:initials="MS">
    <w:p w14:paraId="05482721" w14:textId="1CB823A8" w:rsidR="001563B4" w:rsidRDefault="001563B4" w:rsidP="001563B4">
      <w:r>
        <w:rPr>
          <w:rStyle w:val="CommentReference"/>
        </w:rPr>
        <w:annotationRef/>
      </w:r>
      <w:r>
        <w:rPr>
          <w:color w:val="000000"/>
          <w:sz w:val="20"/>
          <w:szCs w:val="20"/>
        </w:rPr>
        <w:t>This paragraph needs rework - could sit down and do together if you want</w:t>
      </w:r>
    </w:p>
  </w:comment>
  <w:comment w:id="107" w:author="Keene-Snickers,Lexi" w:date="2025-05-21T16:23:00Z" w:initials="LK">
    <w:p w14:paraId="15AF416C" w14:textId="77777777" w:rsidR="000D3726" w:rsidRDefault="000D3726" w:rsidP="000D3726">
      <w:r>
        <w:rPr>
          <w:rStyle w:val="CommentReference"/>
        </w:rPr>
        <w:annotationRef/>
      </w:r>
      <w:r>
        <w:rPr>
          <w:sz w:val="20"/>
          <w:szCs w:val="20"/>
        </w:rPr>
        <w:t>Rework back into one para- ask the questions we answer- reassortment, genotype-phenotype, role of Chaq, etc</w:t>
      </w:r>
    </w:p>
  </w:comment>
  <w:comment w:id="114" w:author="Stenglein,Mark" w:date="2025-05-16T10:28:00Z" w:initials="MS">
    <w:p w14:paraId="657CA202" w14:textId="45AC3FC6" w:rsidR="001563B4" w:rsidRDefault="001563B4" w:rsidP="001563B4">
      <w:r>
        <w:rPr>
          <w:rStyle w:val="CommentReference"/>
        </w:rPr>
        <w:annotationRef/>
      </w:r>
      <w:r>
        <w:rPr>
          <w:color w:val="000000"/>
          <w:sz w:val="20"/>
          <w:szCs w:val="20"/>
        </w:rPr>
        <w:t>This reads as largely redundant with information in abstract</w:t>
      </w:r>
    </w:p>
  </w:comment>
  <w:comment w:id="115" w:author="Keene-Snickers,Lexi" w:date="2025-05-21T16:25:00Z" w:initials="LK">
    <w:p w14:paraId="7EC5E2DB" w14:textId="77777777" w:rsidR="000D3726" w:rsidRDefault="000D3726" w:rsidP="000D3726">
      <w:r>
        <w:rPr>
          <w:rStyle w:val="CommentReference"/>
        </w:rPr>
        <w:annotationRef/>
      </w:r>
      <w:r>
        <w:rPr>
          <w:sz w:val="20"/>
          <w:szCs w:val="20"/>
        </w:rPr>
        <w:t>Replace with: we used these sequences to generate a substantially more refined understanding of galbut virus</w:t>
      </w:r>
    </w:p>
  </w:comment>
  <w:comment w:id="120" w:author="Stenglein,Mark" w:date="2025-05-16T10:30:00Z" w:initials="MS">
    <w:p w14:paraId="7A2BA80A" w14:textId="32165BC8" w:rsidR="001563B4" w:rsidRDefault="001563B4" w:rsidP="001563B4">
      <w:r>
        <w:rPr>
          <w:rStyle w:val="CommentReference"/>
        </w:rPr>
        <w:annotationRef/>
      </w:r>
      <w:r>
        <w:rPr>
          <w:color w:val="000000"/>
          <w:sz w:val="20"/>
          <w:szCs w:val="20"/>
        </w:rPr>
        <w:t>We ought to be able to cite the Fly paper by the time this is submitted</w:t>
      </w:r>
    </w:p>
  </w:comment>
  <w:comment w:id="121" w:author="Keene-Snickers,Lexi" w:date="2025-05-19T15:15:00Z" w:initials="LK">
    <w:p w14:paraId="56639908" w14:textId="77777777" w:rsidR="001B34D8" w:rsidRDefault="001B34D8" w:rsidP="001B34D8">
      <w:r>
        <w:rPr>
          <w:rStyle w:val="CommentReference"/>
        </w:rPr>
        <w:annotationRef/>
      </w:r>
      <w:r>
        <w:rPr>
          <w:sz w:val="20"/>
          <w:szCs w:val="20"/>
        </w:rPr>
        <w:t>It has been update</w:t>
      </w:r>
    </w:p>
  </w:comment>
  <w:comment w:id="122" w:author="Stenglein,Mark" w:date="2025-05-16T10:33:00Z" w:initials="MS">
    <w:p w14:paraId="178AFAAD" w14:textId="2241AEC9" w:rsidR="001563B4" w:rsidRDefault="001563B4" w:rsidP="001563B4">
      <w:r>
        <w:rPr>
          <w:rStyle w:val="CommentReference"/>
        </w:rPr>
        <w:annotationRef/>
      </w:r>
      <w:r>
        <w:rPr>
          <w:color w:val="000000"/>
          <w:sz w:val="20"/>
          <w:szCs w:val="20"/>
        </w:rPr>
        <w:t xml:space="preserve">10^-6 to 10^4 is not 10-fold, it’s 10^10 fold.  </w:t>
      </w:r>
    </w:p>
  </w:comment>
  <w:comment w:id="128" w:author="Stenglein,Mark" w:date="2025-05-16T10:36:00Z" w:initials="MS">
    <w:p w14:paraId="2200379C" w14:textId="77777777" w:rsidR="001563B4" w:rsidRDefault="001563B4" w:rsidP="001563B4">
      <w:r>
        <w:rPr>
          <w:rStyle w:val="CommentReference"/>
        </w:rPr>
        <w:annotationRef/>
      </w:r>
      <w:r>
        <w:rPr>
          <w:color w:val="000000"/>
          <w:sz w:val="20"/>
          <w:szCs w:val="20"/>
        </w:rPr>
        <w:t>It’s not clear to me why this is interesting…</w:t>
      </w:r>
    </w:p>
  </w:comment>
  <w:comment w:id="129" w:author="Stenglein,Mark" w:date="2025-05-16T10:36:00Z" w:initials="MS">
    <w:p w14:paraId="3ED64420" w14:textId="77777777" w:rsidR="001563B4" w:rsidRDefault="001563B4" w:rsidP="001563B4">
      <w:r>
        <w:rPr>
          <w:rStyle w:val="CommentReference"/>
        </w:rPr>
        <w:annotationRef/>
      </w:r>
      <w:r>
        <w:rPr>
          <w:color w:val="000000"/>
          <w:sz w:val="20"/>
          <w:szCs w:val="20"/>
        </w:rPr>
        <w:t>Perhaps just say some locations had low sample #s and so statistical power was limited.</w:t>
      </w:r>
    </w:p>
  </w:comment>
  <w:comment w:id="150" w:author="Stenglein,Mark" w:date="2025-05-16T10:38:00Z" w:initials="MS">
    <w:p w14:paraId="0E96B131" w14:textId="77777777" w:rsidR="000510FA" w:rsidRDefault="000510FA" w:rsidP="000510FA">
      <w:r>
        <w:rPr>
          <w:rStyle w:val="CommentReference"/>
        </w:rPr>
        <w:annotationRef/>
      </w:r>
      <w:r>
        <w:rPr>
          <w:color w:val="000000"/>
          <w:sz w:val="20"/>
          <w:szCs w:val="20"/>
        </w:rPr>
        <w:t>we could axe this paragraph</w:t>
      </w:r>
    </w:p>
  </w:comment>
  <w:comment w:id="156" w:author="Stenglein,Mark" w:date="2025-05-16T10:39:00Z" w:initials="MS">
    <w:p w14:paraId="4F5D7D0E" w14:textId="77777777" w:rsidR="000510FA" w:rsidRDefault="000510FA" w:rsidP="000510FA">
      <w:r>
        <w:rPr>
          <w:rStyle w:val="CommentReference"/>
        </w:rPr>
        <w:annotationRef/>
      </w:r>
      <w:r>
        <w:rPr>
          <w:sz w:val="20"/>
          <w:szCs w:val="20"/>
        </w:rPr>
        <w:t>Map figure needs revision: the scaling is off.  You don’t need street name legend on map.  I have other suggestions I can convey IRL.</w:t>
      </w:r>
    </w:p>
  </w:comment>
  <w:comment w:id="157" w:author="Stenglein,Mark" w:date="2025-05-16T10:41:00Z" w:initials="MS">
    <w:p w14:paraId="1BB242DE" w14:textId="77777777" w:rsidR="000510FA" w:rsidRDefault="000510FA" w:rsidP="000510FA">
      <w:r>
        <w:rPr>
          <w:rStyle w:val="CommentReference"/>
        </w:rPr>
        <w:annotationRef/>
      </w:r>
      <w:r>
        <w:rPr>
          <w:sz w:val="20"/>
          <w:szCs w:val="20"/>
        </w:rPr>
        <w:t>Idea for (C) and (D): A separate “Total” panel (?) that shows the aggregated data.</w:t>
      </w:r>
    </w:p>
  </w:comment>
  <w:comment w:id="158" w:author="Stenglein,Mark" w:date="2025-05-16T10:43:00Z" w:initials="MS">
    <w:p w14:paraId="12E697B1" w14:textId="77777777" w:rsidR="000510FA" w:rsidRDefault="000510FA" w:rsidP="000510FA">
      <w:r>
        <w:rPr>
          <w:rStyle w:val="CommentReference"/>
        </w:rPr>
        <w:annotationRef/>
      </w:r>
      <w:r>
        <w:rPr>
          <w:color w:val="000000"/>
          <w:sz w:val="20"/>
          <w:szCs w:val="20"/>
        </w:rPr>
        <w:t>Also, for C&amp;D and E&amp;F, it would be better tho show the prevalence and RNA level data in panels stacked on top of each other, so the same population is more clearly linked.  I can help with the R if necessary.  See here for an example:</w:t>
      </w:r>
    </w:p>
    <w:p w14:paraId="33561A06" w14:textId="77777777" w:rsidR="000510FA" w:rsidRDefault="000510FA" w:rsidP="000510FA"/>
    <w:p w14:paraId="79E3832C" w14:textId="77777777" w:rsidR="000510FA" w:rsidRDefault="000510FA" w:rsidP="000510FA">
      <w:r>
        <w:rPr>
          <w:color w:val="000000"/>
          <w:sz w:val="20"/>
          <w:szCs w:val="20"/>
        </w:rPr>
        <w:t>https://github.com/tdunham19/CM3_Mosquito_Paper/tree/main/Results_figures_prevalence_viralRNA</w:t>
      </w:r>
    </w:p>
  </w:comment>
  <w:comment w:id="159" w:author="Keene-Snickers,Lexi" w:date="2025-05-21T16:37:00Z" w:initials="LK">
    <w:p w14:paraId="3F29353F" w14:textId="77777777" w:rsidR="000D3726" w:rsidRDefault="000D3726" w:rsidP="000D3726">
      <w:r>
        <w:rPr>
          <w:rStyle w:val="CommentReference"/>
        </w:rPr>
        <w:annotationRef/>
      </w:r>
      <w:r>
        <w:rPr>
          <w:sz w:val="20"/>
          <w:szCs w:val="20"/>
        </w:rPr>
        <w:t>Add a total column, use patchwork- plot_layout( nrow = 1, 85%)</w:t>
      </w:r>
    </w:p>
    <w:p w14:paraId="2AEC9086" w14:textId="77777777" w:rsidR="000D3726" w:rsidRDefault="000D3726" w:rsidP="000D3726">
      <w:r>
        <w:rPr>
          <w:sz w:val="20"/>
          <w:szCs w:val="20"/>
        </w:rPr>
        <w:t>Do for C and D</w:t>
      </w:r>
    </w:p>
    <w:p w14:paraId="19BA9355" w14:textId="77777777" w:rsidR="000D3726" w:rsidRDefault="000D3726" w:rsidP="000D3726">
      <w:r>
        <w:rPr>
          <w:sz w:val="20"/>
          <w:szCs w:val="20"/>
        </w:rPr>
        <w:t>Get rid violins</w:t>
      </w:r>
    </w:p>
  </w:comment>
  <w:comment w:id="187" w:author="Stenglein,Mark" w:date="2025-05-16T10:44:00Z" w:initials="MS">
    <w:p w14:paraId="1AB93BFB" w14:textId="20170CEB" w:rsidR="000510FA" w:rsidRDefault="000510FA" w:rsidP="000510FA">
      <w:r>
        <w:rPr>
          <w:rStyle w:val="CommentReference"/>
        </w:rPr>
        <w:annotationRef/>
      </w:r>
      <w:r>
        <w:rPr>
          <w:color w:val="000000"/>
          <w:sz w:val="20"/>
          <w:szCs w:val="20"/>
        </w:rPr>
        <w:t>Need to similarly show stats for longitudinal data.</w:t>
      </w:r>
    </w:p>
  </w:comment>
  <w:comment w:id="209" w:author="Stenglein,Mark" w:date="2025-05-16T11:10:00Z" w:initials="MS">
    <w:p w14:paraId="0A8ED354" w14:textId="77777777" w:rsidR="00D10379" w:rsidRDefault="00D10379" w:rsidP="00D10379">
      <w:r>
        <w:rPr>
          <w:rStyle w:val="CommentReference"/>
        </w:rPr>
        <w:annotationRef/>
      </w:r>
      <w:r>
        <w:rPr>
          <w:color w:val="000000"/>
          <w:sz w:val="20"/>
          <w:szCs w:val="20"/>
        </w:rPr>
        <w:t>Need to revisit in light of your PCR results, or we could leave out.</w:t>
      </w:r>
    </w:p>
  </w:comment>
  <w:comment w:id="210" w:author="Keene-Snickers,Lexi" w:date="2025-05-19T15:30:00Z" w:initials="LK">
    <w:p w14:paraId="40F22AAB" w14:textId="77777777" w:rsidR="001B34D8" w:rsidRDefault="001B34D8" w:rsidP="001B34D8">
      <w:r>
        <w:rPr>
          <w:rStyle w:val="CommentReference"/>
        </w:rPr>
        <w:annotationRef/>
      </w:r>
      <w:r>
        <w:rPr>
          <w:sz w:val="20"/>
          <w:szCs w:val="20"/>
        </w:rPr>
        <w:t>I think leave out? The PCR data didn’t really tell us anything. I don’t know how else we can explain the data though? Off-target amplification?</w:t>
      </w:r>
    </w:p>
  </w:comment>
  <w:comment w:id="211" w:author="Keene-Snickers,Lexi" w:date="2025-05-21T16:39:00Z" w:initials="LK">
    <w:p w14:paraId="5D99C67C" w14:textId="77777777" w:rsidR="000D3726" w:rsidRDefault="000D3726" w:rsidP="000D3726">
      <w:r>
        <w:rPr>
          <w:rStyle w:val="CommentReference"/>
        </w:rPr>
        <w:annotationRef/>
      </w:r>
      <w:r>
        <w:rPr>
          <w:sz w:val="20"/>
          <w:szCs w:val="20"/>
        </w:rPr>
        <w:t xml:space="preserve">Remove </w:t>
      </w:r>
    </w:p>
  </w:comment>
  <w:comment w:id="212" w:author="Stenglein,Mark" w:date="2025-05-16T11:11:00Z" w:initials="MS">
    <w:p w14:paraId="270B300E" w14:textId="1CBC195C" w:rsidR="00D10379" w:rsidRDefault="00D10379" w:rsidP="00D10379">
      <w:r>
        <w:rPr>
          <w:rStyle w:val="CommentReference"/>
        </w:rPr>
        <w:annotationRef/>
      </w:r>
      <w:r>
        <w:rPr>
          <w:sz w:val="20"/>
          <w:szCs w:val="20"/>
        </w:rPr>
        <w:t>I am confused about how these related to the 15 above.  Perhaps consolidate the description of all of this.</w:t>
      </w:r>
    </w:p>
  </w:comment>
  <w:comment w:id="213" w:author="Keene-Snickers,Lexi" w:date="2025-05-19T15:29:00Z" w:initials="LK">
    <w:p w14:paraId="77F0CD13" w14:textId="77777777" w:rsidR="001B34D8" w:rsidRDefault="001B34D8" w:rsidP="001B34D8">
      <w:r>
        <w:rPr>
          <w:rStyle w:val="CommentReference"/>
        </w:rPr>
        <w:annotationRef/>
      </w:r>
      <w:r>
        <w:rPr>
          <w:sz w:val="20"/>
          <w:szCs w:val="20"/>
        </w:rPr>
        <w:t>I just did some math wrong. There were 31 with partials, 23 with no galbut virus and 101 with coding-complete</w:t>
      </w:r>
    </w:p>
  </w:comment>
  <w:comment w:id="214" w:author="Keene-Snickers,Lexi" w:date="2025-05-21T16:41:00Z" w:initials="LK">
    <w:p w14:paraId="71841613" w14:textId="77777777" w:rsidR="000D3726" w:rsidRDefault="000D3726" w:rsidP="000D3726">
      <w:r>
        <w:rPr>
          <w:rStyle w:val="CommentReference"/>
        </w:rPr>
        <w:annotationRef/>
      </w:r>
      <w:r>
        <w:rPr>
          <w:sz w:val="20"/>
          <w:szCs w:val="20"/>
        </w:rPr>
        <w:t xml:space="preserve">Make a lot shorter- just touch on the Ohio samples and say that x didn’t get reads and that is all that matters </w:t>
      </w:r>
    </w:p>
  </w:comment>
  <w:comment w:id="222" w:author="Stenglein,Mark" w:date="2025-05-16T15:34:00Z" w:initials="MS">
    <w:p w14:paraId="66E84944" w14:textId="4CB88848" w:rsidR="00071E93" w:rsidRDefault="00071E93" w:rsidP="00071E93">
      <w:r>
        <w:rPr>
          <w:rStyle w:val="CommentReference"/>
        </w:rPr>
        <w:annotationRef/>
      </w:r>
      <w:r>
        <w:rPr>
          <w:sz w:val="20"/>
          <w:szCs w:val="20"/>
        </w:rPr>
        <w:t>As we discussed, we should consider moving thes section to after trees.</w:t>
      </w:r>
    </w:p>
    <w:p w14:paraId="784FA3EB" w14:textId="77777777" w:rsidR="00071E93" w:rsidRDefault="00071E93" w:rsidP="00071E93"/>
    <w:p w14:paraId="225075FE" w14:textId="77777777" w:rsidR="00071E93" w:rsidRDefault="00071E93" w:rsidP="00071E93">
      <w:r>
        <w:rPr>
          <w:sz w:val="20"/>
          <w:szCs w:val="20"/>
        </w:rPr>
        <w:t xml:space="preserve">I would also like to address whether co-infections involve, for instance, multiple clade A sequences, or A + B sequences, or all of the above.  </w:t>
      </w:r>
    </w:p>
    <w:p w14:paraId="03CB6246" w14:textId="77777777" w:rsidR="00071E93" w:rsidRDefault="00071E93" w:rsidP="00071E93"/>
    <w:p w14:paraId="2C85D878" w14:textId="77777777" w:rsidR="00071E93" w:rsidRDefault="00071E93" w:rsidP="00071E93">
      <w:r>
        <w:rPr>
          <w:sz w:val="20"/>
          <w:szCs w:val="20"/>
        </w:rPr>
        <w:t xml:space="preserve">Right now you can’t tell from the trees because they only list accession #s and not sample IDs.  You could cross-reference with the big sample table, which lists accessions, but that would be painful.  </w:t>
      </w:r>
    </w:p>
    <w:p w14:paraId="25CE408C" w14:textId="77777777" w:rsidR="00071E93" w:rsidRDefault="00071E93" w:rsidP="00071E93"/>
    <w:p w14:paraId="748F033D" w14:textId="77777777" w:rsidR="00071E93" w:rsidRDefault="00071E93" w:rsidP="00071E93">
      <w:r>
        <w:rPr>
          <w:sz w:val="20"/>
          <w:szCs w:val="20"/>
        </w:rPr>
        <w:t xml:space="preserve">I made a comment below suggesting that the supplemental tree tip labels include full sample IDs to make this easier. </w:t>
      </w:r>
    </w:p>
    <w:p w14:paraId="2D7C26D5" w14:textId="77777777" w:rsidR="00071E93" w:rsidRDefault="00071E93" w:rsidP="00071E93"/>
    <w:p w14:paraId="12DDEFBC" w14:textId="77777777" w:rsidR="00071E93" w:rsidRDefault="00071E93" w:rsidP="00071E93"/>
  </w:comment>
  <w:comment w:id="245" w:author="Stenglein,Mark" w:date="2025-05-16T15:38:00Z" w:initials="MS">
    <w:p w14:paraId="0432AC19" w14:textId="77777777" w:rsidR="009E5AF8" w:rsidRDefault="009E5AF8" w:rsidP="009E5AF8">
      <w:r>
        <w:rPr>
          <w:rStyle w:val="CommentReference"/>
        </w:rPr>
        <w:annotationRef/>
      </w:r>
      <w:r>
        <w:rPr>
          <w:color w:val="000000"/>
          <w:sz w:val="20"/>
          <w:szCs w:val="20"/>
        </w:rPr>
        <w:t>See above comment for a suggested better nomenclature.</w:t>
      </w:r>
    </w:p>
  </w:comment>
  <w:comment w:id="316" w:author="Stenglein,Mark" w:date="2025-05-16T15:28:00Z" w:initials="MS">
    <w:p w14:paraId="42CF400B" w14:textId="7E010AD7" w:rsidR="00071E93" w:rsidRDefault="00071E93" w:rsidP="00071E93">
      <w:r>
        <w:rPr>
          <w:rStyle w:val="CommentReference"/>
        </w:rPr>
        <w:annotationRef/>
      </w:r>
      <w:r>
        <w:rPr>
          <w:color w:val="000000"/>
          <w:sz w:val="20"/>
          <w:szCs w:val="20"/>
        </w:rPr>
        <w:t>Can these supplemental trees please include sample IDs so we can cross-reference to e.g. Figure 3?  I see that you’ve added location (street name).  It would be very helpful to add sample ID.</w:t>
      </w:r>
    </w:p>
  </w:comment>
  <w:comment w:id="349" w:author="Stenglein,Mark" w:date="2025-05-16T15:34:00Z" w:initials="MS">
    <w:p w14:paraId="060345B8" w14:textId="77777777" w:rsidR="00674D4C" w:rsidRDefault="00674D4C" w:rsidP="00674D4C">
      <w:r>
        <w:rPr>
          <w:rStyle w:val="CommentReference"/>
        </w:rPr>
        <w:annotationRef/>
      </w:r>
      <w:r>
        <w:rPr>
          <w:sz w:val="20"/>
          <w:szCs w:val="20"/>
        </w:rPr>
        <w:t>As we discussed, we should consider moving thes section to after trees.</w:t>
      </w:r>
    </w:p>
    <w:p w14:paraId="469665C8" w14:textId="77777777" w:rsidR="00674D4C" w:rsidRDefault="00674D4C" w:rsidP="00674D4C"/>
    <w:p w14:paraId="12CB7D81" w14:textId="77777777" w:rsidR="00674D4C" w:rsidRDefault="00674D4C" w:rsidP="00674D4C">
      <w:r>
        <w:rPr>
          <w:sz w:val="20"/>
          <w:szCs w:val="20"/>
        </w:rPr>
        <w:t xml:space="preserve">I would also like to address whether co-infections involve, for instance, multiple clade A sequences, or A + B sequences, or all of the above.  </w:t>
      </w:r>
    </w:p>
    <w:p w14:paraId="239A7B28" w14:textId="77777777" w:rsidR="00674D4C" w:rsidRDefault="00674D4C" w:rsidP="00674D4C"/>
    <w:p w14:paraId="78737755" w14:textId="77777777" w:rsidR="00674D4C" w:rsidRDefault="00674D4C" w:rsidP="00674D4C">
      <w:r>
        <w:rPr>
          <w:sz w:val="20"/>
          <w:szCs w:val="20"/>
        </w:rPr>
        <w:t xml:space="preserve">Right now you can’t tell from the trees because they only list accession #s and not sample IDs.  You could cross-reference with the big sample table, which lists accessions, but that would be painful.  </w:t>
      </w:r>
    </w:p>
    <w:p w14:paraId="00B5F4DD" w14:textId="77777777" w:rsidR="00674D4C" w:rsidRDefault="00674D4C" w:rsidP="00674D4C"/>
    <w:p w14:paraId="5F7F74DC" w14:textId="77777777" w:rsidR="00674D4C" w:rsidRDefault="00674D4C" w:rsidP="00674D4C">
      <w:r>
        <w:rPr>
          <w:sz w:val="20"/>
          <w:szCs w:val="20"/>
        </w:rPr>
        <w:t xml:space="preserve">I made a comment below suggesting that the supplemental tree tip labels include full sample IDs to make this easier. </w:t>
      </w:r>
    </w:p>
    <w:p w14:paraId="37B30D11" w14:textId="77777777" w:rsidR="00674D4C" w:rsidRDefault="00674D4C" w:rsidP="00674D4C"/>
    <w:p w14:paraId="6B090EC1" w14:textId="77777777" w:rsidR="00674D4C" w:rsidRDefault="00674D4C" w:rsidP="00674D4C"/>
  </w:comment>
  <w:comment w:id="422" w:author="Stenglein,Mark" w:date="2025-05-16T15:45:00Z" w:initials="MS">
    <w:p w14:paraId="3E11FEFE" w14:textId="77777777" w:rsidR="009E5AF8" w:rsidRDefault="009E5AF8" w:rsidP="009E5AF8">
      <w:r>
        <w:rPr>
          <w:rStyle w:val="CommentReference"/>
        </w:rPr>
        <w:annotationRef/>
      </w:r>
      <w:r>
        <w:rPr>
          <w:color w:val="000000"/>
          <w:sz w:val="20"/>
          <w:szCs w:val="20"/>
        </w:rPr>
        <w:t>Removing gridlines from this figure would clean it up visually</w:t>
      </w:r>
    </w:p>
  </w:comment>
  <w:comment w:id="423" w:author="Stenglein,Mark" w:date="2025-05-16T15:45:00Z" w:initials="MS">
    <w:p w14:paraId="11F73213" w14:textId="77777777" w:rsidR="009E5AF8" w:rsidRDefault="009E5AF8" w:rsidP="009E5AF8">
      <w:r>
        <w:rPr>
          <w:rStyle w:val="CommentReference"/>
        </w:rPr>
        <w:annotationRef/>
      </w:r>
      <w:r>
        <w:rPr>
          <w:color w:val="000000"/>
          <w:sz w:val="20"/>
          <w:szCs w:val="20"/>
        </w:rPr>
        <w:t>Double check that this matches methods and what you did</w:t>
      </w:r>
    </w:p>
  </w:comment>
  <w:comment w:id="424" w:author="Keene-Snickers,Lexi" w:date="2025-05-19T15:40:00Z" w:initials="LK">
    <w:p w14:paraId="2EED01B3" w14:textId="77777777" w:rsidR="001B34D8" w:rsidRDefault="001B34D8" w:rsidP="001B34D8">
      <w:r>
        <w:rPr>
          <w:rStyle w:val="CommentReference"/>
        </w:rPr>
        <w:annotationRef/>
      </w:r>
      <w:r>
        <w:rPr>
          <w:sz w:val="20"/>
          <w:szCs w:val="20"/>
        </w:rPr>
        <w:t>It is!</w:t>
      </w:r>
    </w:p>
  </w:comment>
  <w:comment w:id="432" w:author="Stenglein,Mark" w:date="2025-05-16T15:46:00Z" w:initials="MS">
    <w:p w14:paraId="5F0BB9E8" w14:textId="697CA2DA" w:rsidR="002E6323" w:rsidRDefault="009E5AF8" w:rsidP="002E6323">
      <w:r>
        <w:rPr>
          <w:rStyle w:val="CommentReference"/>
        </w:rPr>
        <w:annotationRef/>
      </w:r>
      <w:r w:rsidR="002E6323">
        <w:rPr>
          <w:sz w:val="20"/>
          <w:szCs w:val="20"/>
        </w:rPr>
        <w:t>I am not sure what this adds after the preceding paragraph.  Delete?</w:t>
      </w:r>
    </w:p>
    <w:p w14:paraId="5FE7DE95" w14:textId="77777777" w:rsidR="002E6323" w:rsidRDefault="002E6323" w:rsidP="002E6323"/>
    <w:p w14:paraId="338A8052" w14:textId="77777777" w:rsidR="002E6323" w:rsidRDefault="002E6323" w:rsidP="002E6323">
      <w:r>
        <w:rPr>
          <w:sz w:val="20"/>
          <w:szCs w:val="20"/>
        </w:rPr>
        <w:t>I added in a sentence in the preceding paragraph that may get at what this is trying to say?</w:t>
      </w:r>
    </w:p>
  </w:comment>
  <w:comment w:id="438" w:author="Stenglein,Mark" w:date="2025-05-16T15:50:00Z" w:initials="MS">
    <w:p w14:paraId="609B3BAE" w14:textId="77777777" w:rsidR="002E6323" w:rsidRDefault="002E6323" w:rsidP="002E6323">
      <w:r>
        <w:rPr>
          <w:rStyle w:val="CommentReference"/>
        </w:rPr>
        <w:annotationRef/>
      </w:r>
      <w:r>
        <w:rPr>
          <w:color w:val="000000"/>
          <w:sz w:val="20"/>
          <w:szCs w:val="20"/>
        </w:rPr>
        <w:t>I think we should delete this paragraph and the associated supplemental figure.  I don’t think it adds much to what we’ve already said.</w:t>
      </w:r>
    </w:p>
  </w:comment>
  <w:comment w:id="449" w:author="Keene-Snickers,Lexi" w:date="2025-05-21T16:43:00Z" w:initials="LK">
    <w:p w14:paraId="6DEC8FF0" w14:textId="77777777" w:rsidR="000D3726" w:rsidRDefault="000D3726" w:rsidP="000D3726">
      <w:r>
        <w:rPr>
          <w:rStyle w:val="CommentReference"/>
        </w:rPr>
        <w:annotationRef/>
      </w:r>
      <w:r>
        <w:rPr>
          <w:sz w:val="20"/>
          <w:szCs w:val="20"/>
        </w:rPr>
        <w:t>Pick two examples, and only the ones that are in the main figures</w:t>
      </w:r>
    </w:p>
    <w:p w14:paraId="275AD6FC" w14:textId="77777777" w:rsidR="000D3726" w:rsidRDefault="000D3726" w:rsidP="000D3726">
      <w:r>
        <w:rPr>
          <w:sz w:val="20"/>
          <w:szCs w:val="20"/>
        </w:rPr>
        <w:t>In figure legions say we highlighted examples, it is not all of it but just a highlight- show a couple of examples</w:t>
      </w:r>
    </w:p>
    <w:p w14:paraId="62F6517E" w14:textId="77777777" w:rsidR="000D3726" w:rsidRDefault="000D3726" w:rsidP="000D3726">
      <w:r>
        <w:rPr>
          <w:sz w:val="20"/>
          <w:szCs w:val="20"/>
        </w:rPr>
        <w:t>RNA1-3 as mains</w:t>
      </w:r>
    </w:p>
    <w:p w14:paraId="5BCDED0A" w14:textId="77777777" w:rsidR="000D3726" w:rsidRDefault="000D3726" w:rsidP="000D3726">
      <w:r>
        <w:rPr>
          <w:sz w:val="20"/>
          <w:szCs w:val="20"/>
        </w:rPr>
        <w:t>RNA1-chaq as mains</w:t>
      </w:r>
    </w:p>
  </w:comment>
  <w:comment w:id="465" w:author="Keene-Snickers,Lexi" w:date="2025-05-21T16:45:00Z" w:initials="LK">
    <w:p w14:paraId="2FBB63FF" w14:textId="77777777" w:rsidR="000D3726" w:rsidRDefault="000D3726" w:rsidP="000D3726">
      <w:r>
        <w:rPr>
          <w:rStyle w:val="CommentReference"/>
        </w:rPr>
        <w:annotationRef/>
      </w:r>
      <w:r>
        <w:rPr>
          <w:sz w:val="20"/>
          <w:szCs w:val="20"/>
        </w:rPr>
        <w:t xml:space="preserve">Its not clear that reassortment would apply because they are not the same virus but there are genealogical congruence between them which may reflect a reassortment like </w:t>
      </w:r>
    </w:p>
    <w:p w14:paraId="27E80021" w14:textId="77777777" w:rsidR="000D3726" w:rsidRDefault="000D3726" w:rsidP="000D3726">
      <w:r>
        <w:rPr>
          <w:sz w:val="20"/>
          <w:szCs w:val="20"/>
        </w:rPr>
        <w:t>If Chaq is a satellite then a reassortment like process could result from confection involving multiple chaq segments</w:t>
      </w:r>
    </w:p>
  </w:comment>
  <w:comment w:id="466" w:author="Keene-Snickers,Lexi" w:date="2025-05-21T16:48:00Z" w:initials="LK">
    <w:p w14:paraId="0B9B5FE2" w14:textId="77777777" w:rsidR="000D3726" w:rsidRDefault="000D3726" w:rsidP="000D3726">
      <w:r>
        <w:rPr>
          <w:rStyle w:val="CommentReference"/>
        </w:rPr>
        <w:annotationRef/>
      </w:r>
      <w:r>
        <w:rPr>
          <w:sz w:val="20"/>
          <w:szCs w:val="20"/>
        </w:rPr>
        <w:t xml:space="preserve">Have other people looked into this in </w:t>
      </w:r>
    </w:p>
  </w:comment>
  <w:comment w:id="512" w:author="Stenglein,Mark" w:date="2025-05-16T15:57:00Z" w:initials="MS">
    <w:p w14:paraId="4C0112E1" w14:textId="4F72CE06" w:rsidR="00C664C8" w:rsidRDefault="00C664C8" w:rsidP="00C664C8">
      <w:r>
        <w:rPr>
          <w:rStyle w:val="CommentReference"/>
        </w:rPr>
        <w:annotationRef/>
      </w:r>
      <w:r>
        <w:rPr>
          <w:color w:val="000000"/>
          <w:sz w:val="20"/>
          <w:szCs w:val="20"/>
        </w:rPr>
        <w:t>I think this paragraph should go.  We already address branching order in the results and since it all may reflect rooting/tree-buiding artifact I don’t want to dwell on it here.</w:t>
      </w:r>
    </w:p>
  </w:comment>
  <w:comment w:id="514" w:author="Stenglein,Mark" w:date="2025-05-16T16:00:00Z" w:initials="MS">
    <w:p w14:paraId="5ACA3CBD" w14:textId="77777777" w:rsidR="005B4B3B" w:rsidRDefault="005B4B3B" w:rsidP="005B4B3B">
      <w:r>
        <w:rPr>
          <w:rStyle w:val="CommentReference"/>
        </w:rPr>
        <w:annotationRef/>
      </w:r>
      <w:r>
        <w:rPr>
          <w:color w:val="000000"/>
          <w:sz w:val="20"/>
          <w:szCs w:val="20"/>
        </w:rPr>
        <w:t>I think you are making conclusions that go beyond what our data can show here.  For instance, would you really want to claim that Pennsylvania galbut virus is more “geographically isolated” than Main galbut virus?  We want to stick to claims that can be supported by our data/analyses.  We can tackle re-writing this paragraph together if you’d like.</w:t>
      </w:r>
    </w:p>
  </w:comment>
  <w:comment w:id="515" w:author="Keene-Snickers,Lexi" w:date="2025-05-21T16:57:00Z" w:initials="LK">
    <w:p w14:paraId="243AED58" w14:textId="77777777" w:rsidR="000D3726" w:rsidRDefault="000D3726" w:rsidP="000D3726">
      <w:r>
        <w:rPr>
          <w:rStyle w:val="CommentReference"/>
        </w:rPr>
        <w:annotationRef/>
      </w:r>
      <w:r>
        <w:rPr>
          <w:sz w:val="20"/>
          <w:szCs w:val="20"/>
        </w:rPr>
        <w:t>There is geographic diversity by location but if you sequence enough samples from all locations you’ll get sequences represented from all clades</w:t>
      </w:r>
    </w:p>
  </w:comment>
  <w:comment w:id="520" w:author="Keene-Snickers,Lexi" w:date="2025-05-21T16:59:00Z" w:initials="LK">
    <w:p w14:paraId="2E12815A" w14:textId="77777777" w:rsidR="000D3726" w:rsidRDefault="000D3726" w:rsidP="000D3726">
      <w:r>
        <w:rPr>
          <w:rStyle w:val="CommentReference"/>
        </w:rPr>
        <w:annotationRef/>
      </w:r>
      <w:r>
        <w:rPr>
          <w:sz w:val="20"/>
          <w:szCs w:val="20"/>
        </w:rPr>
        <w:t>Look back at this. How much do we know about movement</w:t>
      </w:r>
    </w:p>
  </w:comment>
  <w:comment w:id="531" w:author="Stenglein,Mark" w:date="2025-05-16T16:03:00Z" w:initials="MS">
    <w:p w14:paraId="74E3AD0E" w14:textId="09B6AF54" w:rsidR="005B4B3B" w:rsidRDefault="005B4B3B" w:rsidP="005B4B3B">
      <w:r>
        <w:rPr>
          <w:rStyle w:val="CommentReference"/>
        </w:rPr>
        <w:annotationRef/>
      </w:r>
      <w:r>
        <w:rPr>
          <w:color w:val="000000"/>
          <w:sz w:val="20"/>
          <w:szCs w:val="20"/>
        </w:rPr>
        <w:t>what kind of investigation?</w:t>
      </w:r>
    </w:p>
  </w:comment>
  <w:comment w:id="540" w:author="Stenglein,Mark" w:date="2025-05-16T16:03:00Z" w:initials="MS">
    <w:p w14:paraId="702ED86A" w14:textId="77777777" w:rsidR="005B4B3B" w:rsidRDefault="005B4B3B" w:rsidP="005B4B3B">
      <w:r>
        <w:rPr>
          <w:rStyle w:val="CommentReference"/>
        </w:rPr>
        <w:annotationRef/>
      </w:r>
      <w:r>
        <w:rPr>
          <w:sz w:val="20"/>
          <w:szCs w:val="20"/>
        </w:rPr>
        <w:t>Isn’t this not supported by the data?</w:t>
      </w:r>
    </w:p>
  </w:comment>
  <w:comment w:id="541" w:author="Stenglein,Mark" w:date="2025-05-16T16:04:00Z" w:initials="MS">
    <w:p w14:paraId="2C3F7D02" w14:textId="77777777" w:rsidR="005B4B3B" w:rsidRDefault="005B4B3B" w:rsidP="005B4B3B">
      <w:r>
        <w:rPr>
          <w:rStyle w:val="CommentReference"/>
        </w:rPr>
        <w:annotationRef/>
      </w:r>
      <w:r>
        <w:rPr>
          <w:color w:val="000000"/>
          <w:sz w:val="20"/>
          <w:szCs w:val="20"/>
        </w:rPr>
        <w:t>What does this mean?</w:t>
      </w:r>
    </w:p>
  </w:comment>
  <w:comment w:id="549" w:author="Stenglein,Mark" w:date="2025-05-16T16:05:00Z" w:initials="MS">
    <w:p w14:paraId="67F5FBA1" w14:textId="77777777" w:rsidR="00716DC4" w:rsidRDefault="00716DC4" w:rsidP="00716DC4">
      <w:r>
        <w:rPr>
          <w:rStyle w:val="CommentReference"/>
        </w:rPr>
        <w:annotationRef/>
      </w:r>
      <w:r>
        <w:rPr>
          <w:color w:val="000000"/>
          <w:sz w:val="20"/>
          <w:szCs w:val="20"/>
        </w:rPr>
        <w:t>Reordered sentences</w:t>
      </w:r>
    </w:p>
  </w:comment>
  <w:comment w:id="553" w:author="Stenglein,Mark" w:date="2025-05-16T16:05:00Z" w:initials="MS">
    <w:p w14:paraId="6EB56EAD" w14:textId="77777777" w:rsidR="002F3EFA" w:rsidRDefault="002F3EFA" w:rsidP="002F3EFA">
      <w:r>
        <w:rPr>
          <w:rStyle w:val="CommentReference"/>
        </w:rPr>
        <w:annotationRef/>
      </w:r>
      <w:r>
        <w:rPr>
          <w:color w:val="000000"/>
          <w:sz w:val="20"/>
          <w:szCs w:val="20"/>
        </w:rPr>
        <w:t>I would move this out of the reassortment paragraph</w:t>
      </w:r>
    </w:p>
  </w:comment>
  <w:comment w:id="554" w:author="Stenglein,Mark" w:date="2025-05-16T16:07:00Z" w:initials="MS">
    <w:p w14:paraId="6BA84FCE" w14:textId="77777777" w:rsidR="002F3EFA" w:rsidRDefault="002F3EFA" w:rsidP="002F3EFA">
      <w:r>
        <w:rPr>
          <w:rStyle w:val="CommentReference"/>
        </w:rPr>
        <w:annotationRef/>
      </w:r>
      <w:r>
        <w:rPr>
          <w:color w:val="000000"/>
          <w:sz w:val="20"/>
          <w:szCs w:val="20"/>
        </w:rPr>
        <w:t>Here you are doing what you already did in the results: point out examples of reassortantment.  Instead here in the discussion you should be commenting on general conclusions and interpreting what they might mean</w:t>
      </w:r>
    </w:p>
  </w:comment>
  <w:comment w:id="555" w:author="Stenglein,Mark" w:date="2025-05-16T16:07:00Z" w:initials="MS">
    <w:p w14:paraId="1FDCCAA6" w14:textId="77777777" w:rsidR="002F3EFA" w:rsidRDefault="002F3EFA" w:rsidP="002F3EFA">
      <w:r>
        <w:rPr>
          <w:rStyle w:val="CommentReference"/>
        </w:rPr>
        <w:annotationRef/>
      </w:r>
      <w:r>
        <w:rPr>
          <w:sz w:val="20"/>
          <w:szCs w:val="20"/>
        </w:rPr>
        <w:t>Let’s figure out a different way to wrap it up (co writing session?)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93161" w15:done="0"/>
  <w15:commentEx w15:paraId="00DE6348" w15:done="0"/>
  <w15:commentEx w15:paraId="4D7C7BC8" w15:paraIdParent="00DE6348" w15:done="0"/>
  <w15:commentEx w15:paraId="4AE7EBD2" w15:done="0"/>
  <w15:commentEx w15:paraId="18C24C4E" w15:paraIdParent="4AE7EBD2" w15:done="0"/>
  <w15:commentEx w15:paraId="16DADC10" w15:paraIdParent="4AE7EBD2" w15:done="0"/>
  <w15:commentEx w15:paraId="46334B3F" w15:done="1"/>
  <w15:commentEx w15:paraId="2CD4CBD2" w15:done="1"/>
  <w15:commentEx w15:paraId="6BB0AC8C" w15:paraIdParent="2CD4CBD2" w15:done="1"/>
  <w15:commentEx w15:paraId="3F2C58B6" w15:done="1"/>
  <w15:commentEx w15:paraId="3D4C716A" w15:done="1"/>
  <w15:commentEx w15:paraId="445EAA73" w15:done="1"/>
  <w15:commentEx w15:paraId="0EC09F74" w15:paraIdParent="445EAA73" w15:done="1"/>
  <w15:commentEx w15:paraId="05482721" w15:done="1"/>
  <w15:commentEx w15:paraId="15AF416C" w15:paraIdParent="05482721" w15:done="1"/>
  <w15:commentEx w15:paraId="657CA202" w15:done="0"/>
  <w15:commentEx w15:paraId="7EC5E2DB" w15:paraIdParent="657CA202" w15:done="0"/>
  <w15:commentEx w15:paraId="7A2BA80A" w15:done="0"/>
  <w15:commentEx w15:paraId="56639908" w15:paraIdParent="7A2BA80A" w15:done="0"/>
  <w15:commentEx w15:paraId="178AFAAD" w15:done="1"/>
  <w15:commentEx w15:paraId="2200379C" w15:done="0"/>
  <w15:commentEx w15:paraId="3ED64420" w15:paraIdParent="2200379C" w15:done="0"/>
  <w15:commentEx w15:paraId="0E96B131" w15:done="0"/>
  <w15:commentEx w15:paraId="4F5D7D0E" w15:done="0"/>
  <w15:commentEx w15:paraId="1BB242DE" w15:done="0"/>
  <w15:commentEx w15:paraId="79E3832C" w15:paraIdParent="1BB242DE" w15:done="0"/>
  <w15:commentEx w15:paraId="19BA9355" w15:paraIdParent="1BB242DE" w15:done="0"/>
  <w15:commentEx w15:paraId="1AB93BFB" w15:done="1"/>
  <w15:commentEx w15:paraId="0A8ED354" w15:done="0"/>
  <w15:commentEx w15:paraId="40F22AAB" w15:paraIdParent="0A8ED354" w15:done="0"/>
  <w15:commentEx w15:paraId="5D99C67C" w15:paraIdParent="0A8ED354" w15:done="0"/>
  <w15:commentEx w15:paraId="270B300E" w15:done="0"/>
  <w15:commentEx w15:paraId="77F0CD13" w15:paraIdParent="270B300E" w15:done="0"/>
  <w15:commentEx w15:paraId="71841613" w15:done="0"/>
  <w15:commentEx w15:paraId="12DDEFBC" w15:done="0"/>
  <w15:commentEx w15:paraId="0432AC19" w15:done="1"/>
  <w15:commentEx w15:paraId="42CF400B" w15:done="1"/>
  <w15:commentEx w15:paraId="6B090EC1" w15:done="0"/>
  <w15:commentEx w15:paraId="3E11FEFE" w15:done="1"/>
  <w15:commentEx w15:paraId="11F73213" w15:done="0"/>
  <w15:commentEx w15:paraId="2EED01B3" w15:paraIdParent="11F73213" w15:done="0"/>
  <w15:commentEx w15:paraId="338A8052" w15:done="0"/>
  <w15:commentEx w15:paraId="609B3BAE" w15:done="0"/>
  <w15:commentEx w15:paraId="5BCDED0A" w15:done="0"/>
  <w15:commentEx w15:paraId="27E80021" w15:done="0"/>
  <w15:commentEx w15:paraId="0B9B5FE2" w15:paraIdParent="27E80021" w15:done="0"/>
  <w15:commentEx w15:paraId="4C0112E1" w15:done="0"/>
  <w15:commentEx w15:paraId="5ACA3CBD" w15:done="0"/>
  <w15:commentEx w15:paraId="243AED58" w15:paraIdParent="5ACA3CBD" w15:done="0"/>
  <w15:commentEx w15:paraId="2E12815A" w15:done="0"/>
  <w15:commentEx w15:paraId="74E3AD0E" w15:done="0"/>
  <w15:commentEx w15:paraId="702ED86A" w15:done="0"/>
  <w15:commentEx w15:paraId="2C3F7D02" w15:done="0"/>
  <w15:commentEx w15:paraId="67F5FBA1" w15:done="0"/>
  <w15:commentEx w15:paraId="6EB56EAD" w15:done="0"/>
  <w15:commentEx w15:paraId="6BA84FCE" w15:done="0"/>
  <w15:commentEx w15:paraId="1FDCCA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5156DE" w16cex:dateUtc="2025-05-16T15:32:00Z"/>
  <w16cex:commentExtensible w16cex:durableId="6D4065AF" w16cex:dateUtc="2025-05-16T15:45:00Z">
    <w16cex:extLst>
      <w16:ext w16:uri="{CE6994B0-6A32-4C9F-8C6B-6E91EDA988CE}">
        <cr:reactions xmlns:cr="http://schemas.microsoft.com/office/comments/2020/reactions">
          <cr:reaction reactionType="1">
            <cr:reactionInfo dateUtc="2025-05-19T21:00:13Z">
              <cr:user userId="S::akeene@colostate.edu::3bd229c1-2371-4f60-90c8-491aa26b73d1" userProvider="AD" userName="Keene-Snickers,Lexi"/>
            </cr:reactionInfo>
          </cr:reaction>
        </cr:reactions>
      </w16:ext>
    </w16cex:extLst>
  </w16cex:commentExtensible>
  <w16cex:commentExtensible w16cex:durableId="10CB1B47" w16cex:dateUtc="2025-05-19T21:00:00Z"/>
  <w16cex:commentExtensible w16cex:durableId="1EF3BC2D" w16cex:dateUtc="2025-05-16T15:47:00Z"/>
  <w16cex:commentExtensible w16cex:durableId="1444A70C" w16cex:dateUtc="2025-05-16T15:48:00Z"/>
  <w16cex:commentExtensible w16cex:durableId="7C77F9FF" w16cex:dateUtc="2025-05-19T21:04:00Z"/>
  <w16cex:commentExtensible w16cex:durableId="76FF8349" w16cex:dateUtc="2025-05-16T15:51:00Z"/>
  <w16cex:commentExtensible w16cex:durableId="58DD5E41" w16cex:dateUtc="2025-05-16T15:52:00Z"/>
  <w16cex:commentExtensible w16cex:durableId="254F7EC6" w16cex:dateUtc="2025-05-21T22:26:00Z"/>
  <w16cex:commentExtensible w16cex:durableId="39DE52E6" w16cex:dateUtc="2025-05-16T15:55:00Z"/>
  <w16cex:commentExtensible w16cex:durableId="137149E0" w16cex:dateUtc="2025-05-16T15:56:00Z"/>
  <w16cex:commentExtensible w16cex:durableId="0081F154" w16cex:dateUtc="2025-05-16T15:57:00Z"/>
  <w16cex:commentExtensible w16cex:durableId="6E7437A7" w16cex:dateUtc="2025-05-19T21:12:00Z"/>
  <w16cex:commentExtensible w16cex:durableId="5917A402" w16cex:dateUtc="2025-05-16T16:27:00Z"/>
  <w16cex:commentExtensible w16cex:durableId="2FB2F4CE" w16cex:dateUtc="2025-05-21T22:23:00Z"/>
  <w16cex:commentExtensible w16cex:durableId="139BBBE5" w16cex:dateUtc="2025-05-16T16:28:00Z"/>
  <w16cex:commentExtensible w16cex:durableId="5C0C1C12" w16cex:dateUtc="2025-05-21T22:25:00Z"/>
  <w16cex:commentExtensible w16cex:durableId="6EBCB5D7" w16cex:dateUtc="2025-05-16T16:30:00Z"/>
  <w16cex:commentExtensible w16cex:durableId="7EBE66BB" w16cex:dateUtc="2025-05-19T21:15:00Z"/>
  <w16cex:commentExtensible w16cex:durableId="4CA09523" w16cex:dateUtc="2025-05-16T16:33:00Z"/>
  <w16cex:commentExtensible w16cex:durableId="7BFC951C" w16cex:dateUtc="2025-05-16T16:36:00Z">
    <w16cex:extLst>
      <w16:ext w16:uri="{CE6994B0-6A32-4C9F-8C6B-6E91EDA988CE}">
        <cr:reactions xmlns:cr="http://schemas.microsoft.com/office/comments/2020/reactions">
          <cr:reaction reactionType="1">
            <cr:reactionInfo dateUtc="2025-05-19T21:19:23Z">
              <cr:user userId="S::akeene@colostate.edu::3bd229c1-2371-4f60-90c8-491aa26b73d1" userProvider="AD" userName="Keene-Snickers,Lexi"/>
            </cr:reactionInfo>
          </cr:reaction>
        </cr:reactions>
      </w16:ext>
    </w16cex:extLst>
  </w16cex:commentExtensible>
  <w16cex:commentExtensible w16cex:durableId="59BD076C" w16cex:dateUtc="2025-05-16T16:36:00Z"/>
  <w16cex:commentExtensible w16cex:durableId="21D40528" w16cex:dateUtc="2025-05-16T16:38:00Z"/>
  <w16cex:commentExtensible w16cex:durableId="4B79867C" w16cex:dateUtc="2025-05-16T16:39:00Z"/>
  <w16cex:commentExtensible w16cex:durableId="5F055D6B" w16cex:dateUtc="2025-05-16T16:41:00Z"/>
  <w16cex:commentExtensible w16cex:durableId="670DC370" w16cex:dateUtc="2025-05-16T16:43:00Z"/>
  <w16cex:commentExtensible w16cex:durableId="3919C5D5" w16cex:dateUtc="2025-05-21T22:37:00Z"/>
  <w16cex:commentExtensible w16cex:durableId="41BF0518" w16cex:dateUtc="2025-05-16T16:44:00Z"/>
  <w16cex:commentExtensible w16cex:durableId="440D1B43" w16cex:dateUtc="2025-05-16T17:10:00Z"/>
  <w16cex:commentExtensible w16cex:durableId="43DC84CD" w16cex:dateUtc="2025-05-19T21:30:00Z"/>
  <w16cex:commentExtensible w16cex:durableId="19FB6DEE" w16cex:dateUtc="2025-05-21T22:39:00Z"/>
  <w16cex:commentExtensible w16cex:durableId="303CBCC4" w16cex:dateUtc="2025-05-16T17:11:00Z"/>
  <w16cex:commentExtensible w16cex:durableId="5E463A7D" w16cex:dateUtc="2025-05-19T21:29:00Z"/>
  <w16cex:commentExtensible w16cex:durableId="03C8DF50" w16cex:dateUtc="2025-05-21T22:41:00Z"/>
  <w16cex:commentExtensible w16cex:durableId="32D35451" w16cex:dateUtc="2025-05-16T21:34:00Z"/>
  <w16cex:commentExtensible w16cex:durableId="13589443" w16cex:dateUtc="2025-05-16T21:38:00Z"/>
  <w16cex:commentExtensible w16cex:durableId="38D3DC91" w16cex:dateUtc="2025-05-16T21:28:00Z"/>
  <w16cex:commentExtensible w16cex:durableId="2BC25434" w16cex:dateUtc="2025-05-16T21:34:00Z"/>
  <w16cex:commentExtensible w16cex:durableId="19E828AD" w16cex:dateUtc="2025-05-16T21:45:00Z"/>
  <w16cex:commentExtensible w16cex:durableId="631A1E73" w16cex:dateUtc="2025-05-16T21:45:00Z"/>
  <w16cex:commentExtensible w16cex:durableId="5386C36E" w16cex:dateUtc="2025-05-19T21:40:00Z"/>
  <w16cex:commentExtensible w16cex:durableId="59F2F119" w16cex:dateUtc="2025-05-16T21:46:00Z"/>
  <w16cex:commentExtensible w16cex:durableId="6F034D84" w16cex:dateUtc="2025-05-16T21:50:00Z"/>
  <w16cex:commentExtensible w16cex:durableId="154974AB" w16cex:dateUtc="2025-05-21T22:43:00Z"/>
  <w16cex:commentExtensible w16cex:durableId="04F15046" w16cex:dateUtc="2025-05-21T22:45:00Z"/>
  <w16cex:commentExtensible w16cex:durableId="61CDFD94" w16cex:dateUtc="2025-05-21T22:48:00Z"/>
  <w16cex:commentExtensible w16cex:durableId="2F6C32FF" w16cex:dateUtc="2025-05-16T21:57:00Z"/>
  <w16cex:commentExtensible w16cex:durableId="01585B6B" w16cex:dateUtc="2025-05-16T22:00:00Z"/>
  <w16cex:commentExtensible w16cex:durableId="6E568F02" w16cex:dateUtc="2025-05-21T22:57:00Z"/>
  <w16cex:commentExtensible w16cex:durableId="52C655A9" w16cex:dateUtc="2025-05-21T22:59:00Z"/>
  <w16cex:commentExtensible w16cex:durableId="11AC32B7" w16cex:dateUtc="2025-05-16T22:03:00Z"/>
  <w16cex:commentExtensible w16cex:durableId="2EC7928F" w16cex:dateUtc="2025-05-16T22:03:00Z"/>
  <w16cex:commentExtensible w16cex:durableId="7BE36319" w16cex:dateUtc="2025-05-16T22:04:00Z"/>
  <w16cex:commentExtensible w16cex:durableId="082D7D4E" w16cex:dateUtc="2025-05-16T22:05:00Z"/>
  <w16cex:commentExtensible w16cex:durableId="3EE91DA0" w16cex:dateUtc="2025-05-16T22:05:00Z"/>
  <w16cex:commentExtensible w16cex:durableId="5D796377" w16cex:dateUtc="2025-05-16T22:07:00Z"/>
  <w16cex:commentExtensible w16cex:durableId="0BC91333" w16cex:dateUtc="2025-05-16T2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93161" w16cid:durableId="5A5156DE"/>
  <w16cid:commentId w16cid:paraId="00DE6348" w16cid:durableId="6D4065AF"/>
  <w16cid:commentId w16cid:paraId="4D7C7BC8" w16cid:durableId="10CB1B47"/>
  <w16cid:commentId w16cid:paraId="4AE7EBD2" w16cid:durableId="1EF3BC2D"/>
  <w16cid:commentId w16cid:paraId="18C24C4E" w16cid:durableId="1444A70C"/>
  <w16cid:commentId w16cid:paraId="16DADC10" w16cid:durableId="7C77F9FF"/>
  <w16cid:commentId w16cid:paraId="46334B3F" w16cid:durableId="76FF8349"/>
  <w16cid:commentId w16cid:paraId="2CD4CBD2" w16cid:durableId="58DD5E41"/>
  <w16cid:commentId w16cid:paraId="6BB0AC8C" w16cid:durableId="254F7EC6"/>
  <w16cid:commentId w16cid:paraId="3F2C58B6" w16cid:durableId="39DE52E6"/>
  <w16cid:commentId w16cid:paraId="3D4C716A" w16cid:durableId="137149E0"/>
  <w16cid:commentId w16cid:paraId="445EAA73" w16cid:durableId="0081F154"/>
  <w16cid:commentId w16cid:paraId="0EC09F74" w16cid:durableId="6E7437A7"/>
  <w16cid:commentId w16cid:paraId="05482721" w16cid:durableId="5917A402"/>
  <w16cid:commentId w16cid:paraId="15AF416C" w16cid:durableId="2FB2F4CE"/>
  <w16cid:commentId w16cid:paraId="657CA202" w16cid:durableId="139BBBE5"/>
  <w16cid:commentId w16cid:paraId="7EC5E2DB" w16cid:durableId="5C0C1C12"/>
  <w16cid:commentId w16cid:paraId="7A2BA80A" w16cid:durableId="6EBCB5D7"/>
  <w16cid:commentId w16cid:paraId="56639908" w16cid:durableId="7EBE66BB"/>
  <w16cid:commentId w16cid:paraId="178AFAAD" w16cid:durableId="4CA09523"/>
  <w16cid:commentId w16cid:paraId="2200379C" w16cid:durableId="7BFC951C"/>
  <w16cid:commentId w16cid:paraId="3ED64420" w16cid:durableId="59BD076C"/>
  <w16cid:commentId w16cid:paraId="0E96B131" w16cid:durableId="21D40528"/>
  <w16cid:commentId w16cid:paraId="4F5D7D0E" w16cid:durableId="4B79867C"/>
  <w16cid:commentId w16cid:paraId="1BB242DE" w16cid:durableId="5F055D6B"/>
  <w16cid:commentId w16cid:paraId="79E3832C" w16cid:durableId="670DC370"/>
  <w16cid:commentId w16cid:paraId="19BA9355" w16cid:durableId="3919C5D5"/>
  <w16cid:commentId w16cid:paraId="1AB93BFB" w16cid:durableId="41BF0518"/>
  <w16cid:commentId w16cid:paraId="0A8ED354" w16cid:durableId="440D1B43"/>
  <w16cid:commentId w16cid:paraId="40F22AAB" w16cid:durableId="43DC84CD"/>
  <w16cid:commentId w16cid:paraId="5D99C67C" w16cid:durableId="19FB6DEE"/>
  <w16cid:commentId w16cid:paraId="270B300E" w16cid:durableId="303CBCC4"/>
  <w16cid:commentId w16cid:paraId="77F0CD13" w16cid:durableId="5E463A7D"/>
  <w16cid:commentId w16cid:paraId="71841613" w16cid:durableId="03C8DF50"/>
  <w16cid:commentId w16cid:paraId="12DDEFBC" w16cid:durableId="32D35451"/>
  <w16cid:commentId w16cid:paraId="0432AC19" w16cid:durableId="13589443"/>
  <w16cid:commentId w16cid:paraId="42CF400B" w16cid:durableId="38D3DC91"/>
  <w16cid:commentId w16cid:paraId="6B090EC1" w16cid:durableId="2BC25434"/>
  <w16cid:commentId w16cid:paraId="3E11FEFE" w16cid:durableId="19E828AD"/>
  <w16cid:commentId w16cid:paraId="11F73213" w16cid:durableId="631A1E73"/>
  <w16cid:commentId w16cid:paraId="2EED01B3" w16cid:durableId="5386C36E"/>
  <w16cid:commentId w16cid:paraId="338A8052" w16cid:durableId="59F2F119"/>
  <w16cid:commentId w16cid:paraId="609B3BAE" w16cid:durableId="6F034D84"/>
  <w16cid:commentId w16cid:paraId="5BCDED0A" w16cid:durableId="154974AB"/>
  <w16cid:commentId w16cid:paraId="27E80021" w16cid:durableId="04F15046"/>
  <w16cid:commentId w16cid:paraId="0B9B5FE2" w16cid:durableId="61CDFD94"/>
  <w16cid:commentId w16cid:paraId="4C0112E1" w16cid:durableId="2F6C32FF"/>
  <w16cid:commentId w16cid:paraId="5ACA3CBD" w16cid:durableId="01585B6B"/>
  <w16cid:commentId w16cid:paraId="243AED58" w16cid:durableId="6E568F02"/>
  <w16cid:commentId w16cid:paraId="2E12815A" w16cid:durableId="52C655A9"/>
  <w16cid:commentId w16cid:paraId="74E3AD0E" w16cid:durableId="11AC32B7"/>
  <w16cid:commentId w16cid:paraId="702ED86A" w16cid:durableId="2EC7928F"/>
  <w16cid:commentId w16cid:paraId="2C3F7D02" w16cid:durableId="7BE36319"/>
  <w16cid:commentId w16cid:paraId="67F5FBA1" w16cid:durableId="082D7D4E"/>
  <w16cid:commentId w16cid:paraId="6EB56EAD" w16cid:durableId="3EE91DA0"/>
  <w16cid:commentId w16cid:paraId="6BA84FCE" w16cid:durableId="5D796377"/>
  <w16cid:commentId w16cid:paraId="1FDCCAA6" w16cid:durableId="0BC913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3561" w14:textId="77777777" w:rsidR="007A01EF" w:rsidRDefault="007A01EF" w:rsidP="00AF255A">
      <w:r>
        <w:separator/>
      </w:r>
    </w:p>
  </w:endnote>
  <w:endnote w:type="continuationSeparator" w:id="0">
    <w:p w14:paraId="35D462D0" w14:textId="77777777" w:rsidR="007A01EF" w:rsidRDefault="007A01EF"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BC4E" w14:textId="77777777" w:rsidR="007A01EF" w:rsidRDefault="007A01EF" w:rsidP="00AF255A">
      <w:r>
        <w:separator/>
      </w:r>
    </w:p>
  </w:footnote>
  <w:footnote w:type="continuationSeparator" w:id="0">
    <w:p w14:paraId="176291E0" w14:textId="77777777" w:rsidR="007A01EF" w:rsidRDefault="007A01EF"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rson w15:author="Stenglein,Mark">
    <w15:presenceInfo w15:providerId="AD" w15:userId="S::mdstengl@colostate.edu::803dea41-9075-4a00-8784-3499d53c0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0FA"/>
    <w:rsid w:val="0005174D"/>
    <w:rsid w:val="00051A94"/>
    <w:rsid w:val="00051CBB"/>
    <w:rsid w:val="00051E58"/>
    <w:rsid w:val="0005265A"/>
    <w:rsid w:val="00054C2C"/>
    <w:rsid w:val="000553EB"/>
    <w:rsid w:val="000556EC"/>
    <w:rsid w:val="0006275F"/>
    <w:rsid w:val="0006449A"/>
    <w:rsid w:val="00065CFD"/>
    <w:rsid w:val="000709C9"/>
    <w:rsid w:val="00071E93"/>
    <w:rsid w:val="00074D5F"/>
    <w:rsid w:val="0007567D"/>
    <w:rsid w:val="0007609B"/>
    <w:rsid w:val="00076A67"/>
    <w:rsid w:val="00081385"/>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D3726"/>
    <w:rsid w:val="000E3157"/>
    <w:rsid w:val="000E3926"/>
    <w:rsid w:val="000F0F6E"/>
    <w:rsid w:val="000F4D25"/>
    <w:rsid w:val="000F6BFC"/>
    <w:rsid w:val="000F6FD8"/>
    <w:rsid w:val="0010199A"/>
    <w:rsid w:val="00101A14"/>
    <w:rsid w:val="00102A66"/>
    <w:rsid w:val="001055B7"/>
    <w:rsid w:val="00105CB6"/>
    <w:rsid w:val="001100B4"/>
    <w:rsid w:val="00111BAA"/>
    <w:rsid w:val="00113C14"/>
    <w:rsid w:val="00116549"/>
    <w:rsid w:val="00121343"/>
    <w:rsid w:val="001240C5"/>
    <w:rsid w:val="0012767D"/>
    <w:rsid w:val="00130E35"/>
    <w:rsid w:val="001372C9"/>
    <w:rsid w:val="001420AC"/>
    <w:rsid w:val="00142E50"/>
    <w:rsid w:val="001448F4"/>
    <w:rsid w:val="00146E63"/>
    <w:rsid w:val="00147646"/>
    <w:rsid w:val="001513DD"/>
    <w:rsid w:val="00151991"/>
    <w:rsid w:val="00152E38"/>
    <w:rsid w:val="00156385"/>
    <w:rsid w:val="001563B4"/>
    <w:rsid w:val="001568E0"/>
    <w:rsid w:val="00156F6E"/>
    <w:rsid w:val="00162D09"/>
    <w:rsid w:val="00164E26"/>
    <w:rsid w:val="00167261"/>
    <w:rsid w:val="00170915"/>
    <w:rsid w:val="0017106D"/>
    <w:rsid w:val="001726F4"/>
    <w:rsid w:val="00172A8D"/>
    <w:rsid w:val="001758BA"/>
    <w:rsid w:val="00180311"/>
    <w:rsid w:val="00181A47"/>
    <w:rsid w:val="0019112A"/>
    <w:rsid w:val="00191DDD"/>
    <w:rsid w:val="00192F0F"/>
    <w:rsid w:val="001B21A7"/>
    <w:rsid w:val="001B34D8"/>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169D"/>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E6323"/>
    <w:rsid w:val="002F018A"/>
    <w:rsid w:val="002F03E6"/>
    <w:rsid w:val="002F12DD"/>
    <w:rsid w:val="002F309F"/>
    <w:rsid w:val="002F3EFA"/>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14BB"/>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43F0"/>
    <w:rsid w:val="003F5D8A"/>
    <w:rsid w:val="003F690D"/>
    <w:rsid w:val="00401012"/>
    <w:rsid w:val="004020DD"/>
    <w:rsid w:val="004023D8"/>
    <w:rsid w:val="004028E5"/>
    <w:rsid w:val="004030DC"/>
    <w:rsid w:val="00406436"/>
    <w:rsid w:val="004079E7"/>
    <w:rsid w:val="00407CF4"/>
    <w:rsid w:val="0041243B"/>
    <w:rsid w:val="004134F9"/>
    <w:rsid w:val="00415D3A"/>
    <w:rsid w:val="0041633A"/>
    <w:rsid w:val="00421739"/>
    <w:rsid w:val="004271E5"/>
    <w:rsid w:val="0043081D"/>
    <w:rsid w:val="00432241"/>
    <w:rsid w:val="0043658A"/>
    <w:rsid w:val="00442191"/>
    <w:rsid w:val="00446997"/>
    <w:rsid w:val="00446FAE"/>
    <w:rsid w:val="004527D9"/>
    <w:rsid w:val="004536CB"/>
    <w:rsid w:val="00456285"/>
    <w:rsid w:val="004604B9"/>
    <w:rsid w:val="00465DCD"/>
    <w:rsid w:val="00466030"/>
    <w:rsid w:val="004664C1"/>
    <w:rsid w:val="00467563"/>
    <w:rsid w:val="00467856"/>
    <w:rsid w:val="00471ABC"/>
    <w:rsid w:val="00473C81"/>
    <w:rsid w:val="00477151"/>
    <w:rsid w:val="00481584"/>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4B3B"/>
    <w:rsid w:val="005B6F6A"/>
    <w:rsid w:val="005C2521"/>
    <w:rsid w:val="005C2AA0"/>
    <w:rsid w:val="005C2B46"/>
    <w:rsid w:val="005C397C"/>
    <w:rsid w:val="005C4C2E"/>
    <w:rsid w:val="005C4CE8"/>
    <w:rsid w:val="005D0CFB"/>
    <w:rsid w:val="005D1FF6"/>
    <w:rsid w:val="005D3563"/>
    <w:rsid w:val="005D571B"/>
    <w:rsid w:val="005D5E35"/>
    <w:rsid w:val="005E05A5"/>
    <w:rsid w:val="005E251B"/>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64D3"/>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4D4C"/>
    <w:rsid w:val="006778E7"/>
    <w:rsid w:val="00680287"/>
    <w:rsid w:val="00690C85"/>
    <w:rsid w:val="00693184"/>
    <w:rsid w:val="0069340C"/>
    <w:rsid w:val="0069679F"/>
    <w:rsid w:val="006B0BAE"/>
    <w:rsid w:val="006B127D"/>
    <w:rsid w:val="006B13D0"/>
    <w:rsid w:val="006B1B07"/>
    <w:rsid w:val="006B20E3"/>
    <w:rsid w:val="006B28DD"/>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16DC4"/>
    <w:rsid w:val="007248B7"/>
    <w:rsid w:val="00724957"/>
    <w:rsid w:val="007273AE"/>
    <w:rsid w:val="007307A4"/>
    <w:rsid w:val="00730FBC"/>
    <w:rsid w:val="00734CB2"/>
    <w:rsid w:val="0073509A"/>
    <w:rsid w:val="0073538A"/>
    <w:rsid w:val="00736527"/>
    <w:rsid w:val="007375C8"/>
    <w:rsid w:val="00743130"/>
    <w:rsid w:val="00746064"/>
    <w:rsid w:val="00746E60"/>
    <w:rsid w:val="00747A62"/>
    <w:rsid w:val="0075169D"/>
    <w:rsid w:val="00751838"/>
    <w:rsid w:val="007555C1"/>
    <w:rsid w:val="00755CAE"/>
    <w:rsid w:val="0076061F"/>
    <w:rsid w:val="007609BB"/>
    <w:rsid w:val="00763D4F"/>
    <w:rsid w:val="00764BF7"/>
    <w:rsid w:val="00770B5D"/>
    <w:rsid w:val="00773A92"/>
    <w:rsid w:val="007740D7"/>
    <w:rsid w:val="00775F36"/>
    <w:rsid w:val="00776B4A"/>
    <w:rsid w:val="00781290"/>
    <w:rsid w:val="00783917"/>
    <w:rsid w:val="0078544B"/>
    <w:rsid w:val="00786908"/>
    <w:rsid w:val="007919E6"/>
    <w:rsid w:val="007920F3"/>
    <w:rsid w:val="00792BC0"/>
    <w:rsid w:val="007A01EF"/>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480E"/>
    <w:rsid w:val="0082595D"/>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7593D"/>
    <w:rsid w:val="009765B1"/>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75EF"/>
    <w:rsid w:val="009B7AFD"/>
    <w:rsid w:val="009C57CD"/>
    <w:rsid w:val="009C7CA6"/>
    <w:rsid w:val="009D2386"/>
    <w:rsid w:val="009D4C11"/>
    <w:rsid w:val="009D5865"/>
    <w:rsid w:val="009E46CA"/>
    <w:rsid w:val="009E5AF8"/>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24708"/>
    <w:rsid w:val="00A34120"/>
    <w:rsid w:val="00A34AD4"/>
    <w:rsid w:val="00A36BC3"/>
    <w:rsid w:val="00A46342"/>
    <w:rsid w:val="00A53FD5"/>
    <w:rsid w:val="00A559EE"/>
    <w:rsid w:val="00A55EC4"/>
    <w:rsid w:val="00A65515"/>
    <w:rsid w:val="00A67FDB"/>
    <w:rsid w:val="00A73FC8"/>
    <w:rsid w:val="00A75672"/>
    <w:rsid w:val="00A85606"/>
    <w:rsid w:val="00A941E4"/>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36A44"/>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6562B"/>
    <w:rsid w:val="00C664C8"/>
    <w:rsid w:val="00C7335F"/>
    <w:rsid w:val="00C757FB"/>
    <w:rsid w:val="00C75C6A"/>
    <w:rsid w:val="00C767D7"/>
    <w:rsid w:val="00C80F67"/>
    <w:rsid w:val="00C87F32"/>
    <w:rsid w:val="00C91E68"/>
    <w:rsid w:val="00C93FDC"/>
    <w:rsid w:val="00C96596"/>
    <w:rsid w:val="00CA1B38"/>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E360A"/>
    <w:rsid w:val="00CE5B52"/>
    <w:rsid w:val="00CF0F73"/>
    <w:rsid w:val="00CF205B"/>
    <w:rsid w:val="00CF303A"/>
    <w:rsid w:val="00CF3AE3"/>
    <w:rsid w:val="00D02166"/>
    <w:rsid w:val="00D07358"/>
    <w:rsid w:val="00D077DA"/>
    <w:rsid w:val="00D10379"/>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A28F2"/>
    <w:rsid w:val="00DA4E1F"/>
    <w:rsid w:val="00DA5503"/>
    <w:rsid w:val="00DB0180"/>
    <w:rsid w:val="00DB5E87"/>
    <w:rsid w:val="00DB6CA4"/>
    <w:rsid w:val="00DB6E6D"/>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374CB"/>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1734458">
      <w:bodyDiv w:val="1"/>
      <w:marLeft w:val="0"/>
      <w:marRight w:val="0"/>
      <w:marTop w:val="0"/>
      <w:marBottom w:val="0"/>
      <w:divBdr>
        <w:top w:val="none" w:sz="0" w:space="0" w:color="auto"/>
        <w:left w:val="none" w:sz="0" w:space="0" w:color="auto"/>
        <w:bottom w:val="none" w:sz="0" w:space="0" w:color="auto"/>
        <w:right w:val="none" w:sz="0" w:space="0" w:color="auto"/>
      </w:divBdr>
      <w:divsChild>
        <w:div w:id="1810898540">
          <w:marLeft w:val="640"/>
          <w:marRight w:val="0"/>
          <w:marTop w:val="0"/>
          <w:marBottom w:val="0"/>
          <w:divBdr>
            <w:top w:val="none" w:sz="0" w:space="0" w:color="auto"/>
            <w:left w:val="none" w:sz="0" w:space="0" w:color="auto"/>
            <w:bottom w:val="none" w:sz="0" w:space="0" w:color="auto"/>
            <w:right w:val="none" w:sz="0" w:space="0" w:color="auto"/>
          </w:divBdr>
        </w:div>
        <w:div w:id="2075927304">
          <w:marLeft w:val="640"/>
          <w:marRight w:val="0"/>
          <w:marTop w:val="0"/>
          <w:marBottom w:val="0"/>
          <w:divBdr>
            <w:top w:val="none" w:sz="0" w:space="0" w:color="auto"/>
            <w:left w:val="none" w:sz="0" w:space="0" w:color="auto"/>
            <w:bottom w:val="none" w:sz="0" w:space="0" w:color="auto"/>
            <w:right w:val="none" w:sz="0" w:space="0" w:color="auto"/>
          </w:divBdr>
        </w:div>
        <w:div w:id="283194079">
          <w:marLeft w:val="640"/>
          <w:marRight w:val="0"/>
          <w:marTop w:val="0"/>
          <w:marBottom w:val="0"/>
          <w:divBdr>
            <w:top w:val="none" w:sz="0" w:space="0" w:color="auto"/>
            <w:left w:val="none" w:sz="0" w:space="0" w:color="auto"/>
            <w:bottom w:val="none" w:sz="0" w:space="0" w:color="auto"/>
            <w:right w:val="none" w:sz="0" w:space="0" w:color="auto"/>
          </w:divBdr>
        </w:div>
        <w:div w:id="267079999">
          <w:marLeft w:val="640"/>
          <w:marRight w:val="0"/>
          <w:marTop w:val="0"/>
          <w:marBottom w:val="0"/>
          <w:divBdr>
            <w:top w:val="none" w:sz="0" w:space="0" w:color="auto"/>
            <w:left w:val="none" w:sz="0" w:space="0" w:color="auto"/>
            <w:bottom w:val="none" w:sz="0" w:space="0" w:color="auto"/>
            <w:right w:val="none" w:sz="0" w:space="0" w:color="auto"/>
          </w:divBdr>
        </w:div>
        <w:div w:id="1237321669">
          <w:marLeft w:val="640"/>
          <w:marRight w:val="0"/>
          <w:marTop w:val="0"/>
          <w:marBottom w:val="0"/>
          <w:divBdr>
            <w:top w:val="none" w:sz="0" w:space="0" w:color="auto"/>
            <w:left w:val="none" w:sz="0" w:space="0" w:color="auto"/>
            <w:bottom w:val="none" w:sz="0" w:space="0" w:color="auto"/>
            <w:right w:val="none" w:sz="0" w:space="0" w:color="auto"/>
          </w:divBdr>
        </w:div>
        <w:div w:id="1461803789">
          <w:marLeft w:val="640"/>
          <w:marRight w:val="0"/>
          <w:marTop w:val="0"/>
          <w:marBottom w:val="0"/>
          <w:divBdr>
            <w:top w:val="none" w:sz="0" w:space="0" w:color="auto"/>
            <w:left w:val="none" w:sz="0" w:space="0" w:color="auto"/>
            <w:bottom w:val="none" w:sz="0" w:space="0" w:color="auto"/>
            <w:right w:val="none" w:sz="0" w:space="0" w:color="auto"/>
          </w:divBdr>
        </w:div>
        <w:div w:id="446434534">
          <w:marLeft w:val="640"/>
          <w:marRight w:val="0"/>
          <w:marTop w:val="0"/>
          <w:marBottom w:val="0"/>
          <w:divBdr>
            <w:top w:val="none" w:sz="0" w:space="0" w:color="auto"/>
            <w:left w:val="none" w:sz="0" w:space="0" w:color="auto"/>
            <w:bottom w:val="none" w:sz="0" w:space="0" w:color="auto"/>
            <w:right w:val="none" w:sz="0" w:space="0" w:color="auto"/>
          </w:divBdr>
        </w:div>
        <w:div w:id="206898">
          <w:marLeft w:val="640"/>
          <w:marRight w:val="0"/>
          <w:marTop w:val="0"/>
          <w:marBottom w:val="0"/>
          <w:divBdr>
            <w:top w:val="none" w:sz="0" w:space="0" w:color="auto"/>
            <w:left w:val="none" w:sz="0" w:space="0" w:color="auto"/>
            <w:bottom w:val="none" w:sz="0" w:space="0" w:color="auto"/>
            <w:right w:val="none" w:sz="0" w:space="0" w:color="auto"/>
          </w:divBdr>
        </w:div>
        <w:div w:id="793137348">
          <w:marLeft w:val="640"/>
          <w:marRight w:val="0"/>
          <w:marTop w:val="0"/>
          <w:marBottom w:val="0"/>
          <w:divBdr>
            <w:top w:val="none" w:sz="0" w:space="0" w:color="auto"/>
            <w:left w:val="none" w:sz="0" w:space="0" w:color="auto"/>
            <w:bottom w:val="none" w:sz="0" w:space="0" w:color="auto"/>
            <w:right w:val="none" w:sz="0" w:space="0" w:color="auto"/>
          </w:divBdr>
        </w:div>
        <w:div w:id="1858301863">
          <w:marLeft w:val="640"/>
          <w:marRight w:val="0"/>
          <w:marTop w:val="0"/>
          <w:marBottom w:val="0"/>
          <w:divBdr>
            <w:top w:val="none" w:sz="0" w:space="0" w:color="auto"/>
            <w:left w:val="none" w:sz="0" w:space="0" w:color="auto"/>
            <w:bottom w:val="none" w:sz="0" w:space="0" w:color="auto"/>
            <w:right w:val="none" w:sz="0" w:space="0" w:color="auto"/>
          </w:divBdr>
        </w:div>
        <w:div w:id="1364794109">
          <w:marLeft w:val="640"/>
          <w:marRight w:val="0"/>
          <w:marTop w:val="0"/>
          <w:marBottom w:val="0"/>
          <w:divBdr>
            <w:top w:val="none" w:sz="0" w:space="0" w:color="auto"/>
            <w:left w:val="none" w:sz="0" w:space="0" w:color="auto"/>
            <w:bottom w:val="none" w:sz="0" w:space="0" w:color="auto"/>
            <w:right w:val="none" w:sz="0" w:space="0" w:color="auto"/>
          </w:divBdr>
        </w:div>
        <w:div w:id="1480806434">
          <w:marLeft w:val="640"/>
          <w:marRight w:val="0"/>
          <w:marTop w:val="0"/>
          <w:marBottom w:val="0"/>
          <w:divBdr>
            <w:top w:val="none" w:sz="0" w:space="0" w:color="auto"/>
            <w:left w:val="none" w:sz="0" w:space="0" w:color="auto"/>
            <w:bottom w:val="none" w:sz="0" w:space="0" w:color="auto"/>
            <w:right w:val="none" w:sz="0" w:space="0" w:color="auto"/>
          </w:divBdr>
        </w:div>
        <w:div w:id="581064451">
          <w:marLeft w:val="640"/>
          <w:marRight w:val="0"/>
          <w:marTop w:val="0"/>
          <w:marBottom w:val="0"/>
          <w:divBdr>
            <w:top w:val="none" w:sz="0" w:space="0" w:color="auto"/>
            <w:left w:val="none" w:sz="0" w:space="0" w:color="auto"/>
            <w:bottom w:val="none" w:sz="0" w:space="0" w:color="auto"/>
            <w:right w:val="none" w:sz="0" w:space="0" w:color="auto"/>
          </w:divBdr>
        </w:div>
        <w:div w:id="1897157440">
          <w:marLeft w:val="640"/>
          <w:marRight w:val="0"/>
          <w:marTop w:val="0"/>
          <w:marBottom w:val="0"/>
          <w:divBdr>
            <w:top w:val="none" w:sz="0" w:space="0" w:color="auto"/>
            <w:left w:val="none" w:sz="0" w:space="0" w:color="auto"/>
            <w:bottom w:val="none" w:sz="0" w:space="0" w:color="auto"/>
            <w:right w:val="none" w:sz="0" w:space="0" w:color="auto"/>
          </w:divBdr>
        </w:div>
        <w:div w:id="611741857">
          <w:marLeft w:val="640"/>
          <w:marRight w:val="0"/>
          <w:marTop w:val="0"/>
          <w:marBottom w:val="0"/>
          <w:divBdr>
            <w:top w:val="none" w:sz="0" w:space="0" w:color="auto"/>
            <w:left w:val="none" w:sz="0" w:space="0" w:color="auto"/>
            <w:bottom w:val="none" w:sz="0" w:space="0" w:color="auto"/>
            <w:right w:val="none" w:sz="0" w:space="0" w:color="auto"/>
          </w:divBdr>
        </w:div>
        <w:div w:id="1548571146">
          <w:marLeft w:val="640"/>
          <w:marRight w:val="0"/>
          <w:marTop w:val="0"/>
          <w:marBottom w:val="0"/>
          <w:divBdr>
            <w:top w:val="none" w:sz="0" w:space="0" w:color="auto"/>
            <w:left w:val="none" w:sz="0" w:space="0" w:color="auto"/>
            <w:bottom w:val="none" w:sz="0" w:space="0" w:color="auto"/>
            <w:right w:val="none" w:sz="0" w:space="0" w:color="auto"/>
          </w:divBdr>
        </w:div>
        <w:div w:id="5717058">
          <w:marLeft w:val="640"/>
          <w:marRight w:val="0"/>
          <w:marTop w:val="0"/>
          <w:marBottom w:val="0"/>
          <w:divBdr>
            <w:top w:val="none" w:sz="0" w:space="0" w:color="auto"/>
            <w:left w:val="none" w:sz="0" w:space="0" w:color="auto"/>
            <w:bottom w:val="none" w:sz="0" w:space="0" w:color="auto"/>
            <w:right w:val="none" w:sz="0" w:space="0" w:color="auto"/>
          </w:divBdr>
        </w:div>
        <w:div w:id="231426100">
          <w:marLeft w:val="640"/>
          <w:marRight w:val="0"/>
          <w:marTop w:val="0"/>
          <w:marBottom w:val="0"/>
          <w:divBdr>
            <w:top w:val="none" w:sz="0" w:space="0" w:color="auto"/>
            <w:left w:val="none" w:sz="0" w:space="0" w:color="auto"/>
            <w:bottom w:val="none" w:sz="0" w:space="0" w:color="auto"/>
            <w:right w:val="none" w:sz="0" w:space="0" w:color="auto"/>
          </w:divBdr>
        </w:div>
        <w:div w:id="1215002907">
          <w:marLeft w:val="640"/>
          <w:marRight w:val="0"/>
          <w:marTop w:val="0"/>
          <w:marBottom w:val="0"/>
          <w:divBdr>
            <w:top w:val="none" w:sz="0" w:space="0" w:color="auto"/>
            <w:left w:val="none" w:sz="0" w:space="0" w:color="auto"/>
            <w:bottom w:val="none" w:sz="0" w:space="0" w:color="auto"/>
            <w:right w:val="none" w:sz="0" w:space="0" w:color="auto"/>
          </w:divBdr>
        </w:div>
        <w:div w:id="1714380031">
          <w:marLeft w:val="640"/>
          <w:marRight w:val="0"/>
          <w:marTop w:val="0"/>
          <w:marBottom w:val="0"/>
          <w:divBdr>
            <w:top w:val="none" w:sz="0" w:space="0" w:color="auto"/>
            <w:left w:val="none" w:sz="0" w:space="0" w:color="auto"/>
            <w:bottom w:val="none" w:sz="0" w:space="0" w:color="auto"/>
            <w:right w:val="none" w:sz="0" w:space="0" w:color="auto"/>
          </w:divBdr>
        </w:div>
        <w:div w:id="510488949">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2119521107">
          <w:marLeft w:val="640"/>
          <w:marRight w:val="0"/>
          <w:marTop w:val="0"/>
          <w:marBottom w:val="0"/>
          <w:divBdr>
            <w:top w:val="none" w:sz="0" w:space="0" w:color="auto"/>
            <w:left w:val="none" w:sz="0" w:space="0" w:color="auto"/>
            <w:bottom w:val="none" w:sz="0" w:space="0" w:color="auto"/>
            <w:right w:val="none" w:sz="0" w:space="0" w:color="auto"/>
          </w:divBdr>
        </w:div>
        <w:div w:id="1838106596">
          <w:marLeft w:val="640"/>
          <w:marRight w:val="0"/>
          <w:marTop w:val="0"/>
          <w:marBottom w:val="0"/>
          <w:divBdr>
            <w:top w:val="none" w:sz="0" w:space="0" w:color="auto"/>
            <w:left w:val="none" w:sz="0" w:space="0" w:color="auto"/>
            <w:bottom w:val="none" w:sz="0" w:space="0" w:color="auto"/>
            <w:right w:val="none" w:sz="0" w:space="0" w:color="auto"/>
          </w:divBdr>
        </w:div>
        <w:div w:id="550655642">
          <w:marLeft w:val="640"/>
          <w:marRight w:val="0"/>
          <w:marTop w:val="0"/>
          <w:marBottom w:val="0"/>
          <w:divBdr>
            <w:top w:val="none" w:sz="0" w:space="0" w:color="auto"/>
            <w:left w:val="none" w:sz="0" w:space="0" w:color="auto"/>
            <w:bottom w:val="none" w:sz="0" w:space="0" w:color="auto"/>
            <w:right w:val="none" w:sz="0" w:space="0" w:color="auto"/>
          </w:divBdr>
        </w:div>
        <w:div w:id="1949503909">
          <w:marLeft w:val="640"/>
          <w:marRight w:val="0"/>
          <w:marTop w:val="0"/>
          <w:marBottom w:val="0"/>
          <w:divBdr>
            <w:top w:val="none" w:sz="0" w:space="0" w:color="auto"/>
            <w:left w:val="none" w:sz="0" w:space="0" w:color="auto"/>
            <w:bottom w:val="none" w:sz="0" w:space="0" w:color="auto"/>
            <w:right w:val="none" w:sz="0" w:space="0" w:color="auto"/>
          </w:divBdr>
        </w:div>
        <w:div w:id="976911657">
          <w:marLeft w:val="640"/>
          <w:marRight w:val="0"/>
          <w:marTop w:val="0"/>
          <w:marBottom w:val="0"/>
          <w:divBdr>
            <w:top w:val="none" w:sz="0" w:space="0" w:color="auto"/>
            <w:left w:val="none" w:sz="0" w:space="0" w:color="auto"/>
            <w:bottom w:val="none" w:sz="0" w:space="0" w:color="auto"/>
            <w:right w:val="none" w:sz="0" w:space="0" w:color="auto"/>
          </w:divBdr>
        </w:div>
        <w:div w:id="1264261428">
          <w:marLeft w:val="640"/>
          <w:marRight w:val="0"/>
          <w:marTop w:val="0"/>
          <w:marBottom w:val="0"/>
          <w:divBdr>
            <w:top w:val="none" w:sz="0" w:space="0" w:color="auto"/>
            <w:left w:val="none" w:sz="0" w:space="0" w:color="auto"/>
            <w:bottom w:val="none" w:sz="0" w:space="0" w:color="auto"/>
            <w:right w:val="none" w:sz="0" w:space="0" w:color="auto"/>
          </w:divBdr>
        </w:div>
        <w:div w:id="2073193902">
          <w:marLeft w:val="640"/>
          <w:marRight w:val="0"/>
          <w:marTop w:val="0"/>
          <w:marBottom w:val="0"/>
          <w:divBdr>
            <w:top w:val="none" w:sz="0" w:space="0" w:color="auto"/>
            <w:left w:val="none" w:sz="0" w:space="0" w:color="auto"/>
            <w:bottom w:val="none" w:sz="0" w:space="0" w:color="auto"/>
            <w:right w:val="none" w:sz="0" w:space="0" w:color="auto"/>
          </w:divBdr>
        </w:div>
        <w:div w:id="577207381">
          <w:marLeft w:val="640"/>
          <w:marRight w:val="0"/>
          <w:marTop w:val="0"/>
          <w:marBottom w:val="0"/>
          <w:divBdr>
            <w:top w:val="none" w:sz="0" w:space="0" w:color="auto"/>
            <w:left w:val="none" w:sz="0" w:space="0" w:color="auto"/>
            <w:bottom w:val="none" w:sz="0" w:space="0" w:color="auto"/>
            <w:right w:val="none" w:sz="0" w:space="0" w:color="auto"/>
          </w:divBdr>
        </w:div>
        <w:div w:id="1793404205">
          <w:marLeft w:val="640"/>
          <w:marRight w:val="0"/>
          <w:marTop w:val="0"/>
          <w:marBottom w:val="0"/>
          <w:divBdr>
            <w:top w:val="none" w:sz="0" w:space="0" w:color="auto"/>
            <w:left w:val="none" w:sz="0" w:space="0" w:color="auto"/>
            <w:bottom w:val="none" w:sz="0" w:space="0" w:color="auto"/>
            <w:right w:val="none" w:sz="0" w:space="0" w:color="auto"/>
          </w:divBdr>
        </w:div>
        <w:div w:id="660277850">
          <w:marLeft w:val="640"/>
          <w:marRight w:val="0"/>
          <w:marTop w:val="0"/>
          <w:marBottom w:val="0"/>
          <w:divBdr>
            <w:top w:val="none" w:sz="0" w:space="0" w:color="auto"/>
            <w:left w:val="none" w:sz="0" w:space="0" w:color="auto"/>
            <w:bottom w:val="none" w:sz="0" w:space="0" w:color="auto"/>
            <w:right w:val="none" w:sz="0" w:space="0" w:color="auto"/>
          </w:divBdr>
        </w:div>
        <w:div w:id="1931280726">
          <w:marLeft w:val="640"/>
          <w:marRight w:val="0"/>
          <w:marTop w:val="0"/>
          <w:marBottom w:val="0"/>
          <w:divBdr>
            <w:top w:val="none" w:sz="0" w:space="0" w:color="auto"/>
            <w:left w:val="none" w:sz="0" w:space="0" w:color="auto"/>
            <w:bottom w:val="none" w:sz="0" w:space="0" w:color="auto"/>
            <w:right w:val="none" w:sz="0" w:space="0" w:color="auto"/>
          </w:divBdr>
        </w:div>
        <w:div w:id="1707638119">
          <w:marLeft w:val="640"/>
          <w:marRight w:val="0"/>
          <w:marTop w:val="0"/>
          <w:marBottom w:val="0"/>
          <w:divBdr>
            <w:top w:val="none" w:sz="0" w:space="0" w:color="auto"/>
            <w:left w:val="none" w:sz="0" w:space="0" w:color="auto"/>
            <w:bottom w:val="none" w:sz="0" w:space="0" w:color="auto"/>
            <w:right w:val="none" w:sz="0" w:space="0" w:color="auto"/>
          </w:divBdr>
        </w:div>
        <w:div w:id="1073695473">
          <w:marLeft w:val="640"/>
          <w:marRight w:val="0"/>
          <w:marTop w:val="0"/>
          <w:marBottom w:val="0"/>
          <w:divBdr>
            <w:top w:val="none" w:sz="0" w:space="0" w:color="auto"/>
            <w:left w:val="none" w:sz="0" w:space="0" w:color="auto"/>
            <w:bottom w:val="none" w:sz="0" w:space="0" w:color="auto"/>
            <w:right w:val="none" w:sz="0" w:space="0" w:color="auto"/>
          </w:divBdr>
        </w:div>
        <w:div w:id="1714118333">
          <w:marLeft w:val="640"/>
          <w:marRight w:val="0"/>
          <w:marTop w:val="0"/>
          <w:marBottom w:val="0"/>
          <w:divBdr>
            <w:top w:val="none" w:sz="0" w:space="0" w:color="auto"/>
            <w:left w:val="none" w:sz="0" w:space="0" w:color="auto"/>
            <w:bottom w:val="none" w:sz="0" w:space="0" w:color="auto"/>
            <w:right w:val="none" w:sz="0" w:space="0" w:color="auto"/>
          </w:divBdr>
        </w:div>
        <w:div w:id="72776344">
          <w:marLeft w:val="640"/>
          <w:marRight w:val="0"/>
          <w:marTop w:val="0"/>
          <w:marBottom w:val="0"/>
          <w:divBdr>
            <w:top w:val="none" w:sz="0" w:space="0" w:color="auto"/>
            <w:left w:val="none" w:sz="0" w:space="0" w:color="auto"/>
            <w:bottom w:val="none" w:sz="0" w:space="0" w:color="auto"/>
            <w:right w:val="none" w:sz="0" w:space="0" w:color="auto"/>
          </w:divBdr>
        </w:div>
        <w:div w:id="1264536266">
          <w:marLeft w:val="640"/>
          <w:marRight w:val="0"/>
          <w:marTop w:val="0"/>
          <w:marBottom w:val="0"/>
          <w:divBdr>
            <w:top w:val="none" w:sz="0" w:space="0" w:color="auto"/>
            <w:left w:val="none" w:sz="0" w:space="0" w:color="auto"/>
            <w:bottom w:val="none" w:sz="0" w:space="0" w:color="auto"/>
            <w:right w:val="none" w:sz="0" w:space="0" w:color="auto"/>
          </w:divBdr>
        </w:div>
        <w:div w:id="1121337301">
          <w:marLeft w:val="640"/>
          <w:marRight w:val="0"/>
          <w:marTop w:val="0"/>
          <w:marBottom w:val="0"/>
          <w:divBdr>
            <w:top w:val="none" w:sz="0" w:space="0" w:color="auto"/>
            <w:left w:val="none" w:sz="0" w:space="0" w:color="auto"/>
            <w:bottom w:val="none" w:sz="0" w:space="0" w:color="auto"/>
            <w:right w:val="none" w:sz="0" w:space="0" w:color="auto"/>
          </w:divBdr>
        </w:div>
        <w:div w:id="1001590011">
          <w:marLeft w:val="640"/>
          <w:marRight w:val="0"/>
          <w:marTop w:val="0"/>
          <w:marBottom w:val="0"/>
          <w:divBdr>
            <w:top w:val="none" w:sz="0" w:space="0" w:color="auto"/>
            <w:left w:val="none" w:sz="0" w:space="0" w:color="auto"/>
            <w:bottom w:val="none" w:sz="0" w:space="0" w:color="auto"/>
            <w:right w:val="none" w:sz="0" w:space="0" w:color="auto"/>
          </w:divBdr>
        </w:div>
        <w:div w:id="24521008">
          <w:marLeft w:val="640"/>
          <w:marRight w:val="0"/>
          <w:marTop w:val="0"/>
          <w:marBottom w:val="0"/>
          <w:divBdr>
            <w:top w:val="none" w:sz="0" w:space="0" w:color="auto"/>
            <w:left w:val="none" w:sz="0" w:space="0" w:color="auto"/>
            <w:bottom w:val="none" w:sz="0" w:space="0" w:color="auto"/>
            <w:right w:val="none" w:sz="0" w:space="0" w:color="auto"/>
          </w:divBdr>
        </w:div>
        <w:div w:id="423383257">
          <w:marLeft w:val="640"/>
          <w:marRight w:val="0"/>
          <w:marTop w:val="0"/>
          <w:marBottom w:val="0"/>
          <w:divBdr>
            <w:top w:val="none" w:sz="0" w:space="0" w:color="auto"/>
            <w:left w:val="none" w:sz="0" w:space="0" w:color="auto"/>
            <w:bottom w:val="none" w:sz="0" w:space="0" w:color="auto"/>
            <w:right w:val="none" w:sz="0" w:space="0" w:color="auto"/>
          </w:divBdr>
        </w:div>
        <w:div w:id="1564369106">
          <w:marLeft w:val="640"/>
          <w:marRight w:val="0"/>
          <w:marTop w:val="0"/>
          <w:marBottom w:val="0"/>
          <w:divBdr>
            <w:top w:val="none" w:sz="0" w:space="0" w:color="auto"/>
            <w:left w:val="none" w:sz="0" w:space="0" w:color="auto"/>
            <w:bottom w:val="none" w:sz="0" w:space="0" w:color="auto"/>
            <w:right w:val="none" w:sz="0" w:space="0" w:color="auto"/>
          </w:divBdr>
        </w:div>
        <w:div w:id="2013219471">
          <w:marLeft w:val="640"/>
          <w:marRight w:val="0"/>
          <w:marTop w:val="0"/>
          <w:marBottom w:val="0"/>
          <w:divBdr>
            <w:top w:val="none" w:sz="0" w:space="0" w:color="auto"/>
            <w:left w:val="none" w:sz="0" w:space="0" w:color="auto"/>
            <w:bottom w:val="none" w:sz="0" w:space="0" w:color="auto"/>
            <w:right w:val="none" w:sz="0" w:space="0" w:color="auto"/>
          </w:divBdr>
        </w:div>
        <w:div w:id="1785226537">
          <w:marLeft w:val="640"/>
          <w:marRight w:val="0"/>
          <w:marTop w:val="0"/>
          <w:marBottom w:val="0"/>
          <w:divBdr>
            <w:top w:val="none" w:sz="0" w:space="0" w:color="auto"/>
            <w:left w:val="none" w:sz="0" w:space="0" w:color="auto"/>
            <w:bottom w:val="none" w:sz="0" w:space="0" w:color="auto"/>
            <w:right w:val="none" w:sz="0" w:space="0" w:color="auto"/>
          </w:divBdr>
        </w:div>
      </w:divsChild>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8798291">
      <w:marLeft w:val="0"/>
      <w:marRight w:val="0"/>
      <w:marTop w:val="0"/>
      <w:marBottom w:val="0"/>
      <w:divBdr>
        <w:top w:val="none" w:sz="0" w:space="0" w:color="auto"/>
        <w:left w:val="none" w:sz="0" w:space="0" w:color="auto"/>
        <w:bottom w:val="none" w:sz="0" w:space="0" w:color="auto"/>
        <w:right w:val="none" w:sz="0" w:space="0" w:color="auto"/>
      </w:divBdr>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8644692">
      <w:marLeft w:val="0"/>
      <w:marRight w:val="150"/>
      <w:marTop w:val="0"/>
      <w:marBottom w:val="0"/>
      <w:divBdr>
        <w:top w:val="none" w:sz="0" w:space="0" w:color="auto"/>
        <w:left w:val="none" w:sz="0" w:space="0" w:color="auto"/>
        <w:bottom w:val="none" w:sz="0" w:space="0" w:color="auto"/>
        <w:right w:val="none" w:sz="0" w:space="0" w:color="auto"/>
      </w:divBdr>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354055">
      <w:bodyDiv w:val="1"/>
      <w:marLeft w:val="0"/>
      <w:marRight w:val="0"/>
      <w:marTop w:val="0"/>
      <w:marBottom w:val="0"/>
      <w:divBdr>
        <w:top w:val="none" w:sz="0" w:space="0" w:color="auto"/>
        <w:left w:val="none" w:sz="0" w:space="0" w:color="auto"/>
        <w:bottom w:val="none" w:sz="0" w:space="0" w:color="auto"/>
        <w:right w:val="none" w:sz="0" w:space="0" w:color="auto"/>
      </w:divBdr>
      <w:divsChild>
        <w:div w:id="30496372">
          <w:marLeft w:val="640"/>
          <w:marRight w:val="0"/>
          <w:marTop w:val="0"/>
          <w:marBottom w:val="0"/>
          <w:divBdr>
            <w:top w:val="none" w:sz="0" w:space="0" w:color="auto"/>
            <w:left w:val="none" w:sz="0" w:space="0" w:color="auto"/>
            <w:bottom w:val="none" w:sz="0" w:space="0" w:color="auto"/>
            <w:right w:val="none" w:sz="0" w:space="0" w:color="auto"/>
          </w:divBdr>
        </w:div>
        <w:div w:id="232857481">
          <w:marLeft w:val="640"/>
          <w:marRight w:val="0"/>
          <w:marTop w:val="0"/>
          <w:marBottom w:val="0"/>
          <w:divBdr>
            <w:top w:val="none" w:sz="0" w:space="0" w:color="auto"/>
            <w:left w:val="none" w:sz="0" w:space="0" w:color="auto"/>
            <w:bottom w:val="none" w:sz="0" w:space="0" w:color="auto"/>
            <w:right w:val="none" w:sz="0" w:space="0" w:color="auto"/>
          </w:divBdr>
        </w:div>
        <w:div w:id="1828786131">
          <w:marLeft w:val="640"/>
          <w:marRight w:val="0"/>
          <w:marTop w:val="0"/>
          <w:marBottom w:val="0"/>
          <w:divBdr>
            <w:top w:val="none" w:sz="0" w:space="0" w:color="auto"/>
            <w:left w:val="none" w:sz="0" w:space="0" w:color="auto"/>
            <w:bottom w:val="none" w:sz="0" w:space="0" w:color="auto"/>
            <w:right w:val="none" w:sz="0" w:space="0" w:color="auto"/>
          </w:divBdr>
        </w:div>
        <w:div w:id="41292268">
          <w:marLeft w:val="640"/>
          <w:marRight w:val="0"/>
          <w:marTop w:val="0"/>
          <w:marBottom w:val="0"/>
          <w:divBdr>
            <w:top w:val="none" w:sz="0" w:space="0" w:color="auto"/>
            <w:left w:val="none" w:sz="0" w:space="0" w:color="auto"/>
            <w:bottom w:val="none" w:sz="0" w:space="0" w:color="auto"/>
            <w:right w:val="none" w:sz="0" w:space="0" w:color="auto"/>
          </w:divBdr>
        </w:div>
        <w:div w:id="151919203">
          <w:marLeft w:val="640"/>
          <w:marRight w:val="0"/>
          <w:marTop w:val="0"/>
          <w:marBottom w:val="0"/>
          <w:divBdr>
            <w:top w:val="none" w:sz="0" w:space="0" w:color="auto"/>
            <w:left w:val="none" w:sz="0" w:space="0" w:color="auto"/>
            <w:bottom w:val="none" w:sz="0" w:space="0" w:color="auto"/>
            <w:right w:val="none" w:sz="0" w:space="0" w:color="auto"/>
          </w:divBdr>
        </w:div>
        <w:div w:id="1099640384">
          <w:marLeft w:val="640"/>
          <w:marRight w:val="0"/>
          <w:marTop w:val="0"/>
          <w:marBottom w:val="0"/>
          <w:divBdr>
            <w:top w:val="none" w:sz="0" w:space="0" w:color="auto"/>
            <w:left w:val="none" w:sz="0" w:space="0" w:color="auto"/>
            <w:bottom w:val="none" w:sz="0" w:space="0" w:color="auto"/>
            <w:right w:val="none" w:sz="0" w:space="0" w:color="auto"/>
          </w:divBdr>
        </w:div>
        <w:div w:id="993412990">
          <w:marLeft w:val="640"/>
          <w:marRight w:val="0"/>
          <w:marTop w:val="0"/>
          <w:marBottom w:val="0"/>
          <w:divBdr>
            <w:top w:val="none" w:sz="0" w:space="0" w:color="auto"/>
            <w:left w:val="none" w:sz="0" w:space="0" w:color="auto"/>
            <w:bottom w:val="none" w:sz="0" w:space="0" w:color="auto"/>
            <w:right w:val="none" w:sz="0" w:space="0" w:color="auto"/>
          </w:divBdr>
        </w:div>
        <w:div w:id="777991067">
          <w:marLeft w:val="640"/>
          <w:marRight w:val="0"/>
          <w:marTop w:val="0"/>
          <w:marBottom w:val="0"/>
          <w:divBdr>
            <w:top w:val="none" w:sz="0" w:space="0" w:color="auto"/>
            <w:left w:val="none" w:sz="0" w:space="0" w:color="auto"/>
            <w:bottom w:val="none" w:sz="0" w:space="0" w:color="auto"/>
            <w:right w:val="none" w:sz="0" w:space="0" w:color="auto"/>
          </w:divBdr>
        </w:div>
        <w:div w:id="194079950">
          <w:marLeft w:val="640"/>
          <w:marRight w:val="0"/>
          <w:marTop w:val="0"/>
          <w:marBottom w:val="0"/>
          <w:divBdr>
            <w:top w:val="none" w:sz="0" w:space="0" w:color="auto"/>
            <w:left w:val="none" w:sz="0" w:space="0" w:color="auto"/>
            <w:bottom w:val="none" w:sz="0" w:space="0" w:color="auto"/>
            <w:right w:val="none" w:sz="0" w:space="0" w:color="auto"/>
          </w:divBdr>
        </w:div>
        <w:div w:id="2057386502">
          <w:marLeft w:val="640"/>
          <w:marRight w:val="0"/>
          <w:marTop w:val="0"/>
          <w:marBottom w:val="0"/>
          <w:divBdr>
            <w:top w:val="none" w:sz="0" w:space="0" w:color="auto"/>
            <w:left w:val="none" w:sz="0" w:space="0" w:color="auto"/>
            <w:bottom w:val="none" w:sz="0" w:space="0" w:color="auto"/>
            <w:right w:val="none" w:sz="0" w:space="0" w:color="auto"/>
          </w:divBdr>
        </w:div>
        <w:div w:id="1599800097">
          <w:marLeft w:val="640"/>
          <w:marRight w:val="0"/>
          <w:marTop w:val="0"/>
          <w:marBottom w:val="0"/>
          <w:divBdr>
            <w:top w:val="none" w:sz="0" w:space="0" w:color="auto"/>
            <w:left w:val="none" w:sz="0" w:space="0" w:color="auto"/>
            <w:bottom w:val="none" w:sz="0" w:space="0" w:color="auto"/>
            <w:right w:val="none" w:sz="0" w:space="0" w:color="auto"/>
          </w:divBdr>
        </w:div>
        <w:div w:id="975184413">
          <w:marLeft w:val="640"/>
          <w:marRight w:val="0"/>
          <w:marTop w:val="0"/>
          <w:marBottom w:val="0"/>
          <w:divBdr>
            <w:top w:val="none" w:sz="0" w:space="0" w:color="auto"/>
            <w:left w:val="none" w:sz="0" w:space="0" w:color="auto"/>
            <w:bottom w:val="none" w:sz="0" w:space="0" w:color="auto"/>
            <w:right w:val="none" w:sz="0" w:space="0" w:color="auto"/>
          </w:divBdr>
        </w:div>
        <w:div w:id="1494756155">
          <w:marLeft w:val="640"/>
          <w:marRight w:val="0"/>
          <w:marTop w:val="0"/>
          <w:marBottom w:val="0"/>
          <w:divBdr>
            <w:top w:val="none" w:sz="0" w:space="0" w:color="auto"/>
            <w:left w:val="none" w:sz="0" w:space="0" w:color="auto"/>
            <w:bottom w:val="none" w:sz="0" w:space="0" w:color="auto"/>
            <w:right w:val="none" w:sz="0" w:space="0" w:color="auto"/>
          </w:divBdr>
        </w:div>
        <w:div w:id="259336927">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775946384">
          <w:marLeft w:val="640"/>
          <w:marRight w:val="0"/>
          <w:marTop w:val="0"/>
          <w:marBottom w:val="0"/>
          <w:divBdr>
            <w:top w:val="none" w:sz="0" w:space="0" w:color="auto"/>
            <w:left w:val="none" w:sz="0" w:space="0" w:color="auto"/>
            <w:bottom w:val="none" w:sz="0" w:space="0" w:color="auto"/>
            <w:right w:val="none" w:sz="0" w:space="0" w:color="auto"/>
          </w:divBdr>
        </w:div>
        <w:div w:id="1742947066">
          <w:marLeft w:val="640"/>
          <w:marRight w:val="0"/>
          <w:marTop w:val="0"/>
          <w:marBottom w:val="0"/>
          <w:divBdr>
            <w:top w:val="none" w:sz="0" w:space="0" w:color="auto"/>
            <w:left w:val="none" w:sz="0" w:space="0" w:color="auto"/>
            <w:bottom w:val="none" w:sz="0" w:space="0" w:color="auto"/>
            <w:right w:val="none" w:sz="0" w:space="0" w:color="auto"/>
          </w:divBdr>
        </w:div>
        <w:div w:id="1240990521">
          <w:marLeft w:val="640"/>
          <w:marRight w:val="0"/>
          <w:marTop w:val="0"/>
          <w:marBottom w:val="0"/>
          <w:divBdr>
            <w:top w:val="none" w:sz="0" w:space="0" w:color="auto"/>
            <w:left w:val="none" w:sz="0" w:space="0" w:color="auto"/>
            <w:bottom w:val="none" w:sz="0" w:space="0" w:color="auto"/>
            <w:right w:val="none" w:sz="0" w:space="0" w:color="auto"/>
          </w:divBdr>
        </w:div>
        <w:div w:id="575633219">
          <w:marLeft w:val="640"/>
          <w:marRight w:val="0"/>
          <w:marTop w:val="0"/>
          <w:marBottom w:val="0"/>
          <w:divBdr>
            <w:top w:val="none" w:sz="0" w:space="0" w:color="auto"/>
            <w:left w:val="none" w:sz="0" w:space="0" w:color="auto"/>
            <w:bottom w:val="none" w:sz="0" w:space="0" w:color="auto"/>
            <w:right w:val="none" w:sz="0" w:space="0" w:color="auto"/>
          </w:divBdr>
        </w:div>
        <w:div w:id="1091900838">
          <w:marLeft w:val="640"/>
          <w:marRight w:val="0"/>
          <w:marTop w:val="0"/>
          <w:marBottom w:val="0"/>
          <w:divBdr>
            <w:top w:val="none" w:sz="0" w:space="0" w:color="auto"/>
            <w:left w:val="none" w:sz="0" w:space="0" w:color="auto"/>
            <w:bottom w:val="none" w:sz="0" w:space="0" w:color="auto"/>
            <w:right w:val="none" w:sz="0" w:space="0" w:color="auto"/>
          </w:divBdr>
        </w:div>
        <w:div w:id="707490225">
          <w:marLeft w:val="640"/>
          <w:marRight w:val="0"/>
          <w:marTop w:val="0"/>
          <w:marBottom w:val="0"/>
          <w:divBdr>
            <w:top w:val="none" w:sz="0" w:space="0" w:color="auto"/>
            <w:left w:val="none" w:sz="0" w:space="0" w:color="auto"/>
            <w:bottom w:val="none" w:sz="0" w:space="0" w:color="auto"/>
            <w:right w:val="none" w:sz="0" w:space="0" w:color="auto"/>
          </w:divBdr>
        </w:div>
        <w:div w:id="802776922">
          <w:marLeft w:val="640"/>
          <w:marRight w:val="0"/>
          <w:marTop w:val="0"/>
          <w:marBottom w:val="0"/>
          <w:divBdr>
            <w:top w:val="none" w:sz="0" w:space="0" w:color="auto"/>
            <w:left w:val="none" w:sz="0" w:space="0" w:color="auto"/>
            <w:bottom w:val="none" w:sz="0" w:space="0" w:color="auto"/>
            <w:right w:val="none" w:sz="0" w:space="0" w:color="auto"/>
          </w:divBdr>
        </w:div>
        <w:div w:id="888565784">
          <w:marLeft w:val="640"/>
          <w:marRight w:val="0"/>
          <w:marTop w:val="0"/>
          <w:marBottom w:val="0"/>
          <w:divBdr>
            <w:top w:val="none" w:sz="0" w:space="0" w:color="auto"/>
            <w:left w:val="none" w:sz="0" w:space="0" w:color="auto"/>
            <w:bottom w:val="none" w:sz="0" w:space="0" w:color="auto"/>
            <w:right w:val="none" w:sz="0" w:space="0" w:color="auto"/>
          </w:divBdr>
        </w:div>
        <w:div w:id="1562672183">
          <w:marLeft w:val="640"/>
          <w:marRight w:val="0"/>
          <w:marTop w:val="0"/>
          <w:marBottom w:val="0"/>
          <w:divBdr>
            <w:top w:val="none" w:sz="0" w:space="0" w:color="auto"/>
            <w:left w:val="none" w:sz="0" w:space="0" w:color="auto"/>
            <w:bottom w:val="none" w:sz="0" w:space="0" w:color="auto"/>
            <w:right w:val="none" w:sz="0" w:space="0" w:color="auto"/>
          </w:divBdr>
        </w:div>
        <w:div w:id="1704283709">
          <w:marLeft w:val="640"/>
          <w:marRight w:val="0"/>
          <w:marTop w:val="0"/>
          <w:marBottom w:val="0"/>
          <w:divBdr>
            <w:top w:val="none" w:sz="0" w:space="0" w:color="auto"/>
            <w:left w:val="none" w:sz="0" w:space="0" w:color="auto"/>
            <w:bottom w:val="none" w:sz="0" w:space="0" w:color="auto"/>
            <w:right w:val="none" w:sz="0" w:space="0" w:color="auto"/>
          </w:divBdr>
        </w:div>
        <w:div w:id="76292382">
          <w:marLeft w:val="640"/>
          <w:marRight w:val="0"/>
          <w:marTop w:val="0"/>
          <w:marBottom w:val="0"/>
          <w:divBdr>
            <w:top w:val="none" w:sz="0" w:space="0" w:color="auto"/>
            <w:left w:val="none" w:sz="0" w:space="0" w:color="auto"/>
            <w:bottom w:val="none" w:sz="0" w:space="0" w:color="auto"/>
            <w:right w:val="none" w:sz="0" w:space="0" w:color="auto"/>
          </w:divBdr>
        </w:div>
        <w:div w:id="1525167436">
          <w:marLeft w:val="640"/>
          <w:marRight w:val="0"/>
          <w:marTop w:val="0"/>
          <w:marBottom w:val="0"/>
          <w:divBdr>
            <w:top w:val="none" w:sz="0" w:space="0" w:color="auto"/>
            <w:left w:val="none" w:sz="0" w:space="0" w:color="auto"/>
            <w:bottom w:val="none" w:sz="0" w:space="0" w:color="auto"/>
            <w:right w:val="none" w:sz="0" w:space="0" w:color="auto"/>
          </w:divBdr>
        </w:div>
        <w:div w:id="1111778813">
          <w:marLeft w:val="640"/>
          <w:marRight w:val="0"/>
          <w:marTop w:val="0"/>
          <w:marBottom w:val="0"/>
          <w:divBdr>
            <w:top w:val="none" w:sz="0" w:space="0" w:color="auto"/>
            <w:left w:val="none" w:sz="0" w:space="0" w:color="auto"/>
            <w:bottom w:val="none" w:sz="0" w:space="0" w:color="auto"/>
            <w:right w:val="none" w:sz="0" w:space="0" w:color="auto"/>
          </w:divBdr>
        </w:div>
        <w:div w:id="324744190">
          <w:marLeft w:val="640"/>
          <w:marRight w:val="0"/>
          <w:marTop w:val="0"/>
          <w:marBottom w:val="0"/>
          <w:divBdr>
            <w:top w:val="none" w:sz="0" w:space="0" w:color="auto"/>
            <w:left w:val="none" w:sz="0" w:space="0" w:color="auto"/>
            <w:bottom w:val="none" w:sz="0" w:space="0" w:color="auto"/>
            <w:right w:val="none" w:sz="0" w:space="0" w:color="auto"/>
          </w:divBdr>
        </w:div>
        <w:div w:id="310134414">
          <w:marLeft w:val="640"/>
          <w:marRight w:val="0"/>
          <w:marTop w:val="0"/>
          <w:marBottom w:val="0"/>
          <w:divBdr>
            <w:top w:val="none" w:sz="0" w:space="0" w:color="auto"/>
            <w:left w:val="none" w:sz="0" w:space="0" w:color="auto"/>
            <w:bottom w:val="none" w:sz="0" w:space="0" w:color="auto"/>
            <w:right w:val="none" w:sz="0" w:space="0" w:color="auto"/>
          </w:divBdr>
        </w:div>
        <w:div w:id="761799092">
          <w:marLeft w:val="640"/>
          <w:marRight w:val="0"/>
          <w:marTop w:val="0"/>
          <w:marBottom w:val="0"/>
          <w:divBdr>
            <w:top w:val="none" w:sz="0" w:space="0" w:color="auto"/>
            <w:left w:val="none" w:sz="0" w:space="0" w:color="auto"/>
            <w:bottom w:val="none" w:sz="0" w:space="0" w:color="auto"/>
            <w:right w:val="none" w:sz="0" w:space="0" w:color="auto"/>
          </w:divBdr>
        </w:div>
        <w:div w:id="125897049">
          <w:marLeft w:val="640"/>
          <w:marRight w:val="0"/>
          <w:marTop w:val="0"/>
          <w:marBottom w:val="0"/>
          <w:divBdr>
            <w:top w:val="none" w:sz="0" w:space="0" w:color="auto"/>
            <w:left w:val="none" w:sz="0" w:space="0" w:color="auto"/>
            <w:bottom w:val="none" w:sz="0" w:space="0" w:color="auto"/>
            <w:right w:val="none" w:sz="0" w:space="0" w:color="auto"/>
          </w:divBdr>
        </w:div>
        <w:div w:id="1127821649">
          <w:marLeft w:val="640"/>
          <w:marRight w:val="0"/>
          <w:marTop w:val="0"/>
          <w:marBottom w:val="0"/>
          <w:divBdr>
            <w:top w:val="none" w:sz="0" w:space="0" w:color="auto"/>
            <w:left w:val="none" w:sz="0" w:space="0" w:color="auto"/>
            <w:bottom w:val="none" w:sz="0" w:space="0" w:color="auto"/>
            <w:right w:val="none" w:sz="0" w:space="0" w:color="auto"/>
          </w:divBdr>
        </w:div>
        <w:div w:id="113065678">
          <w:marLeft w:val="640"/>
          <w:marRight w:val="0"/>
          <w:marTop w:val="0"/>
          <w:marBottom w:val="0"/>
          <w:divBdr>
            <w:top w:val="none" w:sz="0" w:space="0" w:color="auto"/>
            <w:left w:val="none" w:sz="0" w:space="0" w:color="auto"/>
            <w:bottom w:val="none" w:sz="0" w:space="0" w:color="auto"/>
            <w:right w:val="none" w:sz="0" w:space="0" w:color="auto"/>
          </w:divBdr>
        </w:div>
        <w:div w:id="1228492652">
          <w:marLeft w:val="640"/>
          <w:marRight w:val="0"/>
          <w:marTop w:val="0"/>
          <w:marBottom w:val="0"/>
          <w:divBdr>
            <w:top w:val="none" w:sz="0" w:space="0" w:color="auto"/>
            <w:left w:val="none" w:sz="0" w:space="0" w:color="auto"/>
            <w:bottom w:val="none" w:sz="0" w:space="0" w:color="auto"/>
            <w:right w:val="none" w:sz="0" w:space="0" w:color="auto"/>
          </w:divBdr>
        </w:div>
        <w:div w:id="276104954">
          <w:marLeft w:val="640"/>
          <w:marRight w:val="0"/>
          <w:marTop w:val="0"/>
          <w:marBottom w:val="0"/>
          <w:divBdr>
            <w:top w:val="none" w:sz="0" w:space="0" w:color="auto"/>
            <w:left w:val="none" w:sz="0" w:space="0" w:color="auto"/>
            <w:bottom w:val="none" w:sz="0" w:space="0" w:color="auto"/>
            <w:right w:val="none" w:sz="0" w:space="0" w:color="auto"/>
          </w:divBdr>
        </w:div>
        <w:div w:id="1695185454">
          <w:marLeft w:val="640"/>
          <w:marRight w:val="0"/>
          <w:marTop w:val="0"/>
          <w:marBottom w:val="0"/>
          <w:divBdr>
            <w:top w:val="none" w:sz="0" w:space="0" w:color="auto"/>
            <w:left w:val="none" w:sz="0" w:space="0" w:color="auto"/>
            <w:bottom w:val="none" w:sz="0" w:space="0" w:color="auto"/>
            <w:right w:val="none" w:sz="0" w:space="0" w:color="auto"/>
          </w:divBdr>
        </w:div>
        <w:div w:id="723986669">
          <w:marLeft w:val="640"/>
          <w:marRight w:val="0"/>
          <w:marTop w:val="0"/>
          <w:marBottom w:val="0"/>
          <w:divBdr>
            <w:top w:val="none" w:sz="0" w:space="0" w:color="auto"/>
            <w:left w:val="none" w:sz="0" w:space="0" w:color="auto"/>
            <w:bottom w:val="none" w:sz="0" w:space="0" w:color="auto"/>
            <w:right w:val="none" w:sz="0" w:space="0" w:color="auto"/>
          </w:divBdr>
        </w:div>
        <w:div w:id="772283980">
          <w:marLeft w:val="640"/>
          <w:marRight w:val="0"/>
          <w:marTop w:val="0"/>
          <w:marBottom w:val="0"/>
          <w:divBdr>
            <w:top w:val="none" w:sz="0" w:space="0" w:color="auto"/>
            <w:left w:val="none" w:sz="0" w:space="0" w:color="auto"/>
            <w:bottom w:val="none" w:sz="0" w:space="0" w:color="auto"/>
            <w:right w:val="none" w:sz="0" w:space="0" w:color="auto"/>
          </w:divBdr>
        </w:div>
        <w:div w:id="134223906">
          <w:marLeft w:val="640"/>
          <w:marRight w:val="0"/>
          <w:marTop w:val="0"/>
          <w:marBottom w:val="0"/>
          <w:divBdr>
            <w:top w:val="none" w:sz="0" w:space="0" w:color="auto"/>
            <w:left w:val="none" w:sz="0" w:space="0" w:color="auto"/>
            <w:bottom w:val="none" w:sz="0" w:space="0" w:color="auto"/>
            <w:right w:val="none" w:sz="0" w:space="0" w:color="auto"/>
          </w:divBdr>
        </w:div>
        <w:div w:id="665015805">
          <w:marLeft w:val="640"/>
          <w:marRight w:val="0"/>
          <w:marTop w:val="0"/>
          <w:marBottom w:val="0"/>
          <w:divBdr>
            <w:top w:val="none" w:sz="0" w:space="0" w:color="auto"/>
            <w:left w:val="none" w:sz="0" w:space="0" w:color="auto"/>
            <w:bottom w:val="none" w:sz="0" w:space="0" w:color="auto"/>
            <w:right w:val="none" w:sz="0" w:space="0" w:color="auto"/>
          </w:divBdr>
        </w:div>
        <w:div w:id="648479095">
          <w:marLeft w:val="640"/>
          <w:marRight w:val="0"/>
          <w:marTop w:val="0"/>
          <w:marBottom w:val="0"/>
          <w:divBdr>
            <w:top w:val="none" w:sz="0" w:space="0" w:color="auto"/>
            <w:left w:val="none" w:sz="0" w:space="0" w:color="auto"/>
            <w:bottom w:val="none" w:sz="0" w:space="0" w:color="auto"/>
            <w:right w:val="none" w:sz="0" w:space="0" w:color="auto"/>
          </w:divBdr>
        </w:div>
        <w:div w:id="1481507408">
          <w:marLeft w:val="640"/>
          <w:marRight w:val="0"/>
          <w:marTop w:val="0"/>
          <w:marBottom w:val="0"/>
          <w:divBdr>
            <w:top w:val="none" w:sz="0" w:space="0" w:color="auto"/>
            <w:left w:val="none" w:sz="0" w:space="0" w:color="auto"/>
            <w:bottom w:val="none" w:sz="0" w:space="0" w:color="auto"/>
            <w:right w:val="none" w:sz="0" w:space="0" w:color="auto"/>
          </w:divBdr>
        </w:div>
        <w:div w:id="164176455">
          <w:marLeft w:val="640"/>
          <w:marRight w:val="0"/>
          <w:marTop w:val="0"/>
          <w:marBottom w:val="0"/>
          <w:divBdr>
            <w:top w:val="none" w:sz="0" w:space="0" w:color="auto"/>
            <w:left w:val="none" w:sz="0" w:space="0" w:color="auto"/>
            <w:bottom w:val="none" w:sz="0" w:space="0" w:color="auto"/>
            <w:right w:val="none" w:sz="0" w:space="0" w:color="auto"/>
          </w:divBdr>
        </w:div>
        <w:div w:id="1603998432">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79243948">
      <w:bodyDiv w:val="1"/>
      <w:marLeft w:val="0"/>
      <w:marRight w:val="0"/>
      <w:marTop w:val="0"/>
      <w:marBottom w:val="0"/>
      <w:divBdr>
        <w:top w:val="none" w:sz="0" w:space="0" w:color="auto"/>
        <w:left w:val="none" w:sz="0" w:space="0" w:color="auto"/>
        <w:bottom w:val="none" w:sz="0" w:space="0" w:color="auto"/>
        <w:right w:val="none" w:sz="0" w:space="0" w:color="auto"/>
      </w:divBdr>
      <w:divsChild>
        <w:div w:id="660236725">
          <w:marLeft w:val="640"/>
          <w:marRight w:val="0"/>
          <w:marTop w:val="0"/>
          <w:marBottom w:val="0"/>
          <w:divBdr>
            <w:top w:val="none" w:sz="0" w:space="0" w:color="auto"/>
            <w:left w:val="none" w:sz="0" w:space="0" w:color="auto"/>
            <w:bottom w:val="none" w:sz="0" w:space="0" w:color="auto"/>
            <w:right w:val="none" w:sz="0" w:space="0" w:color="auto"/>
          </w:divBdr>
        </w:div>
        <w:div w:id="1032682612">
          <w:marLeft w:val="640"/>
          <w:marRight w:val="0"/>
          <w:marTop w:val="0"/>
          <w:marBottom w:val="0"/>
          <w:divBdr>
            <w:top w:val="none" w:sz="0" w:space="0" w:color="auto"/>
            <w:left w:val="none" w:sz="0" w:space="0" w:color="auto"/>
            <w:bottom w:val="none" w:sz="0" w:space="0" w:color="auto"/>
            <w:right w:val="none" w:sz="0" w:space="0" w:color="auto"/>
          </w:divBdr>
        </w:div>
        <w:div w:id="2085759753">
          <w:marLeft w:val="640"/>
          <w:marRight w:val="0"/>
          <w:marTop w:val="0"/>
          <w:marBottom w:val="0"/>
          <w:divBdr>
            <w:top w:val="none" w:sz="0" w:space="0" w:color="auto"/>
            <w:left w:val="none" w:sz="0" w:space="0" w:color="auto"/>
            <w:bottom w:val="none" w:sz="0" w:space="0" w:color="auto"/>
            <w:right w:val="none" w:sz="0" w:space="0" w:color="auto"/>
          </w:divBdr>
        </w:div>
        <w:div w:id="284821147">
          <w:marLeft w:val="640"/>
          <w:marRight w:val="0"/>
          <w:marTop w:val="0"/>
          <w:marBottom w:val="0"/>
          <w:divBdr>
            <w:top w:val="none" w:sz="0" w:space="0" w:color="auto"/>
            <w:left w:val="none" w:sz="0" w:space="0" w:color="auto"/>
            <w:bottom w:val="none" w:sz="0" w:space="0" w:color="auto"/>
            <w:right w:val="none" w:sz="0" w:space="0" w:color="auto"/>
          </w:divBdr>
        </w:div>
        <w:div w:id="456409274">
          <w:marLeft w:val="640"/>
          <w:marRight w:val="0"/>
          <w:marTop w:val="0"/>
          <w:marBottom w:val="0"/>
          <w:divBdr>
            <w:top w:val="none" w:sz="0" w:space="0" w:color="auto"/>
            <w:left w:val="none" w:sz="0" w:space="0" w:color="auto"/>
            <w:bottom w:val="none" w:sz="0" w:space="0" w:color="auto"/>
            <w:right w:val="none" w:sz="0" w:space="0" w:color="auto"/>
          </w:divBdr>
        </w:div>
        <w:div w:id="893125773">
          <w:marLeft w:val="640"/>
          <w:marRight w:val="0"/>
          <w:marTop w:val="0"/>
          <w:marBottom w:val="0"/>
          <w:divBdr>
            <w:top w:val="none" w:sz="0" w:space="0" w:color="auto"/>
            <w:left w:val="none" w:sz="0" w:space="0" w:color="auto"/>
            <w:bottom w:val="none" w:sz="0" w:space="0" w:color="auto"/>
            <w:right w:val="none" w:sz="0" w:space="0" w:color="auto"/>
          </w:divBdr>
        </w:div>
        <w:div w:id="900140171">
          <w:marLeft w:val="640"/>
          <w:marRight w:val="0"/>
          <w:marTop w:val="0"/>
          <w:marBottom w:val="0"/>
          <w:divBdr>
            <w:top w:val="none" w:sz="0" w:space="0" w:color="auto"/>
            <w:left w:val="none" w:sz="0" w:space="0" w:color="auto"/>
            <w:bottom w:val="none" w:sz="0" w:space="0" w:color="auto"/>
            <w:right w:val="none" w:sz="0" w:space="0" w:color="auto"/>
          </w:divBdr>
        </w:div>
        <w:div w:id="801851742">
          <w:marLeft w:val="640"/>
          <w:marRight w:val="0"/>
          <w:marTop w:val="0"/>
          <w:marBottom w:val="0"/>
          <w:divBdr>
            <w:top w:val="none" w:sz="0" w:space="0" w:color="auto"/>
            <w:left w:val="none" w:sz="0" w:space="0" w:color="auto"/>
            <w:bottom w:val="none" w:sz="0" w:space="0" w:color="auto"/>
            <w:right w:val="none" w:sz="0" w:space="0" w:color="auto"/>
          </w:divBdr>
        </w:div>
        <w:div w:id="2071885153">
          <w:marLeft w:val="640"/>
          <w:marRight w:val="0"/>
          <w:marTop w:val="0"/>
          <w:marBottom w:val="0"/>
          <w:divBdr>
            <w:top w:val="none" w:sz="0" w:space="0" w:color="auto"/>
            <w:left w:val="none" w:sz="0" w:space="0" w:color="auto"/>
            <w:bottom w:val="none" w:sz="0" w:space="0" w:color="auto"/>
            <w:right w:val="none" w:sz="0" w:space="0" w:color="auto"/>
          </w:divBdr>
        </w:div>
        <w:div w:id="1267729884">
          <w:marLeft w:val="640"/>
          <w:marRight w:val="0"/>
          <w:marTop w:val="0"/>
          <w:marBottom w:val="0"/>
          <w:divBdr>
            <w:top w:val="none" w:sz="0" w:space="0" w:color="auto"/>
            <w:left w:val="none" w:sz="0" w:space="0" w:color="auto"/>
            <w:bottom w:val="none" w:sz="0" w:space="0" w:color="auto"/>
            <w:right w:val="none" w:sz="0" w:space="0" w:color="auto"/>
          </w:divBdr>
        </w:div>
        <w:div w:id="922909774">
          <w:marLeft w:val="640"/>
          <w:marRight w:val="0"/>
          <w:marTop w:val="0"/>
          <w:marBottom w:val="0"/>
          <w:divBdr>
            <w:top w:val="none" w:sz="0" w:space="0" w:color="auto"/>
            <w:left w:val="none" w:sz="0" w:space="0" w:color="auto"/>
            <w:bottom w:val="none" w:sz="0" w:space="0" w:color="auto"/>
            <w:right w:val="none" w:sz="0" w:space="0" w:color="auto"/>
          </w:divBdr>
        </w:div>
        <w:div w:id="1773167306">
          <w:marLeft w:val="640"/>
          <w:marRight w:val="0"/>
          <w:marTop w:val="0"/>
          <w:marBottom w:val="0"/>
          <w:divBdr>
            <w:top w:val="none" w:sz="0" w:space="0" w:color="auto"/>
            <w:left w:val="none" w:sz="0" w:space="0" w:color="auto"/>
            <w:bottom w:val="none" w:sz="0" w:space="0" w:color="auto"/>
            <w:right w:val="none" w:sz="0" w:space="0" w:color="auto"/>
          </w:divBdr>
        </w:div>
        <w:div w:id="1391467312">
          <w:marLeft w:val="640"/>
          <w:marRight w:val="0"/>
          <w:marTop w:val="0"/>
          <w:marBottom w:val="0"/>
          <w:divBdr>
            <w:top w:val="none" w:sz="0" w:space="0" w:color="auto"/>
            <w:left w:val="none" w:sz="0" w:space="0" w:color="auto"/>
            <w:bottom w:val="none" w:sz="0" w:space="0" w:color="auto"/>
            <w:right w:val="none" w:sz="0" w:space="0" w:color="auto"/>
          </w:divBdr>
        </w:div>
        <w:div w:id="952829900">
          <w:marLeft w:val="640"/>
          <w:marRight w:val="0"/>
          <w:marTop w:val="0"/>
          <w:marBottom w:val="0"/>
          <w:divBdr>
            <w:top w:val="none" w:sz="0" w:space="0" w:color="auto"/>
            <w:left w:val="none" w:sz="0" w:space="0" w:color="auto"/>
            <w:bottom w:val="none" w:sz="0" w:space="0" w:color="auto"/>
            <w:right w:val="none" w:sz="0" w:space="0" w:color="auto"/>
          </w:divBdr>
        </w:div>
        <w:div w:id="509753964">
          <w:marLeft w:val="640"/>
          <w:marRight w:val="0"/>
          <w:marTop w:val="0"/>
          <w:marBottom w:val="0"/>
          <w:divBdr>
            <w:top w:val="none" w:sz="0" w:space="0" w:color="auto"/>
            <w:left w:val="none" w:sz="0" w:space="0" w:color="auto"/>
            <w:bottom w:val="none" w:sz="0" w:space="0" w:color="auto"/>
            <w:right w:val="none" w:sz="0" w:space="0" w:color="auto"/>
          </w:divBdr>
        </w:div>
        <w:div w:id="1680082988">
          <w:marLeft w:val="640"/>
          <w:marRight w:val="0"/>
          <w:marTop w:val="0"/>
          <w:marBottom w:val="0"/>
          <w:divBdr>
            <w:top w:val="none" w:sz="0" w:space="0" w:color="auto"/>
            <w:left w:val="none" w:sz="0" w:space="0" w:color="auto"/>
            <w:bottom w:val="none" w:sz="0" w:space="0" w:color="auto"/>
            <w:right w:val="none" w:sz="0" w:space="0" w:color="auto"/>
          </w:divBdr>
        </w:div>
        <w:div w:id="905725302">
          <w:marLeft w:val="640"/>
          <w:marRight w:val="0"/>
          <w:marTop w:val="0"/>
          <w:marBottom w:val="0"/>
          <w:divBdr>
            <w:top w:val="none" w:sz="0" w:space="0" w:color="auto"/>
            <w:left w:val="none" w:sz="0" w:space="0" w:color="auto"/>
            <w:bottom w:val="none" w:sz="0" w:space="0" w:color="auto"/>
            <w:right w:val="none" w:sz="0" w:space="0" w:color="auto"/>
          </w:divBdr>
        </w:div>
        <w:div w:id="1126897573">
          <w:marLeft w:val="640"/>
          <w:marRight w:val="0"/>
          <w:marTop w:val="0"/>
          <w:marBottom w:val="0"/>
          <w:divBdr>
            <w:top w:val="none" w:sz="0" w:space="0" w:color="auto"/>
            <w:left w:val="none" w:sz="0" w:space="0" w:color="auto"/>
            <w:bottom w:val="none" w:sz="0" w:space="0" w:color="auto"/>
            <w:right w:val="none" w:sz="0" w:space="0" w:color="auto"/>
          </w:divBdr>
        </w:div>
        <w:div w:id="1187596850">
          <w:marLeft w:val="640"/>
          <w:marRight w:val="0"/>
          <w:marTop w:val="0"/>
          <w:marBottom w:val="0"/>
          <w:divBdr>
            <w:top w:val="none" w:sz="0" w:space="0" w:color="auto"/>
            <w:left w:val="none" w:sz="0" w:space="0" w:color="auto"/>
            <w:bottom w:val="none" w:sz="0" w:space="0" w:color="auto"/>
            <w:right w:val="none" w:sz="0" w:space="0" w:color="auto"/>
          </w:divBdr>
        </w:div>
        <w:div w:id="1168784865">
          <w:marLeft w:val="640"/>
          <w:marRight w:val="0"/>
          <w:marTop w:val="0"/>
          <w:marBottom w:val="0"/>
          <w:divBdr>
            <w:top w:val="none" w:sz="0" w:space="0" w:color="auto"/>
            <w:left w:val="none" w:sz="0" w:space="0" w:color="auto"/>
            <w:bottom w:val="none" w:sz="0" w:space="0" w:color="auto"/>
            <w:right w:val="none" w:sz="0" w:space="0" w:color="auto"/>
          </w:divBdr>
        </w:div>
        <w:div w:id="1375689923">
          <w:marLeft w:val="640"/>
          <w:marRight w:val="0"/>
          <w:marTop w:val="0"/>
          <w:marBottom w:val="0"/>
          <w:divBdr>
            <w:top w:val="none" w:sz="0" w:space="0" w:color="auto"/>
            <w:left w:val="none" w:sz="0" w:space="0" w:color="auto"/>
            <w:bottom w:val="none" w:sz="0" w:space="0" w:color="auto"/>
            <w:right w:val="none" w:sz="0" w:space="0" w:color="auto"/>
          </w:divBdr>
        </w:div>
        <w:div w:id="1853372840">
          <w:marLeft w:val="640"/>
          <w:marRight w:val="0"/>
          <w:marTop w:val="0"/>
          <w:marBottom w:val="0"/>
          <w:divBdr>
            <w:top w:val="none" w:sz="0" w:space="0" w:color="auto"/>
            <w:left w:val="none" w:sz="0" w:space="0" w:color="auto"/>
            <w:bottom w:val="none" w:sz="0" w:space="0" w:color="auto"/>
            <w:right w:val="none" w:sz="0" w:space="0" w:color="auto"/>
          </w:divBdr>
        </w:div>
        <w:div w:id="1157502063">
          <w:marLeft w:val="640"/>
          <w:marRight w:val="0"/>
          <w:marTop w:val="0"/>
          <w:marBottom w:val="0"/>
          <w:divBdr>
            <w:top w:val="none" w:sz="0" w:space="0" w:color="auto"/>
            <w:left w:val="none" w:sz="0" w:space="0" w:color="auto"/>
            <w:bottom w:val="none" w:sz="0" w:space="0" w:color="auto"/>
            <w:right w:val="none" w:sz="0" w:space="0" w:color="auto"/>
          </w:divBdr>
        </w:div>
        <w:div w:id="127286540">
          <w:marLeft w:val="640"/>
          <w:marRight w:val="0"/>
          <w:marTop w:val="0"/>
          <w:marBottom w:val="0"/>
          <w:divBdr>
            <w:top w:val="none" w:sz="0" w:space="0" w:color="auto"/>
            <w:left w:val="none" w:sz="0" w:space="0" w:color="auto"/>
            <w:bottom w:val="none" w:sz="0" w:space="0" w:color="auto"/>
            <w:right w:val="none" w:sz="0" w:space="0" w:color="auto"/>
          </w:divBdr>
        </w:div>
        <w:div w:id="1391806900">
          <w:marLeft w:val="640"/>
          <w:marRight w:val="0"/>
          <w:marTop w:val="0"/>
          <w:marBottom w:val="0"/>
          <w:divBdr>
            <w:top w:val="none" w:sz="0" w:space="0" w:color="auto"/>
            <w:left w:val="none" w:sz="0" w:space="0" w:color="auto"/>
            <w:bottom w:val="none" w:sz="0" w:space="0" w:color="auto"/>
            <w:right w:val="none" w:sz="0" w:space="0" w:color="auto"/>
          </w:divBdr>
        </w:div>
        <w:div w:id="96676159">
          <w:marLeft w:val="640"/>
          <w:marRight w:val="0"/>
          <w:marTop w:val="0"/>
          <w:marBottom w:val="0"/>
          <w:divBdr>
            <w:top w:val="none" w:sz="0" w:space="0" w:color="auto"/>
            <w:left w:val="none" w:sz="0" w:space="0" w:color="auto"/>
            <w:bottom w:val="none" w:sz="0" w:space="0" w:color="auto"/>
            <w:right w:val="none" w:sz="0" w:space="0" w:color="auto"/>
          </w:divBdr>
        </w:div>
        <w:div w:id="1261448504">
          <w:marLeft w:val="640"/>
          <w:marRight w:val="0"/>
          <w:marTop w:val="0"/>
          <w:marBottom w:val="0"/>
          <w:divBdr>
            <w:top w:val="none" w:sz="0" w:space="0" w:color="auto"/>
            <w:left w:val="none" w:sz="0" w:space="0" w:color="auto"/>
            <w:bottom w:val="none" w:sz="0" w:space="0" w:color="auto"/>
            <w:right w:val="none" w:sz="0" w:space="0" w:color="auto"/>
          </w:divBdr>
        </w:div>
        <w:div w:id="2123838139">
          <w:marLeft w:val="640"/>
          <w:marRight w:val="0"/>
          <w:marTop w:val="0"/>
          <w:marBottom w:val="0"/>
          <w:divBdr>
            <w:top w:val="none" w:sz="0" w:space="0" w:color="auto"/>
            <w:left w:val="none" w:sz="0" w:space="0" w:color="auto"/>
            <w:bottom w:val="none" w:sz="0" w:space="0" w:color="auto"/>
            <w:right w:val="none" w:sz="0" w:space="0" w:color="auto"/>
          </w:divBdr>
        </w:div>
        <w:div w:id="695693999">
          <w:marLeft w:val="640"/>
          <w:marRight w:val="0"/>
          <w:marTop w:val="0"/>
          <w:marBottom w:val="0"/>
          <w:divBdr>
            <w:top w:val="none" w:sz="0" w:space="0" w:color="auto"/>
            <w:left w:val="none" w:sz="0" w:space="0" w:color="auto"/>
            <w:bottom w:val="none" w:sz="0" w:space="0" w:color="auto"/>
            <w:right w:val="none" w:sz="0" w:space="0" w:color="auto"/>
          </w:divBdr>
        </w:div>
        <w:div w:id="963459749">
          <w:marLeft w:val="640"/>
          <w:marRight w:val="0"/>
          <w:marTop w:val="0"/>
          <w:marBottom w:val="0"/>
          <w:divBdr>
            <w:top w:val="none" w:sz="0" w:space="0" w:color="auto"/>
            <w:left w:val="none" w:sz="0" w:space="0" w:color="auto"/>
            <w:bottom w:val="none" w:sz="0" w:space="0" w:color="auto"/>
            <w:right w:val="none" w:sz="0" w:space="0" w:color="auto"/>
          </w:divBdr>
        </w:div>
        <w:div w:id="419446235">
          <w:marLeft w:val="640"/>
          <w:marRight w:val="0"/>
          <w:marTop w:val="0"/>
          <w:marBottom w:val="0"/>
          <w:divBdr>
            <w:top w:val="none" w:sz="0" w:space="0" w:color="auto"/>
            <w:left w:val="none" w:sz="0" w:space="0" w:color="auto"/>
            <w:bottom w:val="none" w:sz="0" w:space="0" w:color="auto"/>
            <w:right w:val="none" w:sz="0" w:space="0" w:color="auto"/>
          </w:divBdr>
        </w:div>
        <w:div w:id="1399939965">
          <w:marLeft w:val="640"/>
          <w:marRight w:val="0"/>
          <w:marTop w:val="0"/>
          <w:marBottom w:val="0"/>
          <w:divBdr>
            <w:top w:val="none" w:sz="0" w:space="0" w:color="auto"/>
            <w:left w:val="none" w:sz="0" w:space="0" w:color="auto"/>
            <w:bottom w:val="none" w:sz="0" w:space="0" w:color="auto"/>
            <w:right w:val="none" w:sz="0" w:space="0" w:color="auto"/>
          </w:divBdr>
        </w:div>
        <w:div w:id="523789465">
          <w:marLeft w:val="640"/>
          <w:marRight w:val="0"/>
          <w:marTop w:val="0"/>
          <w:marBottom w:val="0"/>
          <w:divBdr>
            <w:top w:val="none" w:sz="0" w:space="0" w:color="auto"/>
            <w:left w:val="none" w:sz="0" w:space="0" w:color="auto"/>
            <w:bottom w:val="none" w:sz="0" w:space="0" w:color="auto"/>
            <w:right w:val="none" w:sz="0" w:space="0" w:color="auto"/>
          </w:divBdr>
        </w:div>
        <w:div w:id="550843207">
          <w:marLeft w:val="640"/>
          <w:marRight w:val="0"/>
          <w:marTop w:val="0"/>
          <w:marBottom w:val="0"/>
          <w:divBdr>
            <w:top w:val="none" w:sz="0" w:space="0" w:color="auto"/>
            <w:left w:val="none" w:sz="0" w:space="0" w:color="auto"/>
            <w:bottom w:val="none" w:sz="0" w:space="0" w:color="auto"/>
            <w:right w:val="none" w:sz="0" w:space="0" w:color="auto"/>
          </w:divBdr>
        </w:div>
        <w:div w:id="825130993">
          <w:marLeft w:val="640"/>
          <w:marRight w:val="0"/>
          <w:marTop w:val="0"/>
          <w:marBottom w:val="0"/>
          <w:divBdr>
            <w:top w:val="none" w:sz="0" w:space="0" w:color="auto"/>
            <w:left w:val="none" w:sz="0" w:space="0" w:color="auto"/>
            <w:bottom w:val="none" w:sz="0" w:space="0" w:color="auto"/>
            <w:right w:val="none" w:sz="0" w:space="0" w:color="auto"/>
          </w:divBdr>
        </w:div>
        <w:div w:id="31922117">
          <w:marLeft w:val="640"/>
          <w:marRight w:val="0"/>
          <w:marTop w:val="0"/>
          <w:marBottom w:val="0"/>
          <w:divBdr>
            <w:top w:val="none" w:sz="0" w:space="0" w:color="auto"/>
            <w:left w:val="none" w:sz="0" w:space="0" w:color="auto"/>
            <w:bottom w:val="none" w:sz="0" w:space="0" w:color="auto"/>
            <w:right w:val="none" w:sz="0" w:space="0" w:color="auto"/>
          </w:divBdr>
        </w:div>
        <w:div w:id="442001955">
          <w:marLeft w:val="640"/>
          <w:marRight w:val="0"/>
          <w:marTop w:val="0"/>
          <w:marBottom w:val="0"/>
          <w:divBdr>
            <w:top w:val="none" w:sz="0" w:space="0" w:color="auto"/>
            <w:left w:val="none" w:sz="0" w:space="0" w:color="auto"/>
            <w:bottom w:val="none" w:sz="0" w:space="0" w:color="auto"/>
            <w:right w:val="none" w:sz="0" w:space="0" w:color="auto"/>
          </w:divBdr>
        </w:div>
        <w:div w:id="1013385768">
          <w:marLeft w:val="640"/>
          <w:marRight w:val="0"/>
          <w:marTop w:val="0"/>
          <w:marBottom w:val="0"/>
          <w:divBdr>
            <w:top w:val="none" w:sz="0" w:space="0" w:color="auto"/>
            <w:left w:val="none" w:sz="0" w:space="0" w:color="auto"/>
            <w:bottom w:val="none" w:sz="0" w:space="0" w:color="auto"/>
            <w:right w:val="none" w:sz="0" w:space="0" w:color="auto"/>
          </w:divBdr>
        </w:div>
        <w:div w:id="203103968">
          <w:marLeft w:val="640"/>
          <w:marRight w:val="0"/>
          <w:marTop w:val="0"/>
          <w:marBottom w:val="0"/>
          <w:divBdr>
            <w:top w:val="none" w:sz="0" w:space="0" w:color="auto"/>
            <w:left w:val="none" w:sz="0" w:space="0" w:color="auto"/>
            <w:bottom w:val="none" w:sz="0" w:space="0" w:color="auto"/>
            <w:right w:val="none" w:sz="0" w:space="0" w:color="auto"/>
          </w:divBdr>
        </w:div>
        <w:div w:id="1315260746">
          <w:marLeft w:val="640"/>
          <w:marRight w:val="0"/>
          <w:marTop w:val="0"/>
          <w:marBottom w:val="0"/>
          <w:divBdr>
            <w:top w:val="none" w:sz="0" w:space="0" w:color="auto"/>
            <w:left w:val="none" w:sz="0" w:space="0" w:color="auto"/>
            <w:bottom w:val="none" w:sz="0" w:space="0" w:color="auto"/>
            <w:right w:val="none" w:sz="0" w:space="0" w:color="auto"/>
          </w:divBdr>
        </w:div>
        <w:div w:id="1039088059">
          <w:marLeft w:val="640"/>
          <w:marRight w:val="0"/>
          <w:marTop w:val="0"/>
          <w:marBottom w:val="0"/>
          <w:divBdr>
            <w:top w:val="none" w:sz="0" w:space="0" w:color="auto"/>
            <w:left w:val="none" w:sz="0" w:space="0" w:color="auto"/>
            <w:bottom w:val="none" w:sz="0" w:space="0" w:color="auto"/>
            <w:right w:val="none" w:sz="0" w:space="0" w:color="auto"/>
          </w:divBdr>
        </w:div>
        <w:div w:id="1236283203">
          <w:marLeft w:val="640"/>
          <w:marRight w:val="0"/>
          <w:marTop w:val="0"/>
          <w:marBottom w:val="0"/>
          <w:divBdr>
            <w:top w:val="none" w:sz="0" w:space="0" w:color="auto"/>
            <w:left w:val="none" w:sz="0" w:space="0" w:color="auto"/>
            <w:bottom w:val="none" w:sz="0" w:space="0" w:color="auto"/>
            <w:right w:val="none" w:sz="0" w:space="0" w:color="auto"/>
          </w:divBdr>
        </w:div>
        <w:div w:id="2036467044">
          <w:marLeft w:val="640"/>
          <w:marRight w:val="0"/>
          <w:marTop w:val="0"/>
          <w:marBottom w:val="0"/>
          <w:divBdr>
            <w:top w:val="none" w:sz="0" w:space="0" w:color="auto"/>
            <w:left w:val="none" w:sz="0" w:space="0" w:color="auto"/>
            <w:bottom w:val="none" w:sz="0" w:space="0" w:color="auto"/>
            <w:right w:val="none" w:sz="0" w:space="0" w:color="auto"/>
          </w:divBdr>
        </w:div>
        <w:div w:id="845293333">
          <w:marLeft w:val="640"/>
          <w:marRight w:val="0"/>
          <w:marTop w:val="0"/>
          <w:marBottom w:val="0"/>
          <w:divBdr>
            <w:top w:val="none" w:sz="0" w:space="0" w:color="auto"/>
            <w:left w:val="none" w:sz="0" w:space="0" w:color="auto"/>
            <w:bottom w:val="none" w:sz="0" w:space="0" w:color="auto"/>
            <w:right w:val="none" w:sz="0" w:space="0" w:color="auto"/>
          </w:divBdr>
        </w:div>
        <w:div w:id="580216768">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0769096">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29967540">
      <w:bodyDiv w:val="1"/>
      <w:marLeft w:val="0"/>
      <w:marRight w:val="0"/>
      <w:marTop w:val="0"/>
      <w:marBottom w:val="0"/>
      <w:divBdr>
        <w:top w:val="none" w:sz="0" w:space="0" w:color="auto"/>
        <w:left w:val="none" w:sz="0" w:space="0" w:color="auto"/>
        <w:bottom w:val="none" w:sz="0" w:space="0" w:color="auto"/>
        <w:right w:val="none" w:sz="0" w:space="0" w:color="auto"/>
      </w:divBdr>
      <w:divsChild>
        <w:div w:id="225261679">
          <w:marLeft w:val="640"/>
          <w:marRight w:val="0"/>
          <w:marTop w:val="0"/>
          <w:marBottom w:val="0"/>
          <w:divBdr>
            <w:top w:val="none" w:sz="0" w:space="0" w:color="auto"/>
            <w:left w:val="none" w:sz="0" w:space="0" w:color="auto"/>
            <w:bottom w:val="none" w:sz="0" w:space="0" w:color="auto"/>
            <w:right w:val="none" w:sz="0" w:space="0" w:color="auto"/>
          </w:divBdr>
        </w:div>
        <w:div w:id="1280724322">
          <w:marLeft w:val="640"/>
          <w:marRight w:val="0"/>
          <w:marTop w:val="0"/>
          <w:marBottom w:val="0"/>
          <w:divBdr>
            <w:top w:val="none" w:sz="0" w:space="0" w:color="auto"/>
            <w:left w:val="none" w:sz="0" w:space="0" w:color="auto"/>
            <w:bottom w:val="none" w:sz="0" w:space="0" w:color="auto"/>
            <w:right w:val="none" w:sz="0" w:space="0" w:color="auto"/>
          </w:divBdr>
        </w:div>
        <w:div w:id="1475561933">
          <w:marLeft w:val="640"/>
          <w:marRight w:val="0"/>
          <w:marTop w:val="0"/>
          <w:marBottom w:val="0"/>
          <w:divBdr>
            <w:top w:val="none" w:sz="0" w:space="0" w:color="auto"/>
            <w:left w:val="none" w:sz="0" w:space="0" w:color="auto"/>
            <w:bottom w:val="none" w:sz="0" w:space="0" w:color="auto"/>
            <w:right w:val="none" w:sz="0" w:space="0" w:color="auto"/>
          </w:divBdr>
        </w:div>
        <w:div w:id="1368338403">
          <w:marLeft w:val="640"/>
          <w:marRight w:val="0"/>
          <w:marTop w:val="0"/>
          <w:marBottom w:val="0"/>
          <w:divBdr>
            <w:top w:val="none" w:sz="0" w:space="0" w:color="auto"/>
            <w:left w:val="none" w:sz="0" w:space="0" w:color="auto"/>
            <w:bottom w:val="none" w:sz="0" w:space="0" w:color="auto"/>
            <w:right w:val="none" w:sz="0" w:space="0" w:color="auto"/>
          </w:divBdr>
        </w:div>
        <w:div w:id="2125996512">
          <w:marLeft w:val="640"/>
          <w:marRight w:val="0"/>
          <w:marTop w:val="0"/>
          <w:marBottom w:val="0"/>
          <w:divBdr>
            <w:top w:val="none" w:sz="0" w:space="0" w:color="auto"/>
            <w:left w:val="none" w:sz="0" w:space="0" w:color="auto"/>
            <w:bottom w:val="none" w:sz="0" w:space="0" w:color="auto"/>
            <w:right w:val="none" w:sz="0" w:space="0" w:color="auto"/>
          </w:divBdr>
        </w:div>
        <w:div w:id="1945532040">
          <w:marLeft w:val="640"/>
          <w:marRight w:val="0"/>
          <w:marTop w:val="0"/>
          <w:marBottom w:val="0"/>
          <w:divBdr>
            <w:top w:val="none" w:sz="0" w:space="0" w:color="auto"/>
            <w:left w:val="none" w:sz="0" w:space="0" w:color="auto"/>
            <w:bottom w:val="none" w:sz="0" w:space="0" w:color="auto"/>
            <w:right w:val="none" w:sz="0" w:space="0" w:color="auto"/>
          </w:divBdr>
        </w:div>
        <w:div w:id="2093964199">
          <w:marLeft w:val="640"/>
          <w:marRight w:val="0"/>
          <w:marTop w:val="0"/>
          <w:marBottom w:val="0"/>
          <w:divBdr>
            <w:top w:val="none" w:sz="0" w:space="0" w:color="auto"/>
            <w:left w:val="none" w:sz="0" w:space="0" w:color="auto"/>
            <w:bottom w:val="none" w:sz="0" w:space="0" w:color="auto"/>
            <w:right w:val="none" w:sz="0" w:space="0" w:color="auto"/>
          </w:divBdr>
        </w:div>
        <w:div w:id="893006779">
          <w:marLeft w:val="640"/>
          <w:marRight w:val="0"/>
          <w:marTop w:val="0"/>
          <w:marBottom w:val="0"/>
          <w:divBdr>
            <w:top w:val="none" w:sz="0" w:space="0" w:color="auto"/>
            <w:left w:val="none" w:sz="0" w:space="0" w:color="auto"/>
            <w:bottom w:val="none" w:sz="0" w:space="0" w:color="auto"/>
            <w:right w:val="none" w:sz="0" w:space="0" w:color="auto"/>
          </w:divBdr>
        </w:div>
        <w:div w:id="1737820941">
          <w:marLeft w:val="640"/>
          <w:marRight w:val="0"/>
          <w:marTop w:val="0"/>
          <w:marBottom w:val="0"/>
          <w:divBdr>
            <w:top w:val="none" w:sz="0" w:space="0" w:color="auto"/>
            <w:left w:val="none" w:sz="0" w:space="0" w:color="auto"/>
            <w:bottom w:val="none" w:sz="0" w:space="0" w:color="auto"/>
            <w:right w:val="none" w:sz="0" w:space="0" w:color="auto"/>
          </w:divBdr>
        </w:div>
        <w:div w:id="243147311">
          <w:marLeft w:val="640"/>
          <w:marRight w:val="0"/>
          <w:marTop w:val="0"/>
          <w:marBottom w:val="0"/>
          <w:divBdr>
            <w:top w:val="none" w:sz="0" w:space="0" w:color="auto"/>
            <w:left w:val="none" w:sz="0" w:space="0" w:color="auto"/>
            <w:bottom w:val="none" w:sz="0" w:space="0" w:color="auto"/>
            <w:right w:val="none" w:sz="0" w:space="0" w:color="auto"/>
          </w:divBdr>
        </w:div>
        <w:div w:id="837188398">
          <w:marLeft w:val="640"/>
          <w:marRight w:val="0"/>
          <w:marTop w:val="0"/>
          <w:marBottom w:val="0"/>
          <w:divBdr>
            <w:top w:val="none" w:sz="0" w:space="0" w:color="auto"/>
            <w:left w:val="none" w:sz="0" w:space="0" w:color="auto"/>
            <w:bottom w:val="none" w:sz="0" w:space="0" w:color="auto"/>
            <w:right w:val="none" w:sz="0" w:space="0" w:color="auto"/>
          </w:divBdr>
        </w:div>
        <w:div w:id="2026445980">
          <w:marLeft w:val="640"/>
          <w:marRight w:val="0"/>
          <w:marTop w:val="0"/>
          <w:marBottom w:val="0"/>
          <w:divBdr>
            <w:top w:val="none" w:sz="0" w:space="0" w:color="auto"/>
            <w:left w:val="none" w:sz="0" w:space="0" w:color="auto"/>
            <w:bottom w:val="none" w:sz="0" w:space="0" w:color="auto"/>
            <w:right w:val="none" w:sz="0" w:space="0" w:color="auto"/>
          </w:divBdr>
        </w:div>
        <w:div w:id="628172027">
          <w:marLeft w:val="640"/>
          <w:marRight w:val="0"/>
          <w:marTop w:val="0"/>
          <w:marBottom w:val="0"/>
          <w:divBdr>
            <w:top w:val="none" w:sz="0" w:space="0" w:color="auto"/>
            <w:left w:val="none" w:sz="0" w:space="0" w:color="auto"/>
            <w:bottom w:val="none" w:sz="0" w:space="0" w:color="auto"/>
            <w:right w:val="none" w:sz="0" w:space="0" w:color="auto"/>
          </w:divBdr>
        </w:div>
        <w:div w:id="1047679854">
          <w:marLeft w:val="640"/>
          <w:marRight w:val="0"/>
          <w:marTop w:val="0"/>
          <w:marBottom w:val="0"/>
          <w:divBdr>
            <w:top w:val="none" w:sz="0" w:space="0" w:color="auto"/>
            <w:left w:val="none" w:sz="0" w:space="0" w:color="auto"/>
            <w:bottom w:val="none" w:sz="0" w:space="0" w:color="auto"/>
            <w:right w:val="none" w:sz="0" w:space="0" w:color="auto"/>
          </w:divBdr>
        </w:div>
        <w:div w:id="525294351">
          <w:marLeft w:val="640"/>
          <w:marRight w:val="0"/>
          <w:marTop w:val="0"/>
          <w:marBottom w:val="0"/>
          <w:divBdr>
            <w:top w:val="none" w:sz="0" w:space="0" w:color="auto"/>
            <w:left w:val="none" w:sz="0" w:space="0" w:color="auto"/>
            <w:bottom w:val="none" w:sz="0" w:space="0" w:color="auto"/>
            <w:right w:val="none" w:sz="0" w:space="0" w:color="auto"/>
          </w:divBdr>
        </w:div>
        <w:div w:id="1889995891">
          <w:marLeft w:val="640"/>
          <w:marRight w:val="0"/>
          <w:marTop w:val="0"/>
          <w:marBottom w:val="0"/>
          <w:divBdr>
            <w:top w:val="none" w:sz="0" w:space="0" w:color="auto"/>
            <w:left w:val="none" w:sz="0" w:space="0" w:color="auto"/>
            <w:bottom w:val="none" w:sz="0" w:space="0" w:color="auto"/>
            <w:right w:val="none" w:sz="0" w:space="0" w:color="auto"/>
          </w:divBdr>
        </w:div>
        <w:div w:id="1668896697">
          <w:marLeft w:val="640"/>
          <w:marRight w:val="0"/>
          <w:marTop w:val="0"/>
          <w:marBottom w:val="0"/>
          <w:divBdr>
            <w:top w:val="none" w:sz="0" w:space="0" w:color="auto"/>
            <w:left w:val="none" w:sz="0" w:space="0" w:color="auto"/>
            <w:bottom w:val="none" w:sz="0" w:space="0" w:color="auto"/>
            <w:right w:val="none" w:sz="0" w:space="0" w:color="auto"/>
          </w:divBdr>
        </w:div>
        <w:div w:id="1879119411">
          <w:marLeft w:val="640"/>
          <w:marRight w:val="0"/>
          <w:marTop w:val="0"/>
          <w:marBottom w:val="0"/>
          <w:divBdr>
            <w:top w:val="none" w:sz="0" w:space="0" w:color="auto"/>
            <w:left w:val="none" w:sz="0" w:space="0" w:color="auto"/>
            <w:bottom w:val="none" w:sz="0" w:space="0" w:color="auto"/>
            <w:right w:val="none" w:sz="0" w:space="0" w:color="auto"/>
          </w:divBdr>
        </w:div>
        <w:div w:id="769661156">
          <w:marLeft w:val="640"/>
          <w:marRight w:val="0"/>
          <w:marTop w:val="0"/>
          <w:marBottom w:val="0"/>
          <w:divBdr>
            <w:top w:val="none" w:sz="0" w:space="0" w:color="auto"/>
            <w:left w:val="none" w:sz="0" w:space="0" w:color="auto"/>
            <w:bottom w:val="none" w:sz="0" w:space="0" w:color="auto"/>
            <w:right w:val="none" w:sz="0" w:space="0" w:color="auto"/>
          </w:divBdr>
        </w:div>
        <w:div w:id="229772462">
          <w:marLeft w:val="640"/>
          <w:marRight w:val="0"/>
          <w:marTop w:val="0"/>
          <w:marBottom w:val="0"/>
          <w:divBdr>
            <w:top w:val="none" w:sz="0" w:space="0" w:color="auto"/>
            <w:left w:val="none" w:sz="0" w:space="0" w:color="auto"/>
            <w:bottom w:val="none" w:sz="0" w:space="0" w:color="auto"/>
            <w:right w:val="none" w:sz="0" w:space="0" w:color="auto"/>
          </w:divBdr>
        </w:div>
        <w:div w:id="1848131803">
          <w:marLeft w:val="640"/>
          <w:marRight w:val="0"/>
          <w:marTop w:val="0"/>
          <w:marBottom w:val="0"/>
          <w:divBdr>
            <w:top w:val="none" w:sz="0" w:space="0" w:color="auto"/>
            <w:left w:val="none" w:sz="0" w:space="0" w:color="auto"/>
            <w:bottom w:val="none" w:sz="0" w:space="0" w:color="auto"/>
            <w:right w:val="none" w:sz="0" w:space="0" w:color="auto"/>
          </w:divBdr>
        </w:div>
        <w:div w:id="640691265">
          <w:marLeft w:val="640"/>
          <w:marRight w:val="0"/>
          <w:marTop w:val="0"/>
          <w:marBottom w:val="0"/>
          <w:divBdr>
            <w:top w:val="none" w:sz="0" w:space="0" w:color="auto"/>
            <w:left w:val="none" w:sz="0" w:space="0" w:color="auto"/>
            <w:bottom w:val="none" w:sz="0" w:space="0" w:color="auto"/>
            <w:right w:val="none" w:sz="0" w:space="0" w:color="auto"/>
          </w:divBdr>
        </w:div>
        <w:div w:id="1090930353">
          <w:marLeft w:val="640"/>
          <w:marRight w:val="0"/>
          <w:marTop w:val="0"/>
          <w:marBottom w:val="0"/>
          <w:divBdr>
            <w:top w:val="none" w:sz="0" w:space="0" w:color="auto"/>
            <w:left w:val="none" w:sz="0" w:space="0" w:color="auto"/>
            <w:bottom w:val="none" w:sz="0" w:space="0" w:color="auto"/>
            <w:right w:val="none" w:sz="0" w:space="0" w:color="auto"/>
          </w:divBdr>
        </w:div>
        <w:div w:id="1143349715">
          <w:marLeft w:val="640"/>
          <w:marRight w:val="0"/>
          <w:marTop w:val="0"/>
          <w:marBottom w:val="0"/>
          <w:divBdr>
            <w:top w:val="none" w:sz="0" w:space="0" w:color="auto"/>
            <w:left w:val="none" w:sz="0" w:space="0" w:color="auto"/>
            <w:bottom w:val="none" w:sz="0" w:space="0" w:color="auto"/>
            <w:right w:val="none" w:sz="0" w:space="0" w:color="auto"/>
          </w:divBdr>
        </w:div>
        <w:div w:id="151457843">
          <w:marLeft w:val="640"/>
          <w:marRight w:val="0"/>
          <w:marTop w:val="0"/>
          <w:marBottom w:val="0"/>
          <w:divBdr>
            <w:top w:val="none" w:sz="0" w:space="0" w:color="auto"/>
            <w:left w:val="none" w:sz="0" w:space="0" w:color="auto"/>
            <w:bottom w:val="none" w:sz="0" w:space="0" w:color="auto"/>
            <w:right w:val="none" w:sz="0" w:space="0" w:color="auto"/>
          </w:divBdr>
        </w:div>
        <w:div w:id="22484537">
          <w:marLeft w:val="640"/>
          <w:marRight w:val="0"/>
          <w:marTop w:val="0"/>
          <w:marBottom w:val="0"/>
          <w:divBdr>
            <w:top w:val="none" w:sz="0" w:space="0" w:color="auto"/>
            <w:left w:val="none" w:sz="0" w:space="0" w:color="auto"/>
            <w:bottom w:val="none" w:sz="0" w:space="0" w:color="auto"/>
            <w:right w:val="none" w:sz="0" w:space="0" w:color="auto"/>
          </w:divBdr>
        </w:div>
        <w:div w:id="2067992146">
          <w:marLeft w:val="640"/>
          <w:marRight w:val="0"/>
          <w:marTop w:val="0"/>
          <w:marBottom w:val="0"/>
          <w:divBdr>
            <w:top w:val="none" w:sz="0" w:space="0" w:color="auto"/>
            <w:left w:val="none" w:sz="0" w:space="0" w:color="auto"/>
            <w:bottom w:val="none" w:sz="0" w:space="0" w:color="auto"/>
            <w:right w:val="none" w:sz="0" w:space="0" w:color="auto"/>
          </w:divBdr>
        </w:div>
        <w:div w:id="248587481">
          <w:marLeft w:val="640"/>
          <w:marRight w:val="0"/>
          <w:marTop w:val="0"/>
          <w:marBottom w:val="0"/>
          <w:divBdr>
            <w:top w:val="none" w:sz="0" w:space="0" w:color="auto"/>
            <w:left w:val="none" w:sz="0" w:space="0" w:color="auto"/>
            <w:bottom w:val="none" w:sz="0" w:space="0" w:color="auto"/>
            <w:right w:val="none" w:sz="0" w:space="0" w:color="auto"/>
          </w:divBdr>
        </w:div>
        <w:div w:id="322392193">
          <w:marLeft w:val="640"/>
          <w:marRight w:val="0"/>
          <w:marTop w:val="0"/>
          <w:marBottom w:val="0"/>
          <w:divBdr>
            <w:top w:val="none" w:sz="0" w:space="0" w:color="auto"/>
            <w:left w:val="none" w:sz="0" w:space="0" w:color="auto"/>
            <w:bottom w:val="none" w:sz="0" w:space="0" w:color="auto"/>
            <w:right w:val="none" w:sz="0" w:space="0" w:color="auto"/>
          </w:divBdr>
        </w:div>
        <w:div w:id="599263111">
          <w:marLeft w:val="640"/>
          <w:marRight w:val="0"/>
          <w:marTop w:val="0"/>
          <w:marBottom w:val="0"/>
          <w:divBdr>
            <w:top w:val="none" w:sz="0" w:space="0" w:color="auto"/>
            <w:left w:val="none" w:sz="0" w:space="0" w:color="auto"/>
            <w:bottom w:val="none" w:sz="0" w:space="0" w:color="auto"/>
            <w:right w:val="none" w:sz="0" w:space="0" w:color="auto"/>
          </w:divBdr>
        </w:div>
        <w:div w:id="1459032001">
          <w:marLeft w:val="640"/>
          <w:marRight w:val="0"/>
          <w:marTop w:val="0"/>
          <w:marBottom w:val="0"/>
          <w:divBdr>
            <w:top w:val="none" w:sz="0" w:space="0" w:color="auto"/>
            <w:left w:val="none" w:sz="0" w:space="0" w:color="auto"/>
            <w:bottom w:val="none" w:sz="0" w:space="0" w:color="auto"/>
            <w:right w:val="none" w:sz="0" w:space="0" w:color="auto"/>
          </w:divBdr>
        </w:div>
        <w:div w:id="876358466">
          <w:marLeft w:val="640"/>
          <w:marRight w:val="0"/>
          <w:marTop w:val="0"/>
          <w:marBottom w:val="0"/>
          <w:divBdr>
            <w:top w:val="none" w:sz="0" w:space="0" w:color="auto"/>
            <w:left w:val="none" w:sz="0" w:space="0" w:color="auto"/>
            <w:bottom w:val="none" w:sz="0" w:space="0" w:color="auto"/>
            <w:right w:val="none" w:sz="0" w:space="0" w:color="auto"/>
          </w:divBdr>
        </w:div>
        <w:div w:id="1176726733">
          <w:marLeft w:val="640"/>
          <w:marRight w:val="0"/>
          <w:marTop w:val="0"/>
          <w:marBottom w:val="0"/>
          <w:divBdr>
            <w:top w:val="none" w:sz="0" w:space="0" w:color="auto"/>
            <w:left w:val="none" w:sz="0" w:space="0" w:color="auto"/>
            <w:bottom w:val="none" w:sz="0" w:space="0" w:color="auto"/>
            <w:right w:val="none" w:sz="0" w:space="0" w:color="auto"/>
          </w:divBdr>
        </w:div>
        <w:div w:id="368383045">
          <w:marLeft w:val="640"/>
          <w:marRight w:val="0"/>
          <w:marTop w:val="0"/>
          <w:marBottom w:val="0"/>
          <w:divBdr>
            <w:top w:val="none" w:sz="0" w:space="0" w:color="auto"/>
            <w:left w:val="none" w:sz="0" w:space="0" w:color="auto"/>
            <w:bottom w:val="none" w:sz="0" w:space="0" w:color="auto"/>
            <w:right w:val="none" w:sz="0" w:space="0" w:color="auto"/>
          </w:divBdr>
        </w:div>
        <w:div w:id="1036931291">
          <w:marLeft w:val="640"/>
          <w:marRight w:val="0"/>
          <w:marTop w:val="0"/>
          <w:marBottom w:val="0"/>
          <w:divBdr>
            <w:top w:val="none" w:sz="0" w:space="0" w:color="auto"/>
            <w:left w:val="none" w:sz="0" w:space="0" w:color="auto"/>
            <w:bottom w:val="none" w:sz="0" w:space="0" w:color="auto"/>
            <w:right w:val="none" w:sz="0" w:space="0" w:color="auto"/>
          </w:divBdr>
        </w:div>
        <w:div w:id="1487355201">
          <w:marLeft w:val="640"/>
          <w:marRight w:val="0"/>
          <w:marTop w:val="0"/>
          <w:marBottom w:val="0"/>
          <w:divBdr>
            <w:top w:val="none" w:sz="0" w:space="0" w:color="auto"/>
            <w:left w:val="none" w:sz="0" w:space="0" w:color="auto"/>
            <w:bottom w:val="none" w:sz="0" w:space="0" w:color="auto"/>
            <w:right w:val="none" w:sz="0" w:space="0" w:color="auto"/>
          </w:divBdr>
        </w:div>
        <w:div w:id="479153975">
          <w:marLeft w:val="640"/>
          <w:marRight w:val="0"/>
          <w:marTop w:val="0"/>
          <w:marBottom w:val="0"/>
          <w:divBdr>
            <w:top w:val="none" w:sz="0" w:space="0" w:color="auto"/>
            <w:left w:val="none" w:sz="0" w:space="0" w:color="auto"/>
            <w:bottom w:val="none" w:sz="0" w:space="0" w:color="auto"/>
            <w:right w:val="none" w:sz="0" w:space="0" w:color="auto"/>
          </w:divBdr>
        </w:div>
        <w:div w:id="2072993319">
          <w:marLeft w:val="640"/>
          <w:marRight w:val="0"/>
          <w:marTop w:val="0"/>
          <w:marBottom w:val="0"/>
          <w:divBdr>
            <w:top w:val="none" w:sz="0" w:space="0" w:color="auto"/>
            <w:left w:val="none" w:sz="0" w:space="0" w:color="auto"/>
            <w:bottom w:val="none" w:sz="0" w:space="0" w:color="auto"/>
            <w:right w:val="none" w:sz="0" w:space="0" w:color="auto"/>
          </w:divBdr>
        </w:div>
        <w:div w:id="695235084">
          <w:marLeft w:val="640"/>
          <w:marRight w:val="0"/>
          <w:marTop w:val="0"/>
          <w:marBottom w:val="0"/>
          <w:divBdr>
            <w:top w:val="none" w:sz="0" w:space="0" w:color="auto"/>
            <w:left w:val="none" w:sz="0" w:space="0" w:color="auto"/>
            <w:bottom w:val="none" w:sz="0" w:space="0" w:color="auto"/>
            <w:right w:val="none" w:sz="0" w:space="0" w:color="auto"/>
          </w:divBdr>
        </w:div>
        <w:div w:id="134183827">
          <w:marLeft w:val="640"/>
          <w:marRight w:val="0"/>
          <w:marTop w:val="0"/>
          <w:marBottom w:val="0"/>
          <w:divBdr>
            <w:top w:val="none" w:sz="0" w:space="0" w:color="auto"/>
            <w:left w:val="none" w:sz="0" w:space="0" w:color="auto"/>
            <w:bottom w:val="none" w:sz="0" w:space="0" w:color="auto"/>
            <w:right w:val="none" w:sz="0" w:space="0" w:color="auto"/>
          </w:divBdr>
        </w:div>
        <w:div w:id="1713731270">
          <w:marLeft w:val="640"/>
          <w:marRight w:val="0"/>
          <w:marTop w:val="0"/>
          <w:marBottom w:val="0"/>
          <w:divBdr>
            <w:top w:val="none" w:sz="0" w:space="0" w:color="auto"/>
            <w:left w:val="none" w:sz="0" w:space="0" w:color="auto"/>
            <w:bottom w:val="none" w:sz="0" w:space="0" w:color="auto"/>
            <w:right w:val="none" w:sz="0" w:space="0" w:color="auto"/>
          </w:divBdr>
        </w:div>
        <w:div w:id="2015916455">
          <w:marLeft w:val="640"/>
          <w:marRight w:val="0"/>
          <w:marTop w:val="0"/>
          <w:marBottom w:val="0"/>
          <w:divBdr>
            <w:top w:val="none" w:sz="0" w:space="0" w:color="auto"/>
            <w:left w:val="none" w:sz="0" w:space="0" w:color="auto"/>
            <w:bottom w:val="none" w:sz="0" w:space="0" w:color="auto"/>
            <w:right w:val="none" w:sz="0" w:space="0" w:color="auto"/>
          </w:divBdr>
        </w:div>
        <w:div w:id="1855604776">
          <w:marLeft w:val="640"/>
          <w:marRight w:val="0"/>
          <w:marTop w:val="0"/>
          <w:marBottom w:val="0"/>
          <w:divBdr>
            <w:top w:val="none" w:sz="0" w:space="0" w:color="auto"/>
            <w:left w:val="none" w:sz="0" w:space="0" w:color="auto"/>
            <w:bottom w:val="none" w:sz="0" w:space="0" w:color="auto"/>
            <w:right w:val="none" w:sz="0" w:space="0" w:color="auto"/>
          </w:divBdr>
        </w:div>
        <w:div w:id="2137679746">
          <w:marLeft w:val="640"/>
          <w:marRight w:val="0"/>
          <w:marTop w:val="0"/>
          <w:marBottom w:val="0"/>
          <w:divBdr>
            <w:top w:val="none" w:sz="0" w:space="0" w:color="auto"/>
            <w:left w:val="none" w:sz="0" w:space="0" w:color="auto"/>
            <w:bottom w:val="none" w:sz="0" w:space="0" w:color="auto"/>
            <w:right w:val="none" w:sz="0" w:space="0" w:color="auto"/>
          </w:divBdr>
        </w:div>
      </w:divsChild>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0792791">
      <w:bodyDiv w:val="1"/>
      <w:marLeft w:val="0"/>
      <w:marRight w:val="0"/>
      <w:marTop w:val="0"/>
      <w:marBottom w:val="0"/>
      <w:divBdr>
        <w:top w:val="none" w:sz="0" w:space="0" w:color="auto"/>
        <w:left w:val="none" w:sz="0" w:space="0" w:color="auto"/>
        <w:bottom w:val="none" w:sz="0" w:space="0" w:color="auto"/>
        <w:right w:val="none" w:sz="0" w:space="0" w:color="auto"/>
      </w:divBdr>
      <w:divsChild>
        <w:div w:id="1923906487">
          <w:marLeft w:val="640"/>
          <w:marRight w:val="0"/>
          <w:marTop w:val="0"/>
          <w:marBottom w:val="0"/>
          <w:divBdr>
            <w:top w:val="none" w:sz="0" w:space="0" w:color="auto"/>
            <w:left w:val="none" w:sz="0" w:space="0" w:color="auto"/>
            <w:bottom w:val="none" w:sz="0" w:space="0" w:color="auto"/>
            <w:right w:val="none" w:sz="0" w:space="0" w:color="auto"/>
          </w:divBdr>
        </w:div>
        <w:div w:id="1862552239">
          <w:marLeft w:val="640"/>
          <w:marRight w:val="0"/>
          <w:marTop w:val="0"/>
          <w:marBottom w:val="0"/>
          <w:divBdr>
            <w:top w:val="none" w:sz="0" w:space="0" w:color="auto"/>
            <w:left w:val="none" w:sz="0" w:space="0" w:color="auto"/>
            <w:bottom w:val="none" w:sz="0" w:space="0" w:color="auto"/>
            <w:right w:val="none" w:sz="0" w:space="0" w:color="auto"/>
          </w:divBdr>
        </w:div>
        <w:div w:id="324749668">
          <w:marLeft w:val="640"/>
          <w:marRight w:val="0"/>
          <w:marTop w:val="0"/>
          <w:marBottom w:val="0"/>
          <w:divBdr>
            <w:top w:val="none" w:sz="0" w:space="0" w:color="auto"/>
            <w:left w:val="none" w:sz="0" w:space="0" w:color="auto"/>
            <w:bottom w:val="none" w:sz="0" w:space="0" w:color="auto"/>
            <w:right w:val="none" w:sz="0" w:space="0" w:color="auto"/>
          </w:divBdr>
        </w:div>
        <w:div w:id="1680154975">
          <w:marLeft w:val="640"/>
          <w:marRight w:val="0"/>
          <w:marTop w:val="0"/>
          <w:marBottom w:val="0"/>
          <w:divBdr>
            <w:top w:val="none" w:sz="0" w:space="0" w:color="auto"/>
            <w:left w:val="none" w:sz="0" w:space="0" w:color="auto"/>
            <w:bottom w:val="none" w:sz="0" w:space="0" w:color="auto"/>
            <w:right w:val="none" w:sz="0" w:space="0" w:color="auto"/>
          </w:divBdr>
        </w:div>
        <w:div w:id="2040469107">
          <w:marLeft w:val="640"/>
          <w:marRight w:val="0"/>
          <w:marTop w:val="0"/>
          <w:marBottom w:val="0"/>
          <w:divBdr>
            <w:top w:val="none" w:sz="0" w:space="0" w:color="auto"/>
            <w:left w:val="none" w:sz="0" w:space="0" w:color="auto"/>
            <w:bottom w:val="none" w:sz="0" w:space="0" w:color="auto"/>
            <w:right w:val="none" w:sz="0" w:space="0" w:color="auto"/>
          </w:divBdr>
        </w:div>
        <w:div w:id="556354834">
          <w:marLeft w:val="640"/>
          <w:marRight w:val="0"/>
          <w:marTop w:val="0"/>
          <w:marBottom w:val="0"/>
          <w:divBdr>
            <w:top w:val="none" w:sz="0" w:space="0" w:color="auto"/>
            <w:left w:val="none" w:sz="0" w:space="0" w:color="auto"/>
            <w:bottom w:val="none" w:sz="0" w:space="0" w:color="auto"/>
            <w:right w:val="none" w:sz="0" w:space="0" w:color="auto"/>
          </w:divBdr>
        </w:div>
        <w:div w:id="1569611190">
          <w:marLeft w:val="640"/>
          <w:marRight w:val="0"/>
          <w:marTop w:val="0"/>
          <w:marBottom w:val="0"/>
          <w:divBdr>
            <w:top w:val="none" w:sz="0" w:space="0" w:color="auto"/>
            <w:left w:val="none" w:sz="0" w:space="0" w:color="auto"/>
            <w:bottom w:val="none" w:sz="0" w:space="0" w:color="auto"/>
            <w:right w:val="none" w:sz="0" w:space="0" w:color="auto"/>
          </w:divBdr>
        </w:div>
        <w:div w:id="29065212">
          <w:marLeft w:val="640"/>
          <w:marRight w:val="0"/>
          <w:marTop w:val="0"/>
          <w:marBottom w:val="0"/>
          <w:divBdr>
            <w:top w:val="none" w:sz="0" w:space="0" w:color="auto"/>
            <w:left w:val="none" w:sz="0" w:space="0" w:color="auto"/>
            <w:bottom w:val="none" w:sz="0" w:space="0" w:color="auto"/>
            <w:right w:val="none" w:sz="0" w:space="0" w:color="auto"/>
          </w:divBdr>
        </w:div>
        <w:div w:id="2135368034">
          <w:marLeft w:val="640"/>
          <w:marRight w:val="0"/>
          <w:marTop w:val="0"/>
          <w:marBottom w:val="0"/>
          <w:divBdr>
            <w:top w:val="none" w:sz="0" w:space="0" w:color="auto"/>
            <w:left w:val="none" w:sz="0" w:space="0" w:color="auto"/>
            <w:bottom w:val="none" w:sz="0" w:space="0" w:color="auto"/>
            <w:right w:val="none" w:sz="0" w:space="0" w:color="auto"/>
          </w:divBdr>
        </w:div>
        <w:div w:id="985939234">
          <w:marLeft w:val="640"/>
          <w:marRight w:val="0"/>
          <w:marTop w:val="0"/>
          <w:marBottom w:val="0"/>
          <w:divBdr>
            <w:top w:val="none" w:sz="0" w:space="0" w:color="auto"/>
            <w:left w:val="none" w:sz="0" w:space="0" w:color="auto"/>
            <w:bottom w:val="none" w:sz="0" w:space="0" w:color="auto"/>
            <w:right w:val="none" w:sz="0" w:space="0" w:color="auto"/>
          </w:divBdr>
        </w:div>
        <w:div w:id="1641643568">
          <w:marLeft w:val="640"/>
          <w:marRight w:val="0"/>
          <w:marTop w:val="0"/>
          <w:marBottom w:val="0"/>
          <w:divBdr>
            <w:top w:val="none" w:sz="0" w:space="0" w:color="auto"/>
            <w:left w:val="none" w:sz="0" w:space="0" w:color="auto"/>
            <w:bottom w:val="none" w:sz="0" w:space="0" w:color="auto"/>
            <w:right w:val="none" w:sz="0" w:space="0" w:color="auto"/>
          </w:divBdr>
        </w:div>
        <w:div w:id="1575436963">
          <w:marLeft w:val="640"/>
          <w:marRight w:val="0"/>
          <w:marTop w:val="0"/>
          <w:marBottom w:val="0"/>
          <w:divBdr>
            <w:top w:val="none" w:sz="0" w:space="0" w:color="auto"/>
            <w:left w:val="none" w:sz="0" w:space="0" w:color="auto"/>
            <w:bottom w:val="none" w:sz="0" w:space="0" w:color="auto"/>
            <w:right w:val="none" w:sz="0" w:space="0" w:color="auto"/>
          </w:divBdr>
        </w:div>
        <w:div w:id="1498037378">
          <w:marLeft w:val="640"/>
          <w:marRight w:val="0"/>
          <w:marTop w:val="0"/>
          <w:marBottom w:val="0"/>
          <w:divBdr>
            <w:top w:val="none" w:sz="0" w:space="0" w:color="auto"/>
            <w:left w:val="none" w:sz="0" w:space="0" w:color="auto"/>
            <w:bottom w:val="none" w:sz="0" w:space="0" w:color="auto"/>
            <w:right w:val="none" w:sz="0" w:space="0" w:color="auto"/>
          </w:divBdr>
        </w:div>
        <w:div w:id="1298146499">
          <w:marLeft w:val="640"/>
          <w:marRight w:val="0"/>
          <w:marTop w:val="0"/>
          <w:marBottom w:val="0"/>
          <w:divBdr>
            <w:top w:val="none" w:sz="0" w:space="0" w:color="auto"/>
            <w:left w:val="none" w:sz="0" w:space="0" w:color="auto"/>
            <w:bottom w:val="none" w:sz="0" w:space="0" w:color="auto"/>
            <w:right w:val="none" w:sz="0" w:space="0" w:color="auto"/>
          </w:divBdr>
        </w:div>
        <w:div w:id="1907447521">
          <w:marLeft w:val="640"/>
          <w:marRight w:val="0"/>
          <w:marTop w:val="0"/>
          <w:marBottom w:val="0"/>
          <w:divBdr>
            <w:top w:val="none" w:sz="0" w:space="0" w:color="auto"/>
            <w:left w:val="none" w:sz="0" w:space="0" w:color="auto"/>
            <w:bottom w:val="none" w:sz="0" w:space="0" w:color="auto"/>
            <w:right w:val="none" w:sz="0" w:space="0" w:color="auto"/>
          </w:divBdr>
        </w:div>
        <w:div w:id="1018852538">
          <w:marLeft w:val="640"/>
          <w:marRight w:val="0"/>
          <w:marTop w:val="0"/>
          <w:marBottom w:val="0"/>
          <w:divBdr>
            <w:top w:val="none" w:sz="0" w:space="0" w:color="auto"/>
            <w:left w:val="none" w:sz="0" w:space="0" w:color="auto"/>
            <w:bottom w:val="none" w:sz="0" w:space="0" w:color="auto"/>
            <w:right w:val="none" w:sz="0" w:space="0" w:color="auto"/>
          </w:divBdr>
        </w:div>
        <w:div w:id="1624727369">
          <w:marLeft w:val="640"/>
          <w:marRight w:val="0"/>
          <w:marTop w:val="0"/>
          <w:marBottom w:val="0"/>
          <w:divBdr>
            <w:top w:val="none" w:sz="0" w:space="0" w:color="auto"/>
            <w:left w:val="none" w:sz="0" w:space="0" w:color="auto"/>
            <w:bottom w:val="none" w:sz="0" w:space="0" w:color="auto"/>
            <w:right w:val="none" w:sz="0" w:space="0" w:color="auto"/>
          </w:divBdr>
        </w:div>
        <w:div w:id="1599874516">
          <w:marLeft w:val="640"/>
          <w:marRight w:val="0"/>
          <w:marTop w:val="0"/>
          <w:marBottom w:val="0"/>
          <w:divBdr>
            <w:top w:val="none" w:sz="0" w:space="0" w:color="auto"/>
            <w:left w:val="none" w:sz="0" w:space="0" w:color="auto"/>
            <w:bottom w:val="none" w:sz="0" w:space="0" w:color="auto"/>
            <w:right w:val="none" w:sz="0" w:space="0" w:color="auto"/>
          </w:divBdr>
        </w:div>
        <w:div w:id="1011494142">
          <w:marLeft w:val="640"/>
          <w:marRight w:val="0"/>
          <w:marTop w:val="0"/>
          <w:marBottom w:val="0"/>
          <w:divBdr>
            <w:top w:val="none" w:sz="0" w:space="0" w:color="auto"/>
            <w:left w:val="none" w:sz="0" w:space="0" w:color="auto"/>
            <w:bottom w:val="none" w:sz="0" w:space="0" w:color="auto"/>
            <w:right w:val="none" w:sz="0" w:space="0" w:color="auto"/>
          </w:divBdr>
        </w:div>
        <w:div w:id="1876386435">
          <w:marLeft w:val="640"/>
          <w:marRight w:val="0"/>
          <w:marTop w:val="0"/>
          <w:marBottom w:val="0"/>
          <w:divBdr>
            <w:top w:val="none" w:sz="0" w:space="0" w:color="auto"/>
            <w:left w:val="none" w:sz="0" w:space="0" w:color="auto"/>
            <w:bottom w:val="none" w:sz="0" w:space="0" w:color="auto"/>
            <w:right w:val="none" w:sz="0" w:space="0" w:color="auto"/>
          </w:divBdr>
        </w:div>
        <w:div w:id="1145469820">
          <w:marLeft w:val="640"/>
          <w:marRight w:val="0"/>
          <w:marTop w:val="0"/>
          <w:marBottom w:val="0"/>
          <w:divBdr>
            <w:top w:val="none" w:sz="0" w:space="0" w:color="auto"/>
            <w:left w:val="none" w:sz="0" w:space="0" w:color="auto"/>
            <w:bottom w:val="none" w:sz="0" w:space="0" w:color="auto"/>
            <w:right w:val="none" w:sz="0" w:space="0" w:color="auto"/>
          </w:divBdr>
        </w:div>
        <w:div w:id="222718518">
          <w:marLeft w:val="640"/>
          <w:marRight w:val="0"/>
          <w:marTop w:val="0"/>
          <w:marBottom w:val="0"/>
          <w:divBdr>
            <w:top w:val="none" w:sz="0" w:space="0" w:color="auto"/>
            <w:left w:val="none" w:sz="0" w:space="0" w:color="auto"/>
            <w:bottom w:val="none" w:sz="0" w:space="0" w:color="auto"/>
            <w:right w:val="none" w:sz="0" w:space="0" w:color="auto"/>
          </w:divBdr>
        </w:div>
        <w:div w:id="1029988666">
          <w:marLeft w:val="640"/>
          <w:marRight w:val="0"/>
          <w:marTop w:val="0"/>
          <w:marBottom w:val="0"/>
          <w:divBdr>
            <w:top w:val="none" w:sz="0" w:space="0" w:color="auto"/>
            <w:left w:val="none" w:sz="0" w:space="0" w:color="auto"/>
            <w:bottom w:val="none" w:sz="0" w:space="0" w:color="auto"/>
            <w:right w:val="none" w:sz="0" w:space="0" w:color="auto"/>
          </w:divBdr>
        </w:div>
        <w:div w:id="1704939922">
          <w:marLeft w:val="640"/>
          <w:marRight w:val="0"/>
          <w:marTop w:val="0"/>
          <w:marBottom w:val="0"/>
          <w:divBdr>
            <w:top w:val="none" w:sz="0" w:space="0" w:color="auto"/>
            <w:left w:val="none" w:sz="0" w:space="0" w:color="auto"/>
            <w:bottom w:val="none" w:sz="0" w:space="0" w:color="auto"/>
            <w:right w:val="none" w:sz="0" w:space="0" w:color="auto"/>
          </w:divBdr>
        </w:div>
        <w:div w:id="1969621215">
          <w:marLeft w:val="640"/>
          <w:marRight w:val="0"/>
          <w:marTop w:val="0"/>
          <w:marBottom w:val="0"/>
          <w:divBdr>
            <w:top w:val="none" w:sz="0" w:space="0" w:color="auto"/>
            <w:left w:val="none" w:sz="0" w:space="0" w:color="auto"/>
            <w:bottom w:val="none" w:sz="0" w:space="0" w:color="auto"/>
            <w:right w:val="none" w:sz="0" w:space="0" w:color="auto"/>
          </w:divBdr>
        </w:div>
        <w:div w:id="574125725">
          <w:marLeft w:val="640"/>
          <w:marRight w:val="0"/>
          <w:marTop w:val="0"/>
          <w:marBottom w:val="0"/>
          <w:divBdr>
            <w:top w:val="none" w:sz="0" w:space="0" w:color="auto"/>
            <w:left w:val="none" w:sz="0" w:space="0" w:color="auto"/>
            <w:bottom w:val="none" w:sz="0" w:space="0" w:color="auto"/>
            <w:right w:val="none" w:sz="0" w:space="0" w:color="auto"/>
          </w:divBdr>
        </w:div>
        <w:div w:id="1517185168">
          <w:marLeft w:val="640"/>
          <w:marRight w:val="0"/>
          <w:marTop w:val="0"/>
          <w:marBottom w:val="0"/>
          <w:divBdr>
            <w:top w:val="none" w:sz="0" w:space="0" w:color="auto"/>
            <w:left w:val="none" w:sz="0" w:space="0" w:color="auto"/>
            <w:bottom w:val="none" w:sz="0" w:space="0" w:color="auto"/>
            <w:right w:val="none" w:sz="0" w:space="0" w:color="auto"/>
          </w:divBdr>
        </w:div>
        <w:div w:id="719868367">
          <w:marLeft w:val="640"/>
          <w:marRight w:val="0"/>
          <w:marTop w:val="0"/>
          <w:marBottom w:val="0"/>
          <w:divBdr>
            <w:top w:val="none" w:sz="0" w:space="0" w:color="auto"/>
            <w:left w:val="none" w:sz="0" w:space="0" w:color="auto"/>
            <w:bottom w:val="none" w:sz="0" w:space="0" w:color="auto"/>
            <w:right w:val="none" w:sz="0" w:space="0" w:color="auto"/>
          </w:divBdr>
        </w:div>
        <w:div w:id="276451078">
          <w:marLeft w:val="640"/>
          <w:marRight w:val="0"/>
          <w:marTop w:val="0"/>
          <w:marBottom w:val="0"/>
          <w:divBdr>
            <w:top w:val="none" w:sz="0" w:space="0" w:color="auto"/>
            <w:left w:val="none" w:sz="0" w:space="0" w:color="auto"/>
            <w:bottom w:val="none" w:sz="0" w:space="0" w:color="auto"/>
            <w:right w:val="none" w:sz="0" w:space="0" w:color="auto"/>
          </w:divBdr>
        </w:div>
        <w:div w:id="1508594320">
          <w:marLeft w:val="640"/>
          <w:marRight w:val="0"/>
          <w:marTop w:val="0"/>
          <w:marBottom w:val="0"/>
          <w:divBdr>
            <w:top w:val="none" w:sz="0" w:space="0" w:color="auto"/>
            <w:left w:val="none" w:sz="0" w:space="0" w:color="auto"/>
            <w:bottom w:val="none" w:sz="0" w:space="0" w:color="auto"/>
            <w:right w:val="none" w:sz="0" w:space="0" w:color="auto"/>
          </w:divBdr>
        </w:div>
        <w:div w:id="1377243478">
          <w:marLeft w:val="640"/>
          <w:marRight w:val="0"/>
          <w:marTop w:val="0"/>
          <w:marBottom w:val="0"/>
          <w:divBdr>
            <w:top w:val="none" w:sz="0" w:space="0" w:color="auto"/>
            <w:left w:val="none" w:sz="0" w:space="0" w:color="auto"/>
            <w:bottom w:val="none" w:sz="0" w:space="0" w:color="auto"/>
            <w:right w:val="none" w:sz="0" w:space="0" w:color="auto"/>
          </w:divBdr>
        </w:div>
        <w:div w:id="383985785">
          <w:marLeft w:val="640"/>
          <w:marRight w:val="0"/>
          <w:marTop w:val="0"/>
          <w:marBottom w:val="0"/>
          <w:divBdr>
            <w:top w:val="none" w:sz="0" w:space="0" w:color="auto"/>
            <w:left w:val="none" w:sz="0" w:space="0" w:color="auto"/>
            <w:bottom w:val="none" w:sz="0" w:space="0" w:color="auto"/>
            <w:right w:val="none" w:sz="0" w:space="0" w:color="auto"/>
          </w:divBdr>
        </w:div>
        <w:div w:id="434521003">
          <w:marLeft w:val="640"/>
          <w:marRight w:val="0"/>
          <w:marTop w:val="0"/>
          <w:marBottom w:val="0"/>
          <w:divBdr>
            <w:top w:val="none" w:sz="0" w:space="0" w:color="auto"/>
            <w:left w:val="none" w:sz="0" w:space="0" w:color="auto"/>
            <w:bottom w:val="none" w:sz="0" w:space="0" w:color="auto"/>
            <w:right w:val="none" w:sz="0" w:space="0" w:color="auto"/>
          </w:divBdr>
        </w:div>
        <w:div w:id="655956005">
          <w:marLeft w:val="640"/>
          <w:marRight w:val="0"/>
          <w:marTop w:val="0"/>
          <w:marBottom w:val="0"/>
          <w:divBdr>
            <w:top w:val="none" w:sz="0" w:space="0" w:color="auto"/>
            <w:left w:val="none" w:sz="0" w:space="0" w:color="auto"/>
            <w:bottom w:val="none" w:sz="0" w:space="0" w:color="auto"/>
            <w:right w:val="none" w:sz="0" w:space="0" w:color="auto"/>
          </w:divBdr>
        </w:div>
        <w:div w:id="545530609">
          <w:marLeft w:val="640"/>
          <w:marRight w:val="0"/>
          <w:marTop w:val="0"/>
          <w:marBottom w:val="0"/>
          <w:divBdr>
            <w:top w:val="none" w:sz="0" w:space="0" w:color="auto"/>
            <w:left w:val="none" w:sz="0" w:space="0" w:color="auto"/>
            <w:bottom w:val="none" w:sz="0" w:space="0" w:color="auto"/>
            <w:right w:val="none" w:sz="0" w:space="0" w:color="auto"/>
          </w:divBdr>
        </w:div>
        <w:div w:id="2022732218">
          <w:marLeft w:val="640"/>
          <w:marRight w:val="0"/>
          <w:marTop w:val="0"/>
          <w:marBottom w:val="0"/>
          <w:divBdr>
            <w:top w:val="none" w:sz="0" w:space="0" w:color="auto"/>
            <w:left w:val="none" w:sz="0" w:space="0" w:color="auto"/>
            <w:bottom w:val="none" w:sz="0" w:space="0" w:color="auto"/>
            <w:right w:val="none" w:sz="0" w:space="0" w:color="auto"/>
          </w:divBdr>
        </w:div>
        <w:div w:id="966084934">
          <w:marLeft w:val="640"/>
          <w:marRight w:val="0"/>
          <w:marTop w:val="0"/>
          <w:marBottom w:val="0"/>
          <w:divBdr>
            <w:top w:val="none" w:sz="0" w:space="0" w:color="auto"/>
            <w:left w:val="none" w:sz="0" w:space="0" w:color="auto"/>
            <w:bottom w:val="none" w:sz="0" w:space="0" w:color="auto"/>
            <w:right w:val="none" w:sz="0" w:space="0" w:color="auto"/>
          </w:divBdr>
        </w:div>
        <w:div w:id="1847477848">
          <w:marLeft w:val="640"/>
          <w:marRight w:val="0"/>
          <w:marTop w:val="0"/>
          <w:marBottom w:val="0"/>
          <w:divBdr>
            <w:top w:val="none" w:sz="0" w:space="0" w:color="auto"/>
            <w:left w:val="none" w:sz="0" w:space="0" w:color="auto"/>
            <w:bottom w:val="none" w:sz="0" w:space="0" w:color="auto"/>
            <w:right w:val="none" w:sz="0" w:space="0" w:color="auto"/>
          </w:divBdr>
        </w:div>
        <w:div w:id="815342555">
          <w:marLeft w:val="640"/>
          <w:marRight w:val="0"/>
          <w:marTop w:val="0"/>
          <w:marBottom w:val="0"/>
          <w:divBdr>
            <w:top w:val="none" w:sz="0" w:space="0" w:color="auto"/>
            <w:left w:val="none" w:sz="0" w:space="0" w:color="auto"/>
            <w:bottom w:val="none" w:sz="0" w:space="0" w:color="auto"/>
            <w:right w:val="none" w:sz="0" w:space="0" w:color="auto"/>
          </w:divBdr>
        </w:div>
        <w:div w:id="1099450263">
          <w:marLeft w:val="640"/>
          <w:marRight w:val="0"/>
          <w:marTop w:val="0"/>
          <w:marBottom w:val="0"/>
          <w:divBdr>
            <w:top w:val="none" w:sz="0" w:space="0" w:color="auto"/>
            <w:left w:val="none" w:sz="0" w:space="0" w:color="auto"/>
            <w:bottom w:val="none" w:sz="0" w:space="0" w:color="auto"/>
            <w:right w:val="none" w:sz="0" w:space="0" w:color="auto"/>
          </w:divBdr>
        </w:div>
        <w:div w:id="1295407728">
          <w:marLeft w:val="640"/>
          <w:marRight w:val="0"/>
          <w:marTop w:val="0"/>
          <w:marBottom w:val="0"/>
          <w:divBdr>
            <w:top w:val="none" w:sz="0" w:space="0" w:color="auto"/>
            <w:left w:val="none" w:sz="0" w:space="0" w:color="auto"/>
            <w:bottom w:val="none" w:sz="0" w:space="0" w:color="auto"/>
            <w:right w:val="none" w:sz="0" w:space="0" w:color="auto"/>
          </w:divBdr>
        </w:div>
        <w:div w:id="1199389994">
          <w:marLeft w:val="640"/>
          <w:marRight w:val="0"/>
          <w:marTop w:val="0"/>
          <w:marBottom w:val="0"/>
          <w:divBdr>
            <w:top w:val="none" w:sz="0" w:space="0" w:color="auto"/>
            <w:left w:val="none" w:sz="0" w:space="0" w:color="auto"/>
            <w:bottom w:val="none" w:sz="0" w:space="0" w:color="auto"/>
            <w:right w:val="none" w:sz="0" w:space="0" w:color="auto"/>
          </w:divBdr>
        </w:div>
        <w:div w:id="1304852568">
          <w:marLeft w:val="640"/>
          <w:marRight w:val="0"/>
          <w:marTop w:val="0"/>
          <w:marBottom w:val="0"/>
          <w:divBdr>
            <w:top w:val="none" w:sz="0" w:space="0" w:color="auto"/>
            <w:left w:val="none" w:sz="0" w:space="0" w:color="auto"/>
            <w:bottom w:val="none" w:sz="0" w:space="0" w:color="auto"/>
            <w:right w:val="none" w:sz="0" w:space="0" w:color="auto"/>
          </w:divBdr>
        </w:div>
        <w:div w:id="54738507">
          <w:marLeft w:val="640"/>
          <w:marRight w:val="0"/>
          <w:marTop w:val="0"/>
          <w:marBottom w:val="0"/>
          <w:divBdr>
            <w:top w:val="none" w:sz="0" w:space="0" w:color="auto"/>
            <w:left w:val="none" w:sz="0" w:space="0" w:color="auto"/>
            <w:bottom w:val="none" w:sz="0" w:space="0" w:color="auto"/>
            <w:right w:val="none" w:sz="0" w:space="0" w:color="auto"/>
          </w:divBdr>
        </w:div>
      </w:divsChild>
    </w:div>
    <w:div w:id="244264252">
      <w:bodyDiv w:val="1"/>
      <w:marLeft w:val="0"/>
      <w:marRight w:val="0"/>
      <w:marTop w:val="0"/>
      <w:marBottom w:val="0"/>
      <w:divBdr>
        <w:top w:val="none" w:sz="0" w:space="0" w:color="auto"/>
        <w:left w:val="none" w:sz="0" w:space="0" w:color="auto"/>
        <w:bottom w:val="none" w:sz="0" w:space="0" w:color="auto"/>
        <w:right w:val="none" w:sz="0" w:space="0" w:color="auto"/>
      </w:divBdr>
      <w:divsChild>
        <w:div w:id="713426231">
          <w:marLeft w:val="640"/>
          <w:marRight w:val="0"/>
          <w:marTop w:val="0"/>
          <w:marBottom w:val="0"/>
          <w:divBdr>
            <w:top w:val="none" w:sz="0" w:space="0" w:color="auto"/>
            <w:left w:val="none" w:sz="0" w:space="0" w:color="auto"/>
            <w:bottom w:val="none" w:sz="0" w:space="0" w:color="auto"/>
            <w:right w:val="none" w:sz="0" w:space="0" w:color="auto"/>
          </w:divBdr>
        </w:div>
        <w:div w:id="1980186008">
          <w:marLeft w:val="640"/>
          <w:marRight w:val="0"/>
          <w:marTop w:val="0"/>
          <w:marBottom w:val="0"/>
          <w:divBdr>
            <w:top w:val="none" w:sz="0" w:space="0" w:color="auto"/>
            <w:left w:val="none" w:sz="0" w:space="0" w:color="auto"/>
            <w:bottom w:val="none" w:sz="0" w:space="0" w:color="auto"/>
            <w:right w:val="none" w:sz="0" w:space="0" w:color="auto"/>
          </w:divBdr>
        </w:div>
        <w:div w:id="523637305">
          <w:marLeft w:val="640"/>
          <w:marRight w:val="0"/>
          <w:marTop w:val="0"/>
          <w:marBottom w:val="0"/>
          <w:divBdr>
            <w:top w:val="none" w:sz="0" w:space="0" w:color="auto"/>
            <w:left w:val="none" w:sz="0" w:space="0" w:color="auto"/>
            <w:bottom w:val="none" w:sz="0" w:space="0" w:color="auto"/>
            <w:right w:val="none" w:sz="0" w:space="0" w:color="auto"/>
          </w:divBdr>
        </w:div>
        <w:div w:id="1453134514">
          <w:marLeft w:val="640"/>
          <w:marRight w:val="0"/>
          <w:marTop w:val="0"/>
          <w:marBottom w:val="0"/>
          <w:divBdr>
            <w:top w:val="none" w:sz="0" w:space="0" w:color="auto"/>
            <w:left w:val="none" w:sz="0" w:space="0" w:color="auto"/>
            <w:bottom w:val="none" w:sz="0" w:space="0" w:color="auto"/>
            <w:right w:val="none" w:sz="0" w:space="0" w:color="auto"/>
          </w:divBdr>
        </w:div>
        <w:div w:id="157696091">
          <w:marLeft w:val="640"/>
          <w:marRight w:val="0"/>
          <w:marTop w:val="0"/>
          <w:marBottom w:val="0"/>
          <w:divBdr>
            <w:top w:val="none" w:sz="0" w:space="0" w:color="auto"/>
            <w:left w:val="none" w:sz="0" w:space="0" w:color="auto"/>
            <w:bottom w:val="none" w:sz="0" w:space="0" w:color="auto"/>
            <w:right w:val="none" w:sz="0" w:space="0" w:color="auto"/>
          </w:divBdr>
        </w:div>
        <w:div w:id="67386605">
          <w:marLeft w:val="640"/>
          <w:marRight w:val="0"/>
          <w:marTop w:val="0"/>
          <w:marBottom w:val="0"/>
          <w:divBdr>
            <w:top w:val="none" w:sz="0" w:space="0" w:color="auto"/>
            <w:left w:val="none" w:sz="0" w:space="0" w:color="auto"/>
            <w:bottom w:val="none" w:sz="0" w:space="0" w:color="auto"/>
            <w:right w:val="none" w:sz="0" w:space="0" w:color="auto"/>
          </w:divBdr>
        </w:div>
        <w:div w:id="469982237">
          <w:marLeft w:val="640"/>
          <w:marRight w:val="0"/>
          <w:marTop w:val="0"/>
          <w:marBottom w:val="0"/>
          <w:divBdr>
            <w:top w:val="none" w:sz="0" w:space="0" w:color="auto"/>
            <w:left w:val="none" w:sz="0" w:space="0" w:color="auto"/>
            <w:bottom w:val="none" w:sz="0" w:space="0" w:color="auto"/>
            <w:right w:val="none" w:sz="0" w:space="0" w:color="auto"/>
          </w:divBdr>
        </w:div>
        <w:div w:id="382603680">
          <w:marLeft w:val="640"/>
          <w:marRight w:val="0"/>
          <w:marTop w:val="0"/>
          <w:marBottom w:val="0"/>
          <w:divBdr>
            <w:top w:val="none" w:sz="0" w:space="0" w:color="auto"/>
            <w:left w:val="none" w:sz="0" w:space="0" w:color="auto"/>
            <w:bottom w:val="none" w:sz="0" w:space="0" w:color="auto"/>
            <w:right w:val="none" w:sz="0" w:space="0" w:color="auto"/>
          </w:divBdr>
        </w:div>
        <w:div w:id="914097335">
          <w:marLeft w:val="640"/>
          <w:marRight w:val="0"/>
          <w:marTop w:val="0"/>
          <w:marBottom w:val="0"/>
          <w:divBdr>
            <w:top w:val="none" w:sz="0" w:space="0" w:color="auto"/>
            <w:left w:val="none" w:sz="0" w:space="0" w:color="auto"/>
            <w:bottom w:val="none" w:sz="0" w:space="0" w:color="auto"/>
            <w:right w:val="none" w:sz="0" w:space="0" w:color="auto"/>
          </w:divBdr>
        </w:div>
        <w:div w:id="2092458034">
          <w:marLeft w:val="640"/>
          <w:marRight w:val="0"/>
          <w:marTop w:val="0"/>
          <w:marBottom w:val="0"/>
          <w:divBdr>
            <w:top w:val="none" w:sz="0" w:space="0" w:color="auto"/>
            <w:left w:val="none" w:sz="0" w:space="0" w:color="auto"/>
            <w:bottom w:val="none" w:sz="0" w:space="0" w:color="auto"/>
            <w:right w:val="none" w:sz="0" w:space="0" w:color="auto"/>
          </w:divBdr>
        </w:div>
        <w:div w:id="436485135">
          <w:marLeft w:val="640"/>
          <w:marRight w:val="0"/>
          <w:marTop w:val="0"/>
          <w:marBottom w:val="0"/>
          <w:divBdr>
            <w:top w:val="none" w:sz="0" w:space="0" w:color="auto"/>
            <w:left w:val="none" w:sz="0" w:space="0" w:color="auto"/>
            <w:bottom w:val="none" w:sz="0" w:space="0" w:color="auto"/>
            <w:right w:val="none" w:sz="0" w:space="0" w:color="auto"/>
          </w:divBdr>
        </w:div>
        <w:div w:id="964697371">
          <w:marLeft w:val="640"/>
          <w:marRight w:val="0"/>
          <w:marTop w:val="0"/>
          <w:marBottom w:val="0"/>
          <w:divBdr>
            <w:top w:val="none" w:sz="0" w:space="0" w:color="auto"/>
            <w:left w:val="none" w:sz="0" w:space="0" w:color="auto"/>
            <w:bottom w:val="none" w:sz="0" w:space="0" w:color="auto"/>
            <w:right w:val="none" w:sz="0" w:space="0" w:color="auto"/>
          </w:divBdr>
        </w:div>
        <w:div w:id="200938942">
          <w:marLeft w:val="640"/>
          <w:marRight w:val="0"/>
          <w:marTop w:val="0"/>
          <w:marBottom w:val="0"/>
          <w:divBdr>
            <w:top w:val="none" w:sz="0" w:space="0" w:color="auto"/>
            <w:left w:val="none" w:sz="0" w:space="0" w:color="auto"/>
            <w:bottom w:val="none" w:sz="0" w:space="0" w:color="auto"/>
            <w:right w:val="none" w:sz="0" w:space="0" w:color="auto"/>
          </w:divBdr>
        </w:div>
        <w:div w:id="1832528368">
          <w:marLeft w:val="640"/>
          <w:marRight w:val="0"/>
          <w:marTop w:val="0"/>
          <w:marBottom w:val="0"/>
          <w:divBdr>
            <w:top w:val="none" w:sz="0" w:space="0" w:color="auto"/>
            <w:left w:val="none" w:sz="0" w:space="0" w:color="auto"/>
            <w:bottom w:val="none" w:sz="0" w:space="0" w:color="auto"/>
            <w:right w:val="none" w:sz="0" w:space="0" w:color="auto"/>
          </w:divBdr>
        </w:div>
        <w:div w:id="201988941">
          <w:marLeft w:val="640"/>
          <w:marRight w:val="0"/>
          <w:marTop w:val="0"/>
          <w:marBottom w:val="0"/>
          <w:divBdr>
            <w:top w:val="none" w:sz="0" w:space="0" w:color="auto"/>
            <w:left w:val="none" w:sz="0" w:space="0" w:color="auto"/>
            <w:bottom w:val="none" w:sz="0" w:space="0" w:color="auto"/>
            <w:right w:val="none" w:sz="0" w:space="0" w:color="auto"/>
          </w:divBdr>
        </w:div>
        <w:div w:id="1428624054">
          <w:marLeft w:val="640"/>
          <w:marRight w:val="0"/>
          <w:marTop w:val="0"/>
          <w:marBottom w:val="0"/>
          <w:divBdr>
            <w:top w:val="none" w:sz="0" w:space="0" w:color="auto"/>
            <w:left w:val="none" w:sz="0" w:space="0" w:color="auto"/>
            <w:bottom w:val="none" w:sz="0" w:space="0" w:color="auto"/>
            <w:right w:val="none" w:sz="0" w:space="0" w:color="auto"/>
          </w:divBdr>
        </w:div>
        <w:div w:id="1032149271">
          <w:marLeft w:val="640"/>
          <w:marRight w:val="0"/>
          <w:marTop w:val="0"/>
          <w:marBottom w:val="0"/>
          <w:divBdr>
            <w:top w:val="none" w:sz="0" w:space="0" w:color="auto"/>
            <w:left w:val="none" w:sz="0" w:space="0" w:color="auto"/>
            <w:bottom w:val="none" w:sz="0" w:space="0" w:color="auto"/>
            <w:right w:val="none" w:sz="0" w:space="0" w:color="auto"/>
          </w:divBdr>
        </w:div>
        <w:div w:id="1635528713">
          <w:marLeft w:val="640"/>
          <w:marRight w:val="0"/>
          <w:marTop w:val="0"/>
          <w:marBottom w:val="0"/>
          <w:divBdr>
            <w:top w:val="none" w:sz="0" w:space="0" w:color="auto"/>
            <w:left w:val="none" w:sz="0" w:space="0" w:color="auto"/>
            <w:bottom w:val="none" w:sz="0" w:space="0" w:color="auto"/>
            <w:right w:val="none" w:sz="0" w:space="0" w:color="auto"/>
          </w:divBdr>
        </w:div>
        <w:div w:id="80685914">
          <w:marLeft w:val="640"/>
          <w:marRight w:val="0"/>
          <w:marTop w:val="0"/>
          <w:marBottom w:val="0"/>
          <w:divBdr>
            <w:top w:val="none" w:sz="0" w:space="0" w:color="auto"/>
            <w:left w:val="none" w:sz="0" w:space="0" w:color="auto"/>
            <w:bottom w:val="none" w:sz="0" w:space="0" w:color="auto"/>
            <w:right w:val="none" w:sz="0" w:space="0" w:color="auto"/>
          </w:divBdr>
        </w:div>
        <w:div w:id="1357197907">
          <w:marLeft w:val="640"/>
          <w:marRight w:val="0"/>
          <w:marTop w:val="0"/>
          <w:marBottom w:val="0"/>
          <w:divBdr>
            <w:top w:val="none" w:sz="0" w:space="0" w:color="auto"/>
            <w:left w:val="none" w:sz="0" w:space="0" w:color="auto"/>
            <w:bottom w:val="none" w:sz="0" w:space="0" w:color="auto"/>
            <w:right w:val="none" w:sz="0" w:space="0" w:color="auto"/>
          </w:divBdr>
        </w:div>
        <w:div w:id="49424730">
          <w:marLeft w:val="640"/>
          <w:marRight w:val="0"/>
          <w:marTop w:val="0"/>
          <w:marBottom w:val="0"/>
          <w:divBdr>
            <w:top w:val="none" w:sz="0" w:space="0" w:color="auto"/>
            <w:left w:val="none" w:sz="0" w:space="0" w:color="auto"/>
            <w:bottom w:val="none" w:sz="0" w:space="0" w:color="auto"/>
            <w:right w:val="none" w:sz="0" w:space="0" w:color="auto"/>
          </w:divBdr>
        </w:div>
        <w:div w:id="1923029151">
          <w:marLeft w:val="640"/>
          <w:marRight w:val="0"/>
          <w:marTop w:val="0"/>
          <w:marBottom w:val="0"/>
          <w:divBdr>
            <w:top w:val="none" w:sz="0" w:space="0" w:color="auto"/>
            <w:left w:val="none" w:sz="0" w:space="0" w:color="auto"/>
            <w:bottom w:val="none" w:sz="0" w:space="0" w:color="auto"/>
            <w:right w:val="none" w:sz="0" w:space="0" w:color="auto"/>
          </w:divBdr>
        </w:div>
        <w:div w:id="302855285">
          <w:marLeft w:val="640"/>
          <w:marRight w:val="0"/>
          <w:marTop w:val="0"/>
          <w:marBottom w:val="0"/>
          <w:divBdr>
            <w:top w:val="none" w:sz="0" w:space="0" w:color="auto"/>
            <w:left w:val="none" w:sz="0" w:space="0" w:color="auto"/>
            <w:bottom w:val="none" w:sz="0" w:space="0" w:color="auto"/>
            <w:right w:val="none" w:sz="0" w:space="0" w:color="auto"/>
          </w:divBdr>
        </w:div>
        <w:div w:id="1525703195">
          <w:marLeft w:val="640"/>
          <w:marRight w:val="0"/>
          <w:marTop w:val="0"/>
          <w:marBottom w:val="0"/>
          <w:divBdr>
            <w:top w:val="none" w:sz="0" w:space="0" w:color="auto"/>
            <w:left w:val="none" w:sz="0" w:space="0" w:color="auto"/>
            <w:bottom w:val="none" w:sz="0" w:space="0" w:color="auto"/>
            <w:right w:val="none" w:sz="0" w:space="0" w:color="auto"/>
          </w:divBdr>
        </w:div>
        <w:div w:id="692611990">
          <w:marLeft w:val="640"/>
          <w:marRight w:val="0"/>
          <w:marTop w:val="0"/>
          <w:marBottom w:val="0"/>
          <w:divBdr>
            <w:top w:val="none" w:sz="0" w:space="0" w:color="auto"/>
            <w:left w:val="none" w:sz="0" w:space="0" w:color="auto"/>
            <w:bottom w:val="none" w:sz="0" w:space="0" w:color="auto"/>
            <w:right w:val="none" w:sz="0" w:space="0" w:color="auto"/>
          </w:divBdr>
        </w:div>
        <w:div w:id="109933453">
          <w:marLeft w:val="640"/>
          <w:marRight w:val="0"/>
          <w:marTop w:val="0"/>
          <w:marBottom w:val="0"/>
          <w:divBdr>
            <w:top w:val="none" w:sz="0" w:space="0" w:color="auto"/>
            <w:left w:val="none" w:sz="0" w:space="0" w:color="auto"/>
            <w:bottom w:val="none" w:sz="0" w:space="0" w:color="auto"/>
            <w:right w:val="none" w:sz="0" w:space="0" w:color="auto"/>
          </w:divBdr>
        </w:div>
        <w:div w:id="963999616">
          <w:marLeft w:val="640"/>
          <w:marRight w:val="0"/>
          <w:marTop w:val="0"/>
          <w:marBottom w:val="0"/>
          <w:divBdr>
            <w:top w:val="none" w:sz="0" w:space="0" w:color="auto"/>
            <w:left w:val="none" w:sz="0" w:space="0" w:color="auto"/>
            <w:bottom w:val="none" w:sz="0" w:space="0" w:color="auto"/>
            <w:right w:val="none" w:sz="0" w:space="0" w:color="auto"/>
          </w:divBdr>
        </w:div>
        <w:div w:id="2073887118">
          <w:marLeft w:val="640"/>
          <w:marRight w:val="0"/>
          <w:marTop w:val="0"/>
          <w:marBottom w:val="0"/>
          <w:divBdr>
            <w:top w:val="none" w:sz="0" w:space="0" w:color="auto"/>
            <w:left w:val="none" w:sz="0" w:space="0" w:color="auto"/>
            <w:bottom w:val="none" w:sz="0" w:space="0" w:color="auto"/>
            <w:right w:val="none" w:sz="0" w:space="0" w:color="auto"/>
          </w:divBdr>
        </w:div>
        <w:div w:id="1254631886">
          <w:marLeft w:val="640"/>
          <w:marRight w:val="0"/>
          <w:marTop w:val="0"/>
          <w:marBottom w:val="0"/>
          <w:divBdr>
            <w:top w:val="none" w:sz="0" w:space="0" w:color="auto"/>
            <w:left w:val="none" w:sz="0" w:space="0" w:color="auto"/>
            <w:bottom w:val="none" w:sz="0" w:space="0" w:color="auto"/>
            <w:right w:val="none" w:sz="0" w:space="0" w:color="auto"/>
          </w:divBdr>
        </w:div>
        <w:div w:id="1225216915">
          <w:marLeft w:val="640"/>
          <w:marRight w:val="0"/>
          <w:marTop w:val="0"/>
          <w:marBottom w:val="0"/>
          <w:divBdr>
            <w:top w:val="none" w:sz="0" w:space="0" w:color="auto"/>
            <w:left w:val="none" w:sz="0" w:space="0" w:color="auto"/>
            <w:bottom w:val="none" w:sz="0" w:space="0" w:color="auto"/>
            <w:right w:val="none" w:sz="0" w:space="0" w:color="auto"/>
          </w:divBdr>
        </w:div>
        <w:div w:id="1515000454">
          <w:marLeft w:val="640"/>
          <w:marRight w:val="0"/>
          <w:marTop w:val="0"/>
          <w:marBottom w:val="0"/>
          <w:divBdr>
            <w:top w:val="none" w:sz="0" w:space="0" w:color="auto"/>
            <w:left w:val="none" w:sz="0" w:space="0" w:color="auto"/>
            <w:bottom w:val="none" w:sz="0" w:space="0" w:color="auto"/>
            <w:right w:val="none" w:sz="0" w:space="0" w:color="auto"/>
          </w:divBdr>
        </w:div>
        <w:div w:id="2137526112">
          <w:marLeft w:val="640"/>
          <w:marRight w:val="0"/>
          <w:marTop w:val="0"/>
          <w:marBottom w:val="0"/>
          <w:divBdr>
            <w:top w:val="none" w:sz="0" w:space="0" w:color="auto"/>
            <w:left w:val="none" w:sz="0" w:space="0" w:color="auto"/>
            <w:bottom w:val="none" w:sz="0" w:space="0" w:color="auto"/>
            <w:right w:val="none" w:sz="0" w:space="0" w:color="auto"/>
          </w:divBdr>
        </w:div>
        <w:div w:id="600722274">
          <w:marLeft w:val="640"/>
          <w:marRight w:val="0"/>
          <w:marTop w:val="0"/>
          <w:marBottom w:val="0"/>
          <w:divBdr>
            <w:top w:val="none" w:sz="0" w:space="0" w:color="auto"/>
            <w:left w:val="none" w:sz="0" w:space="0" w:color="auto"/>
            <w:bottom w:val="none" w:sz="0" w:space="0" w:color="auto"/>
            <w:right w:val="none" w:sz="0" w:space="0" w:color="auto"/>
          </w:divBdr>
        </w:div>
        <w:div w:id="149181359">
          <w:marLeft w:val="640"/>
          <w:marRight w:val="0"/>
          <w:marTop w:val="0"/>
          <w:marBottom w:val="0"/>
          <w:divBdr>
            <w:top w:val="none" w:sz="0" w:space="0" w:color="auto"/>
            <w:left w:val="none" w:sz="0" w:space="0" w:color="auto"/>
            <w:bottom w:val="none" w:sz="0" w:space="0" w:color="auto"/>
            <w:right w:val="none" w:sz="0" w:space="0" w:color="auto"/>
          </w:divBdr>
        </w:div>
        <w:div w:id="454299351">
          <w:marLeft w:val="640"/>
          <w:marRight w:val="0"/>
          <w:marTop w:val="0"/>
          <w:marBottom w:val="0"/>
          <w:divBdr>
            <w:top w:val="none" w:sz="0" w:space="0" w:color="auto"/>
            <w:left w:val="none" w:sz="0" w:space="0" w:color="auto"/>
            <w:bottom w:val="none" w:sz="0" w:space="0" w:color="auto"/>
            <w:right w:val="none" w:sz="0" w:space="0" w:color="auto"/>
          </w:divBdr>
        </w:div>
        <w:div w:id="2054619438">
          <w:marLeft w:val="640"/>
          <w:marRight w:val="0"/>
          <w:marTop w:val="0"/>
          <w:marBottom w:val="0"/>
          <w:divBdr>
            <w:top w:val="none" w:sz="0" w:space="0" w:color="auto"/>
            <w:left w:val="none" w:sz="0" w:space="0" w:color="auto"/>
            <w:bottom w:val="none" w:sz="0" w:space="0" w:color="auto"/>
            <w:right w:val="none" w:sz="0" w:space="0" w:color="auto"/>
          </w:divBdr>
        </w:div>
        <w:div w:id="705908596">
          <w:marLeft w:val="640"/>
          <w:marRight w:val="0"/>
          <w:marTop w:val="0"/>
          <w:marBottom w:val="0"/>
          <w:divBdr>
            <w:top w:val="none" w:sz="0" w:space="0" w:color="auto"/>
            <w:left w:val="none" w:sz="0" w:space="0" w:color="auto"/>
            <w:bottom w:val="none" w:sz="0" w:space="0" w:color="auto"/>
            <w:right w:val="none" w:sz="0" w:space="0" w:color="auto"/>
          </w:divBdr>
        </w:div>
        <w:div w:id="1091046482">
          <w:marLeft w:val="640"/>
          <w:marRight w:val="0"/>
          <w:marTop w:val="0"/>
          <w:marBottom w:val="0"/>
          <w:divBdr>
            <w:top w:val="none" w:sz="0" w:space="0" w:color="auto"/>
            <w:left w:val="none" w:sz="0" w:space="0" w:color="auto"/>
            <w:bottom w:val="none" w:sz="0" w:space="0" w:color="auto"/>
            <w:right w:val="none" w:sz="0" w:space="0" w:color="auto"/>
          </w:divBdr>
        </w:div>
        <w:div w:id="1748108183">
          <w:marLeft w:val="640"/>
          <w:marRight w:val="0"/>
          <w:marTop w:val="0"/>
          <w:marBottom w:val="0"/>
          <w:divBdr>
            <w:top w:val="none" w:sz="0" w:space="0" w:color="auto"/>
            <w:left w:val="none" w:sz="0" w:space="0" w:color="auto"/>
            <w:bottom w:val="none" w:sz="0" w:space="0" w:color="auto"/>
            <w:right w:val="none" w:sz="0" w:space="0" w:color="auto"/>
          </w:divBdr>
        </w:div>
        <w:div w:id="537354797">
          <w:marLeft w:val="640"/>
          <w:marRight w:val="0"/>
          <w:marTop w:val="0"/>
          <w:marBottom w:val="0"/>
          <w:divBdr>
            <w:top w:val="none" w:sz="0" w:space="0" w:color="auto"/>
            <w:left w:val="none" w:sz="0" w:space="0" w:color="auto"/>
            <w:bottom w:val="none" w:sz="0" w:space="0" w:color="auto"/>
            <w:right w:val="none" w:sz="0" w:space="0" w:color="auto"/>
          </w:divBdr>
        </w:div>
        <w:div w:id="1164587324">
          <w:marLeft w:val="640"/>
          <w:marRight w:val="0"/>
          <w:marTop w:val="0"/>
          <w:marBottom w:val="0"/>
          <w:divBdr>
            <w:top w:val="none" w:sz="0" w:space="0" w:color="auto"/>
            <w:left w:val="none" w:sz="0" w:space="0" w:color="auto"/>
            <w:bottom w:val="none" w:sz="0" w:space="0" w:color="auto"/>
            <w:right w:val="none" w:sz="0" w:space="0" w:color="auto"/>
          </w:divBdr>
        </w:div>
        <w:div w:id="11683991">
          <w:marLeft w:val="640"/>
          <w:marRight w:val="0"/>
          <w:marTop w:val="0"/>
          <w:marBottom w:val="0"/>
          <w:divBdr>
            <w:top w:val="none" w:sz="0" w:space="0" w:color="auto"/>
            <w:left w:val="none" w:sz="0" w:space="0" w:color="auto"/>
            <w:bottom w:val="none" w:sz="0" w:space="0" w:color="auto"/>
            <w:right w:val="none" w:sz="0" w:space="0" w:color="auto"/>
          </w:divBdr>
        </w:div>
        <w:div w:id="855460754">
          <w:marLeft w:val="640"/>
          <w:marRight w:val="0"/>
          <w:marTop w:val="0"/>
          <w:marBottom w:val="0"/>
          <w:divBdr>
            <w:top w:val="none" w:sz="0" w:space="0" w:color="auto"/>
            <w:left w:val="none" w:sz="0" w:space="0" w:color="auto"/>
            <w:bottom w:val="none" w:sz="0" w:space="0" w:color="auto"/>
            <w:right w:val="none" w:sz="0" w:space="0" w:color="auto"/>
          </w:divBdr>
        </w:div>
        <w:div w:id="1947999187">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1058550">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4163648">
      <w:bodyDiv w:val="1"/>
      <w:marLeft w:val="0"/>
      <w:marRight w:val="0"/>
      <w:marTop w:val="0"/>
      <w:marBottom w:val="0"/>
      <w:divBdr>
        <w:top w:val="none" w:sz="0" w:space="0" w:color="auto"/>
        <w:left w:val="none" w:sz="0" w:space="0" w:color="auto"/>
        <w:bottom w:val="none" w:sz="0" w:space="0" w:color="auto"/>
        <w:right w:val="none" w:sz="0" w:space="0" w:color="auto"/>
      </w:divBdr>
      <w:divsChild>
        <w:div w:id="1191411372">
          <w:marLeft w:val="640"/>
          <w:marRight w:val="0"/>
          <w:marTop w:val="0"/>
          <w:marBottom w:val="0"/>
          <w:divBdr>
            <w:top w:val="none" w:sz="0" w:space="0" w:color="auto"/>
            <w:left w:val="none" w:sz="0" w:space="0" w:color="auto"/>
            <w:bottom w:val="none" w:sz="0" w:space="0" w:color="auto"/>
            <w:right w:val="none" w:sz="0" w:space="0" w:color="auto"/>
          </w:divBdr>
        </w:div>
        <w:div w:id="266738906">
          <w:marLeft w:val="640"/>
          <w:marRight w:val="0"/>
          <w:marTop w:val="0"/>
          <w:marBottom w:val="0"/>
          <w:divBdr>
            <w:top w:val="none" w:sz="0" w:space="0" w:color="auto"/>
            <w:left w:val="none" w:sz="0" w:space="0" w:color="auto"/>
            <w:bottom w:val="none" w:sz="0" w:space="0" w:color="auto"/>
            <w:right w:val="none" w:sz="0" w:space="0" w:color="auto"/>
          </w:divBdr>
        </w:div>
        <w:div w:id="350031441">
          <w:marLeft w:val="640"/>
          <w:marRight w:val="0"/>
          <w:marTop w:val="0"/>
          <w:marBottom w:val="0"/>
          <w:divBdr>
            <w:top w:val="none" w:sz="0" w:space="0" w:color="auto"/>
            <w:left w:val="none" w:sz="0" w:space="0" w:color="auto"/>
            <w:bottom w:val="none" w:sz="0" w:space="0" w:color="auto"/>
            <w:right w:val="none" w:sz="0" w:space="0" w:color="auto"/>
          </w:divBdr>
        </w:div>
        <w:div w:id="343363458">
          <w:marLeft w:val="640"/>
          <w:marRight w:val="0"/>
          <w:marTop w:val="0"/>
          <w:marBottom w:val="0"/>
          <w:divBdr>
            <w:top w:val="none" w:sz="0" w:space="0" w:color="auto"/>
            <w:left w:val="none" w:sz="0" w:space="0" w:color="auto"/>
            <w:bottom w:val="none" w:sz="0" w:space="0" w:color="auto"/>
            <w:right w:val="none" w:sz="0" w:space="0" w:color="auto"/>
          </w:divBdr>
        </w:div>
        <w:div w:id="232856523">
          <w:marLeft w:val="640"/>
          <w:marRight w:val="0"/>
          <w:marTop w:val="0"/>
          <w:marBottom w:val="0"/>
          <w:divBdr>
            <w:top w:val="none" w:sz="0" w:space="0" w:color="auto"/>
            <w:left w:val="none" w:sz="0" w:space="0" w:color="auto"/>
            <w:bottom w:val="none" w:sz="0" w:space="0" w:color="auto"/>
            <w:right w:val="none" w:sz="0" w:space="0" w:color="auto"/>
          </w:divBdr>
        </w:div>
        <w:div w:id="680082353">
          <w:marLeft w:val="640"/>
          <w:marRight w:val="0"/>
          <w:marTop w:val="0"/>
          <w:marBottom w:val="0"/>
          <w:divBdr>
            <w:top w:val="none" w:sz="0" w:space="0" w:color="auto"/>
            <w:left w:val="none" w:sz="0" w:space="0" w:color="auto"/>
            <w:bottom w:val="none" w:sz="0" w:space="0" w:color="auto"/>
            <w:right w:val="none" w:sz="0" w:space="0" w:color="auto"/>
          </w:divBdr>
        </w:div>
        <w:div w:id="1140880433">
          <w:marLeft w:val="640"/>
          <w:marRight w:val="0"/>
          <w:marTop w:val="0"/>
          <w:marBottom w:val="0"/>
          <w:divBdr>
            <w:top w:val="none" w:sz="0" w:space="0" w:color="auto"/>
            <w:left w:val="none" w:sz="0" w:space="0" w:color="auto"/>
            <w:bottom w:val="none" w:sz="0" w:space="0" w:color="auto"/>
            <w:right w:val="none" w:sz="0" w:space="0" w:color="auto"/>
          </w:divBdr>
        </w:div>
        <w:div w:id="286858285">
          <w:marLeft w:val="640"/>
          <w:marRight w:val="0"/>
          <w:marTop w:val="0"/>
          <w:marBottom w:val="0"/>
          <w:divBdr>
            <w:top w:val="none" w:sz="0" w:space="0" w:color="auto"/>
            <w:left w:val="none" w:sz="0" w:space="0" w:color="auto"/>
            <w:bottom w:val="none" w:sz="0" w:space="0" w:color="auto"/>
            <w:right w:val="none" w:sz="0" w:space="0" w:color="auto"/>
          </w:divBdr>
        </w:div>
        <w:div w:id="1488009406">
          <w:marLeft w:val="640"/>
          <w:marRight w:val="0"/>
          <w:marTop w:val="0"/>
          <w:marBottom w:val="0"/>
          <w:divBdr>
            <w:top w:val="none" w:sz="0" w:space="0" w:color="auto"/>
            <w:left w:val="none" w:sz="0" w:space="0" w:color="auto"/>
            <w:bottom w:val="none" w:sz="0" w:space="0" w:color="auto"/>
            <w:right w:val="none" w:sz="0" w:space="0" w:color="auto"/>
          </w:divBdr>
        </w:div>
        <w:div w:id="1448892840">
          <w:marLeft w:val="640"/>
          <w:marRight w:val="0"/>
          <w:marTop w:val="0"/>
          <w:marBottom w:val="0"/>
          <w:divBdr>
            <w:top w:val="none" w:sz="0" w:space="0" w:color="auto"/>
            <w:left w:val="none" w:sz="0" w:space="0" w:color="auto"/>
            <w:bottom w:val="none" w:sz="0" w:space="0" w:color="auto"/>
            <w:right w:val="none" w:sz="0" w:space="0" w:color="auto"/>
          </w:divBdr>
        </w:div>
        <w:div w:id="1923220598">
          <w:marLeft w:val="640"/>
          <w:marRight w:val="0"/>
          <w:marTop w:val="0"/>
          <w:marBottom w:val="0"/>
          <w:divBdr>
            <w:top w:val="none" w:sz="0" w:space="0" w:color="auto"/>
            <w:left w:val="none" w:sz="0" w:space="0" w:color="auto"/>
            <w:bottom w:val="none" w:sz="0" w:space="0" w:color="auto"/>
            <w:right w:val="none" w:sz="0" w:space="0" w:color="auto"/>
          </w:divBdr>
        </w:div>
        <w:div w:id="1578323443">
          <w:marLeft w:val="640"/>
          <w:marRight w:val="0"/>
          <w:marTop w:val="0"/>
          <w:marBottom w:val="0"/>
          <w:divBdr>
            <w:top w:val="none" w:sz="0" w:space="0" w:color="auto"/>
            <w:left w:val="none" w:sz="0" w:space="0" w:color="auto"/>
            <w:bottom w:val="none" w:sz="0" w:space="0" w:color="auto"/>
            <w:right w:val="none" w:sz="0" w:space="0" w:color="auto"/>
          </w:divBdr>
        </w:div>
        <w:div w:id="405878405">
          <w:marLeft w:val="640"/>
          <w:marRight w:val="0"/>
          <w:marTop w:val="0"/>
          <w:marBottom w:val="0"/>
          <w:divBdr>
            <w:top w:val="none" w:sz="0" w:space="0" w:color="auto"/>
            <w:left w:val="none" w:sz="0" w:space="0" w:color="auto"/>
            <w:bottom w:val="none" w:sz="0" w:space="0" w:color="auto"/>
            <w:right w:val="none" w:sz="0" w:space="0" w:color="auto"/>
          </w:divBdr>
        </w:div>
        <w:div w:id="1158692373">
          <w:marLeft w:val="640"/>
          <w:marRight w:val="0"/>
          <w:marTop w:val="0"/>
          <w:marBottom w:val="0"/>
          <w:divBdr>
            <w:top w:val="none" w:sz="0" w:space="0" w:color="auto"/>
            <w:left w:val="none" w:sz="0" w:space="0" w:color="auto"/>
            <w:bottom w:val="none" w:sz="0" w:space="0" w:color="auto"/>
            <w:right w:val="none" w:sz="0" w:space="0" w:color="auto"/>
          </w:divBdr>
        </w:div>
        <w:div w:id="354037426">
          <w:marLeft w:val="640"/>
          <w:marRight w:val="0"/>
          <w:marTop w:val="0"/>
          <w:marBottom w:val="0"/>
          <w:divBdr>
            <w:top w:val="none" w:sz="0" w:space="0" w:color="auto"/>
            <w:left w:val="none" w:sz="0" w:space="0" w:color="auto"/>
            <w:bottom w:val="none" w:sz="0" w:space="0" w:color="auto"/>
            <w:right w:val="none" w:sz="0" w:space="0" w:color="auto"/>
          </w:divBdr>
        </w:div>
        <w:div w:id="1596087466">
          <w:marLeft w:val="640"/>
          <w:marRight w:val="0"/>
          <w:marTop w:val="0"/>
          <w:marBottom w:val="0"/>
          <w:divBdr>
            <w:top w:val="none" w:sz="0" w:space="0" w:color="auto"/>
            <w:left w:val="none" w:sz="0" w:space="0" w:color="auto"/>
            <w:bottom w:val="none" w:sz="0" w:space="0" w:color="auto"/>
            <w:right w:val="none" w:sz="0" w:space="0" w:color="auto"/>
          </w:divBdr>
        </w:div>
        <w:div w:id="273487579">
          <w:marLeft w:val="640"/>
          <w:marRight w:val="0"/>
          <w:marTop w:val="0"/>
          <w:marBottom w:val="0"/>
          <w:divBdr>
            <w:top w:val="none" w:sz="0" w:space="0" w:color="auto"/>
            <w:left w:val="none" w:sz="0" w:space="0" w:color="auto"/>
            <w:bottom w:val="none" w:sz="0" w:space="0" w:color="auto"/>
            <w:right w:val="none" w:sz="0" w:space="0" w:color="auto"/>
          </w:divBdr>
        </w:div>
        <w:div w:id="2081169083">
          <w:marLeft w:val="640"/>
          <w:marRight w:val="0"/>
          <w:marTop w:val="0"/>
          <w:marBottom w:val="0"/>
          <w:divBdr>
            <w:top w:val="none" w:sz="0" w:space="0" w:color="auto"/>
            <w:left w:val="none" w:sz="0" w:space="0" w:color="auto"/>
            <w:bottom w:val="none" w:sz="0" w:space="0" w:color="auto"/>
            <w:right w:val="none" w:sz="0" w:space="0" w:color="auto"/>
          </w:divBdr>
        </w:div>
        <w:div w:id="556743505">
          <w:marLeft w:val="640"/>
          <w:marRight w:val="0"/>
          <w:marTop w:val="0"/>
          <w:marBottom w:val="0"/>
          <w:divBdr>
            <w:top w:val="none" w:sz="0" w:space="0" w:color="auto"/>
            <w:left w:val="none" w:sz="0" w:space="0" w:color="auto"/>
            <w:bottom w:val="none" w:sz="0" w:space="0" w:color="auto"/>
            <w:right w:val="none" w:sz="0" w:space="0" w:color="auto"/>
          </w:divBdr>
        </w:div>
        <w:div w:id="1505827334">
          <w:marLeft w:val="640"/>
          <w:marRight w:val="0"/>
          <w:marTop w:val="0"/>
          <w:marBottom w:val="0"/>
          <w:divBdr>
            <w:top w:val="none" w:sz="0" w:space="0" w:color="auto"/>
            <w:left w:val="none" w:sz="0" w:space="0" w:color="auto"/>
            <w:bottom w:val="none" w:sz="0" w:space="0" w:color="auto"/>
            <w:right w:val="none" w:sz="0" w:space="0" w:color="auto"/>
          </w:divBdr>
        </w:div>
        <w:div w:id="324676082">
          <w:marLeft w:val="640"/>
          <w:marRight w:val="0"/>
          <w:marTop w:val="0"/>
          <w:marBottom w:val="0"/>
          <w:divBdr>
            <w:top w:val="none" w:sz="0" w:space="0" w:color="auto"/>
            <w:left w:val="none" w:sz="0" w:space="0" w:color="auto"/>
            <w:bottom w:val="none" w:sz="0" w:space="0" w:color="auto"/>
            <w:right w:val="none" w:sz="0" w:space="0" w:color="auto"/>
          </w:divBdr>
        </w:div>
        <w:div w:id="17050411">
          <w:marLeft w:val="640"/>
          <w:marRight w:val="0"/>
          <w:marTop w:val="0"/>
          <w:marBottom w:val="0"/>
          <w:divBdr>
            <w:top w:val="none" w:sz="0" w:space="0" w:color="auto"/>
            <w:left w:val="none" w:sz="0" w:space="0" w:color="auto"/>
            <w:bottom w:val="none" w:sz="0" w:space="0" w:color="auto"/>
            <w:right w:val="none" w:sz="0" w:space="0" w:color="auto"/>
          </w:divBdr>
        </w:div>
        <w:div w:id="763889083">
          <w:marLeft w:val="640"/>
          <w:marRight w:val="0"/>
          <w:marTop w:val="0"/>
          <w:marBottom w:val="0"/>
          <w:divBdr>
            <w:top w:val="none" w:sz="0" w:space="0" w:color="auto"/>
            <w:left w:val="none" w:sz="0" w:space="0" w:color="auto"/>
            <w:bottom w:val="none" w:sz="0" w:space="0" w:color="auto"/>
            <w:right w:val="none" w:sz="0" w:space="0" w:color="auto"/>
          </w:divBdr>
        </w:div>
        <w:div w:id="1842312789">
          <w:marLeft w:val="640"/>
          <w:marRight w:val="0"/>
          <w:marTop w:val="0"/>
          <w:marBottom w:val="0"/>
          <w:divBdr>
            <w:top w:val="none" w:sz="0" w:space="0" w:color="auto"/>
            <w:left w:val="none" w:sz="0" w:space="0" w:color="auto"/>
            <w:bottom w:val="none" w:sz="0" w:space="0" w:color="auto"/>
            <w:right w:val="none" w:sz="0" w:space="0" w:color="auto"/>
          </w:divBdr>
        </w:div>
        <w:div w:id="1351837011">
          <w:marLeft w:val="640"/>
          <w:marRight w:val="0"/>
          <w:marTop w:val="0"/>
          <w:marBottom w:val="0"/>
          <w:divBdr>
            <w:top w:val="none" w:sz="0" w:space="0" w:color="auto"/>
            <w:left w:val="none" w:sz="0" w:space="0" w:color="auto"/>
            <w:bottom w:val="none" w:sz="0" w:space="0" w:color="auto"/>
            <w:right w:val="none" w:sz="0" w:space="0" w:color="auto"/>
          </w:divBdr>
        </w:div>
        <w:div w:id="766387921">
          <w:marLeft w:val="640"/>
          <w:marRight w:val="0"/>
          <w:marTop w:val="0"/>
          <w:marBottom w:val="0"/>
          <w:divBdr>
            <w:top w:val="none" w:sz="0" w:space="0" w:color="auto"/>
            <w:left w:val="none" w:sz="0" w:space="0" w:color="auto"/>
            <w:bottom w:val="none" w:sz="0" w:space="0" w:color="auto"/>
            <w:right w:val="none" w:sz="0" w:space="0" w:color="auto"/>
          </w:divBdr>
        </w:div>
        <w:div w:id="926891405">
          <w:marLeft w:val="640"/>
          <w:marRight w:val="0"/>
          <w:marTop w:val="0"/>
          <w:marBottom w:val="0"/>
          <w:divBdr>
            <w:top w:val="none" w:sz="0" w:space="0" w:color="auto"/>
            <w:left w:val="none" w:sz="0" w:space="0" w:color="auto"/>
            <w:bottom w:val="none" w:sz="0" w:space="0" w:color="auto"/>
            <w:right w:val="none" w:sz="0" w:space="0" w:color="auto"/>
          </w:divBdr>
        </w:div>
        <w:div w:id="291256588">
          <w:marLeft w:val="640"/>
          <w:marRight w:val="0"/>
          <w:marTop w:val="0"/>
          <w:marBottom w:val="0"/>
          <w:divBdr>
            <w:top w:val="none" w:sz="0" w:space="0" w:color="auto"/>
            <w:left w:val="none" w:sz="0" w:space="0" w:color="auto"/>
            <w:bottom w:val="none" w:sz="0" w:space="0" w:color="auto"/>
            <w:right w:val="none" w:sz="0" w:space="0" w:color="auto"/>
          </w:divBdr>
        </w:div>
        <w:div w:id="548761809">
          <w:marLeft w:val="640"/>
          <w:marRight w:val="0"/>
          <w:marTop w:val="0"/>
          <w:marBottom w:val="0"/>
          <w:divBdr>
            <w:top w:val="none" w:sz="0" w:space="0" w:color="auto"/>
            <w:left w:val="none" w:sz="0" w:space="0" w:color="auto"/>
            <w:bottom w:val="none" w:sz="0" w:space="0" w:color="auto"/>
            <w:right w:val="none" w:sz="0" w:space="0" w:color="auto"/>
          </w:divBdr>
        </w:div>
        <w:div w:id="1893079471">
          <w:marLeft w:val="640"/>
          <w:marRight w:val="0"/>
          <w:marTop w:val="0"/>
          <w:marBottom w:val="0"/>
          <w:divBdr>
            <w:top w:val="none" w:sz="0" w:space="0" w:color="auto"/>
            <w:left w:val="none" w:sz="0" w:space="0" w:color="auto"/>
            <w:bottom w:val="none" w:sz="0" w:space="0" w:color="auto"/>
            <w:right w:val="none" w:sz="0" w:space="0" w:color="auto"/>
          </w:divBdr>
        </w:div>
        <w:div w:id="1333483620">
          <w:marLeft w:val="640"/>
          <w:marRight w:val="0"/>
          <w:marTop w:val="0"/>
          <w:marBottom w:val="0"/>
          <w:divBdr>
            <w:top w:val="none" w:sz="0" w:space="0" w:color="auto"/>
            <w:left w:val="none" w:sz="0" w:space="0" w:color="auto"/>
            <w:bottom w:val="none" w:sz="0" w:space="0" w:color="auto"/>
            <w:right w:val="none" w:sz="0" w:space="0" w:color="auto"/>
          </w:divBdr>
        </w:div>
        <w:div w:id="117458496">
          <w:marLeft w:val="640"/>
          <w:marRight w:val="0"/>
          <w:marTop w:val="0"/>
          <w:marBottom w:val="0"/>
          <w:divBdr>
            <w:top w:val="none" w:sz="0" w:space="0" w:color="auto"/>
            <w:left w:val="none" w:sz="0" w:space="0" w:color="auto"/>
            <w:bottom w:val="none" w:sz="0" w:space="0" w:color="auto"/>
            <w:right w:val="none" w:sz="0" w:space="0" w:color="auto"/>
          </w:divBdr>
        </w:div>
        <w:div w:id="434907150">
          <w:marLeft w:val="640"/>
          <w:marRight w:val="0"/>
          <w:marTop w:val="0"/>
          <w:marBottom w:val="0"/>
          <w:divBdr>
            <w:top w:val="none" w:sz="0" w:space="0" w:color="auto"/>
            <w:left w:val="none" w:sz="0" w:space="0" w:color="auto"/>
            <w:bottom w:val="none" w:sz="0" w:space="0" w:color="auto"/>
            <w:right w:val="none" w:sz="0" w:space="0" w:color="auto"/>
          </w:divBdr>
        </w:div>
        <w:div w:id="1890917630">
          <w:marLeft w:val="640"/>
          <w:marRight w:val="0"/>
          <w:marTop w:val="0"/>
          <w:marBottom w:val="0"/>
          <w:divBdr>
            <w:top w:val="none" w:sz="0" w:space="0" w:color="auto"/>
            <w:left w:val="none" w:sz="0" w:space="0" w:color="auto"/>
            <w:bottom w:val="none" w:sz="0" w:space="0" w:color="auto"/>
            <w:right w:val="none" w:sz="0" w:space="0" w:color="auto"/>
          </w:divBdr>
        </w:div>
        <w:div w:id="482239781">
          <w:marLeft w:val="640"/>
          <w:marRight w:val="0"/>
          <w:marTop w:val="0"/>
          <w:marBottom w:val="0"/>
          <w:divBdr>
            <w:top w:val="none" w:sz="0" w:space="0" w:color="auto"/>
            <w:left w:val="none" w:sz="0" w:space="0" w:color="auto"/>
            <w:bottom w:val="none" w:sz="0" w:space="0" w:color="auto"/>
            <w:right w:val="none" w:sz="0" w:space="0" w:color="auto"/>
          </w:divBdr>
        </w:div>
        <w:div w:id="1073549247">
          <w:marLeft w:val="640"/>
          <w:marRight w:val="0"/>
          <w:marTop w:val="0"/>
          <w:marBottom w:val="0"/>
          <w:divBdr>
            <w:top w:val="none" w:sz="0" w:space="0" w:color="auto"/>
            <w:left w:val="none" w:sz="0" w:space="0" w:color="auto"/>
            <w:bottom w:val="none" w:sz="0" w:space="0" w:color="auto"/>
            <w:right w:val="none" w:sz="0" w:space="0" w:color="auto"/>
          </w:divBdr>
        </w:div>
        <w:div w:id="767432632">
          <w:marLeft w:val="640"/>
          <w:marRight w:val="0"/>
          <w:marTop w:val="0"/>
          <w:marBottom w:val="0"/>
          <w:divBdr>
            <w:top w:val="none" w:sz="0" w:space="0" w:color="auto"/>
            <w:left w:val="none" w:sz="0" w:space="0" w:color="auto"/>
            <w:bottom w:val="none" w:sz="0" w:space="0" w:color="auto"/>
            <w:right w:val="none" w:sz="0" w:space="0" w:color="auto"/>
          </w:divBdr>
        </w:div>
        <w:div w:id="1559170582">
          <w:marLeft w:val="640"/>
          <w:marRight w:val="0"/>
          <w:marTop w:val="0"/>
          <w:marBottom w:val="0"/>
          <w:divBdr>
            <w:top w:val="none" w:sz="0" w:space="0" w:color="auto"/>
            <w:left w:val="none" w:sz="0" w:space="0" w:color="auto"/>
            <w:bottom w:val="none" w:sz="0" w:space="0" w:color="auto"/>
            <w:right w:val="none" w:sz="0" w:space="0" w:color="auto"/>
          </w:divBdr>
        </w:div>
        <w:div w:id="1017804585">
          <w:marLeft w:val="640"/>
          <w:marRight w:val="0"/>
          <w:marTop w:val="0"/>
          <w:marBottom w:val="0"/>
          <w:divBdr>
            <w:top w:val="none" w:sz="0" w:space="0" w:color="auto"/>
            <w:left w:val="none" w:sz="0" w:space="0" w:color="auto"/>
            <w:bottom w:val="none" w:sz="0" w:space="0" w:color="auto"/>
            <w:right w:val="none" w:sz="0" w:space="0" w:color="auto"/>
          </w:divBdr>
        </w:div>
        <w:div w:id="1592929983">
          <w:marLeft w:val="640"/>
          <w:marRight w:val="0"/>
          <w:marTop w:val="0"/>
          <w:marBottom w:val="0"/>
          <w:divBdr>
            <w:top w:val="none" w:sz="0" w:space="0" w:color="auto"/>
            <w:left w:val="none" w:sz="0" w:space="0" w:color="auto"/>
            <w:bottom w:val="none" w:sz="0" w:space="0" w:color="auto"/>
            <w:right w:val="none" w:sz="0" w:space="0" w:color="auto"/>
          </w:divBdr>
        </w:div>
        <w:div w:id="1866558974">
          <w:marLeft w:val="640"/>
          <w:marRight w:val="0"/>
          <w:marTop w:val="0"/>
          <w:marBottom w:val="0"/>
          <w:divBdr>
            <w:top w:val="none" w:sz="0" w:space="0" w:color="auto"/>
            <w:left w:val="none" w:sz="0" w:space="0" w:color="auto"/>
            <w:bottom w:val="none" w:sz="0" w:space="0" w:color="auto"/>
            <w:right w:val="none" w:sz="0" w:space="0" w:color="auto"/>
          </w:divBdr>
        </w:div>
        <w:div w:id="650595582">
          <w:marLeft w:val="640"/>
          <w:marRight w:val="0"/>
          <w:marTop w:val="0"/>
          <w:marBottom w:val="0"/>
          <w:divBdr>
            <w:top w:val="none" w:sz="0" w:space="0" w:color="auto"/>
            <w:left w:val="none" w:sz="0" w:space="0" w:color="auto"/>
            <w:bottom w:val="none" w:sz="0" w:space="0" w:color="auto"/>
            <w:right w:val="none" w:sz="0" w:space="0" w:color="auto"/>
          </w:divBdr>
        </w:div>
        <w:div w:id="1134836555">
          <w:marLeft w:val="640"/>
          <w:marRight w:val="0"/>
          <w:marTop w:val="0"/>
          <w:marBottom w:val="0"/>
          <w:divBdr>
            <w:top w:val="none" w:sz="0" w:space="0" w:color="auto"/>
            <w:left w:val="none" w:sz="0" w:space="0" w:color="auto"/>
            <w:bottom w:val="none" w:sz="0" w:space="0" w:color="auto"/>
            <w:right w:val="none" w:sz="0" w:space="0" w:color="auto"/>
          </w:divBdr>
        </w:div>
        <w:div w:id="25183658">
          <w:marLeft w:val="640"/>
          <w:marRight w:val="0"/>
          <w:marTop w:val="0"/>
          <w:marBottom w:val="0"/>
          <w:divBdr>
            <w:top w:val="none" w:sz="0" w:space="0" w:color="auto"/>
            <w:left w:val="none" w:sz="0" w:space="0" w:color="auto"/>
            <w:bottom w:val="none" w:sz="0" w:space="0" w:color="auto"/>
            <w:right w:val="none" w:sz="0" w:space="0" w:color="auto"/>
          </w:divBdr>
        </w:div>
        <w:div w:id="1294022124">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2175480">
      <w:bodyDiv w:val="1"/>
      <w:marLeft w:val="0"/>
      <w:marRight w:val="0"/>
      <w:marTop w:val="0"/>
      <w:marBottom w:val="0"/>
      <w:divBdr>
        <w:top w:val="none" w:sz="0" w:space="0" w:color="auto"/>
        <w:left w:val="none" w:sz="0" w:space="0" w:color="auto"/>
        <w:bottom w:val="none" w:sz="0" w:space="0" w:color="auto"/>
        <w:right w:val="none" w:sz="0" w:space="0" w:color="auto"/>
      </w:divBdr>
      <w:divsChild>
        <w:div w:id="617833750">
          <w:marLeft w:val="640"/>
          <w:marRight w:val="0"/>
          <w:marTop w:val="0"/>
          <w:marBottom w:val="0"/>
          <w:divBdr>
            <w:top w:val="none" w:sz="0" w:space="0" w:color="auto"/>
            <w:left w:val="none" w:sz="0" w:space="0" w:color="auto"/>
            <w:bottom w:val="none" w:sz="0" w:space="0" w:color="auto"/>
            <w:right w:val="none" w:sz="0" w:space="0" w:color="auto"/>
          </w:divBdr>
        </w:div>
        <w:div w:id="106699162">
          <w:marLeft w:val="640"/>
          <w:marRight w:val="0"/>
          <w:marTop w:val="0"/>
          <w:marBottom w:val="0"/>
          <w:divBdr>
            <w:top w:val="none" w:sz="0" w:space="0" w:color="auto"/>
            <w:left w:val="none" w:sz="0" w:space="0" w:color="auto"/>
            <w:bottom w:val="none" w:sz="0" w:space="0" w:color="auto"/>
            <w:right w:val="none" w:sz="0" w:space="0" w:color="auto"/>
          </w:divBdr>
        </w:div>
        <w:div w:id="1120342831">
          <w:marLeft w:val="640"/>
          <w:marRight w:val="0"/>
          <w:marTop w:val="0"/>
          <w:marBottom w:val="0"/>
          <w:divBdr>
            <w:top w:val="none" w:sz="0" w:space="0" w:color="auto"/>
            <w:left w:val="none" w:sz="0" w:space="0" w:color="auto"/>
            <w:bottom w:val="none" w:sz="0" w:space="0" w:color="auto"/>
            <w:right w:val="none" w:sz="0" w:space="0" w:color="auto"/>
          </w:divBdr>
        </w:div>
        <w:div w:id="2139058362">
          <w:marLeft w:val="640"/>
          <w:marRight w:val="0"/>
          <w:marTop w:val="0"/>
          <w:marBottom w:val="0"/>
          <w:divBdr>
            <w:top w:val="none" w:sz="0" w:space="0" w:color="auto"/>
            <w:left w:val="none" w:sz="0" w:space="0" w:color="auto"/>
            <w:bottom w:val="none" w:sz="0" w:space="0" w:color="auto"/>
            <w:right w:val="none" w:sz="0" w:space="0" w:color="auto"/>
          </w:divBdr>
        </w:div>
        <w:div w:id="1492864268">
          <w:marLeft w:val="640"/>
          <w:marRight w:val="0"/>
          <w:marTop w:val="0"/>
          <w:marBottom w:val="0"/>
          <w:divBdr>
            <w:top w:val="none" w:sz="0" w:space="0" w:color="auto"/>
            <w:left w:val="none" w:sz="0" w:space="0" w:color="auto"/>
            <w:bottom w:val="none" w:sz="0" w:space="0" w:color="auto"/>
            <w:right w:val="none" w:sz="0" w:space="0" w:color="auto"/>
          </w:divBdr>
        </w:div>
        <w:div w:id="1994409436">
          <w:marLeft w:val="640"/>
          <w:marRight w:val="0"/>
          <w:marTop w:val="0"/>
          <w:marBottom w:val="0"/>
          <w:divBdr>
            <w:top w:val="none" w:sz="0" w:space="0" w:color="auto"/>
            <w:left w:val="none" w:sz="0" w:space="0" w:color="auto"/>
            <w:bottom w:val="none" w:sz="0" w:space="0" w:color="auto"/>
            <w:right w:val="none" w:sz="0" w:space="0" w:color="auto"/>
          </w:divBdr>
        </w:div>
        <w:div w:id="319122559">
          <w:marLeft w:val="640"/>
          <w:marRight w:val="0"/>
          <w:marTop w:val="0"/>
          <w:marBottom w:val="0"/>
          <w:divBdr>
            <w:top w:val="none" w:sz="0" w:space="0" w:color="auto"/>
            <w:left w:val="none" w:sz="0" w:space="0" w:color="auto"/>
            <w:bottom w:val="none" w:sz="0" w:space="0" w:color="auto"/>
            <w:right w:val="none" w:sz="0" w:space="0" w:color="auto"/>
          </w:divBdr>
        </w:div>
        <w:div w:id="1156266334">
          <w:marLeft w:val="640"/>
          <w:marRight w:val="0"/>
          <w:marTop w:val="0"/>
          <w:marBottom w:val="0"/>
          <w:divBdr>
            <w:top w:val="none" w:sz="0" w:space="0" w:color="auto"/>
            <w:left w:val="none" w:sz="0" w:space="0" w:color="auto"/>
            <w:bottom w:val="none" w:sz="0" w:space="0" w:color="auto"/>
            <w:right w:val="none" w:sz="0" w:space="0" w:color="auto"/>
          </w:divBdr>
        </w:div>
        <w:div w:id="666444187">
          <w:marLeft w:val="640"/>
          <w:marRight w:val="0"/>
          <w:marTop w:val="0"/>
          <w:marBottom w:val="0"/>
          <w:divBdr>
            <w:top w:val="none" w:sz="0" w:space="0" w:color="auto"/>
            <w:left w:val="none" w:sz="0" w:space="0" w:color="auto"/>
            <w:bottom w:val="none" w:sz="0" w:space="0" w:color="auto"/>
            <w:right w:val="none" w:sz="0" w:space="0" w:color="auto"/>
          </w:divBdr>
        </w:div>
        <w:div w:id="1226916864">
          <w:marLeft w:val="640"/>
          <w:marRight w:val="0"/>
          <w:marTop w:val="0"/>
          <w:marBottom w:val="0"/>
          <w:divBdr>
            <w:top w:val="none" w:sz="0" w:space="0" w:color="auto"/>
            <w:left w:val="none" w:sz="0" w:space="0" w:color="auto"/>
            <w:bottom w:val="none" w:sz="0" w:space="0" w:color="auto"/>
            <w:right w:val="none" w:sz="0" w:space="0" w:color="auto"/>
          </w:divBdr>
        </w:div>
        <w:div w:id="1691830894">
          <w:marLeft w:val="640"/>
          <w:marRight w:val="0"/>
          <w:marTop w:val="0"/>
          <w:marBottom w:val="0"/>
          <w:divBdr>
            <w:top w:val="none" w:sz="0" w:space="0" w:color="auto"/>
            <w:left w:val="none" w:sz="0" w:space="0" w:color="auto"/>
            <w:bottom w:val="none" w:sz="0" w:space="0" w:color="auto"/>
            <w:right w:val="none" w:sz="0" w:space="0" w:color="auto"/>
          </w:divBdr>
        </w:div>
        <w:div w:id="1472213984">
          <w:marLeft w:val="640"/>
          <w:marRight w:val="0"/>
          <w:marTop w:val="0"/>
          <w:marBottom w:val="0"/>
          <w:divBdr>
            <w:top w:val="none" w:sz="0" w:space="0" w:color="auto"/>
            <w:left w:val="none" w:sz="0" w:space="0" w:color="auto"/>
            <w:bottom w:val="none" w:sz="0" w:space="0" w:color="auto"/>
            <w:right w:val="none" w:sz="0" w:space="0" w:color="auto"/>
          </w:divBdr>
        </w:div>
        <w:div w:id="1967421209">
          <w:marLeft w:val="640"/>
          <w:marRight w:val="0"/>
          <w:marTop w:val="0"/>
          <w:marBottom w:val="0"/>
          <w:divBdr>
            <w:top w:val="none" w:sz="0" w:space="0" w:color="auto"/>
            <w:left w:val="none" w:sz="0" w:space="0" w:color="auto"/>
            <w:bottom w:val="none" w:sz="0" w:space="0" w:color="auto"/>
            <w:right w:val="none" w:sz="0" w:space="0" w:color="auto"/>
          </w:divBdr>
        </w:div>
        <w:div w:id="1479111692">
          <w:marLeft w:val="640"/>
          <w:marRight w:val="0"/>
          <w:marTop w:val="0"/>
          <w:marBottom w:val="0"/>
          <w:divBdr>
            <w:top w:val="none" w:sz="0" w:space="0" w:color="auto"/>
            <w:left w:val="none" w:sz="0" w:space="0" w:color="auto"/>
            <w:bottom w:val="none" w:sz="0" w:space="0" w:color="auto"/>
            <w:right w:val="none" w:sz="0" w:space="0" w:color="auto"/>
          </w:divBdr>
        </w:div>
        <w:div w:id="647855635">
          <w:marLeft w:val="640"/>
          <w:marRight w:val="0"/>
          <w:marTop w:val="0"/>
          <w:marBottom w:val="0"/>
          <w:divBdr>
            <w:top w:val="none" w:sz="0" w:space="0" w:color="auto"/>
            <w:left w:val="none" w:sz="0" w:space="0" w:color="auto"/>
            <w:bottom w:val="none" w:sz="0" w:space="0" w:color="auto"/>
            <w:right w:val="none" w:sz="0" w:space="0" w:color="auto"/>
          </w:divBdr>
        </w:div>
        <w:div w:id="151723260">
          <w:marLeft w:val="640"/>
          <w:marRight w:val="0"/>
          <w:marTop w:val="0"/>
          <w:marBottom w:val="0"/>
          <w:divBdr>
            <w:top w:val="none" w:sz="0" w:space="0" w:color="auto"/>
            <w:left w:val="none" w:sz="0" w:space="0" w:color="auto"/>
            <w:bottom w:val="none" w:sz="0" w:space="0" w:color="auto"/>
            <w:right w:val="none" w:sz="0" w:space="0" w:color="auto"/>
          </w:divBdr>
        </w:div>
        <w:div w:id="116022603">
          <w:marLeft w:val="640"/>
          <w:marRight w:val="0"/>
          <w:marTop w:val="0"/>
          <w:marBottom w:val="0"/>
          <w:divBdr>
            <w:top w:val="none" w:sz="0" w:space="0" w:color="auto"/>
            <w:left w:val="none" w:sz="0" w:space="0" w:color="auto"/>
            <w:bottom w:val="none" w:sz="0" w:space="0" w:color="auto"/>
            <w:right w:val="none" w:sz="0" w:space="0" w:color="auto"/>
          </w:divBdr>
        </w:div>
        <w:div w:id="666514070">
          <w:marLeft w:val="640"/>
          <w:marRight w:val="0"/>
          <w:marTop w:val="0"/>
          <w:marBottom w:val="0"/>
          <w:divBdr>
            <w:top w:val="none" w:sz="0" w:space="0" w:color="auto"/>
            <w:left w:val="none" w:sz="0" w:space="0" w:color="auto"/>
            <w:bottom w:val="none" w:sz="0" w:space="0" w:color="auto"/>
            <w:right w:val="none" w:sz="0" w:space="0" w:color="auto"/>
          </w:divBdr>
        </w:div>
        <w:div w:id="550653779">
          <w:marLeft w:val="640"/>
          <w:marRight w:val="0"/>
          <w:marTop w:val="0"/>
          <w:marBottom w:val="0"/>
          <w:divBdr>
            <w:top w:val="none" w:sz="0" w:space="0" w:color="auto"/>
            <w:left w:val="none" w:sz="0" w:space="0" w:color="auto"/>
            <w:bottom w:val="none" w:sz="0" w:space="0" w:color="auto"/>
            <w:right w:val="none" w:sz="0" w:space="0" w:color="auto"/>
          </w:divBdr>
        </w:div>
        <w:div w:id="1645355672">
          <w:marLeft w:val="640"/>
          <w:marRight w:val="0"/>
          <w:marTop w:val="0"/>
          <w:marBottom w:val="0"/>
          <w:divBdr>
            <w:top w:val="none" w:sz="0" w:space="0" w:color="auto"/>
            <w:left w:val="none" w:sz="0" w:space="0" w:color="auto"/>
            <w:bottom w:val="none" w:sz="0" w:space="0" w:color="auto"/>
            <w:right w:val="none" w:sz="0" w:space="0" w:color="auto"/>
          </w:divBdr>
        </w:div>
        <w:div w:id="903370415">
          <w:marLeft w:val="640"/>
          <w:marRight w:val="0"/>
          <w:marTop w:val="0"/>
          <w:marBottom w:val="0"/>
          <w:divBdr>
            <w:top w:val="none" w:sz="0" w:space="0" w:color="auto"/>
            <w:left w:val="none" w:sz="0" w:space="0" w:color="auto"/>
            <w:bottom w:val="none" w:sz="0" w:space="0" w:color="auto"/>
            <w:right w:val="none" w:sz="0" w:space="0" w:color="auto"/>
          </w:divBdr>
        </w:div>
        <w:div w:id="1195657170">
          <w:marLeft w:val="640"/>
          <w:marRight w:val="0"/>
          <w:marTop w:val="0"/>
          <w:marBottom w:val="0"/>
          <w:divBdr>
            <w:top w:val="none" w:sz="0" w:space="0" w:color="auto"/>
            <w:left w:val="none" w:sz="0" w:space="0" w:color="auto"/>
            <w:bottom w:val="none" w:sz="0" w:space="0" w:color="auto"/>
            <w:right w:val="none" w:sz="0" w:space="0" w:color="auto"/>
          </w:divBdr>
        </w:div>
        <w:div w:id="758672230">
          <w:marLeft w:val="640"/>
          <w:marRight w:val="0"/>
          <w:marTop w:val="0"/>
          <w:marBottom w:val="0"/>
          <w:divBdr>
            <w:top w:val="none" w:sz="0" w:space="0" w:color="auto"/>
            <w:left w:val="none" w:sz="0" w:space="0" w:color="auto"/>
            <w:bottom w:val="none" w:sz="0" w:space="0" w:color="auto"/>
            <w:right w:val="none" w:sz="0" w:space="0" w:color="auto"/>
          </w:divBdr>
        </w:div>
        <w:div w:id="1194228694">
          <w:marLeft w:val="640"/>
          <w:marRight w:val="0"/>
          <w:marTop w:val="0"/>
          <w:marBottom w:val="0"/>
          <w:divBdr>
            <w:top w:val="none" w:sz="0" w:space="0" w:color="auto"/>
            <w:left w:val="none" w:sz="0" w:space="0" w:color="auto"/>
            <w:bottom w:val="none" w:sz="0" w:space="0" w:color="auto"/>
            <w:right w:val="none" w:sz="0" w:space="0" w:color="auto"/>
          </w:divBdr>
        </w:div>
        <w:div w:id="588198767">
          <w:marLeft w:val="640"/>
          <w:marRight w:val="0"/>
          <w:marTop w:val="0"/>
          <w:marBottom w:val="0"/>
          <w:divBdr>
            <w:top w:val="none" w:sz="0" w:space="0" w:color="auto"/>
            <w:left w:val="none" w:sz="0" w:space="0" w:color="auto"/>
            <w:bottom w:val="none" w:sz="0" w:space="0" w:color="auto"/>
            <w:right w:val="none" w:sz="0" w:space="0" w:color="auto"/>
          </w:divBdr>
        </w:div>
        <w:div w:id="652876150">
          <w:marLeft w:val="640"/>
          <w:marRight w:val="0"/>
          <w:marTop w:val="0"/>
          <w:marBottom w:val="0"/>
          <w:divBdr>
            <w:top w:val="none" w:sz="0" w:space="0" w:color="auto"/>
            <w:left w:val="none" w:sz="0" w:space="0" w:color="auto"/>
            <w:bottom w:val="none" w:sz="0" w:space="0" w:color="auto"/>
            <w:right w:val="none" w:sz="0" w:space="0" w:color="auto"/>
          </w:divBdr>
        </w:div>
        <w:div w:id="1995796790">
          <w:marLeft w:val="640"/>
          <w:marRight w:val="0"/>
          <w:marTop w:val="0"/>
          <w:marBottom w:val="0"/>
          <w:divBdr>
            <w:top w:val="none" w:sz="0" w:space="0" w:color="auto"/>
            <w:left w:val="none" w:sz="0" w:space="0" w:color="auto"/>
            <w:bottom w:val="none" w:sz="0" w:space="0" w:color="auto"/>
            <w:right w:val="none" w:sz="0" w:space="0" w:color="auto"/>
          </w:divBdr>
        </w:div>
        <w:div w:id="1453208371">
          <w:marLeft w:val="640"/>
          <w:marRight w:val="0"/>
          <w:marTop w:val="0"/>
          <w:marBottom w:val="0"/>
          <w:divBdr>
            <w:top w:val="none" w:sz="0" w:space="0" w:color="auto"/>
            <w:left w:val="none" w:sz="0" w:space="0" w:color="auto"/>
            <w:bottom w:val="none" w:sz="0" w:space="0" w:color="auto"/>
            <w:right w:val="none" w:sz="0" w:space="0" w:color="auto"/>
          </w:divBdr>
        </w:div>
        <w:div w:id="1450205079">
          <w:marLeft w:val="640"/>
          <w:marRight w:val="0"/>
          <w:marTop w:val="0"/>
          <w:marBottom w:val="0"/>
          <w:divBdr>
            <w:top w:val="none" w:sz="0" w:space="0" w:color="auto"/>
            <w:left w:val="none" w:sz="0" w:space="0" w:color="auto"/>
            <w:bottom w:val="none" w:sz="0" w:space="0" w:color="auto"/>
            <w:right w:val="none" w:sz="0" w:space="0" w:color="auto"/>
          </w:divBdr>
        </w:div>
        <w:div w:id="815338838">
          <w:marLeft w:val="640"/>
          <w:marRight w:val="0"/>
          <w:marTop w:val="0"/>
          <w:marBottom w:val="0"/>
          <w:divBdr>
            <w:top w:val="none" w:sz="0" w:space="0" w:color="auto"/>
            <w:left w:val="none" w:sz="0" w:space="0" w:color="auto"/>
            <w:bottom w:val="none" w:sz="0" w:space="0" w:color="auto"/>
            <w:right w:val="none" w:sz="0" w:space="0" w:color="auto"/>
          </w:divBdr>
        </w:div>
        <w:div w:id="1476291824">
          <w:marLeft w:val="640"/>
          <w:marRight w:val="0"/>
          <w:marTop w:val="0"/>
          <w:marBottom w:val="0"/>
          <w:divBdr>
            <w:top w:val="none" w:sz="0" w:space="0" w:color="auto"/>
            <w:left w:val="none" w:sz="0" w:space="0" w:color="auto"/>
            <w:bottom w:val="none" w:sz="0" w:space="0" w:color="auto"/>
            <w:right w:val="none" w:sz="0" w:space="0" w:color="auto"/>
          </w:divBdr>
        </w:div>
        <w:div w:id="1786925699">
          <w:marLeft w:val="640"/>
          <w:marRight w:val="0"/>
          <w:marTop w:val="0"/>
          <w:marBottom w:val="0"/>
          <w:divBdr>
            <w:top w:val="none" w:sz="0" w:space="0" w:color="auto"/>
            <w:left w:val="none" w:sz="0" w:space="0" w:color="auto"/>
            <w:bottom w:val="none" w:sz="0" w:space="0" w:color="auto"/>
            <w:right w:val="none" w:sz="0" w:space="0" w:color="auto"/>
          </w:divBdr>
        </w:div>
        <w:div w:id="1332950924">
          <w:marLeft w:val="640"/>
          <w:marRight w:val="0"/>
          <w:marTop w:val="0"/>
          <w:marBottom w:val="0"/>
          <w:divBdr>
            <w:top w:val="none" w:sz="0" w:space="0" w:color="auto"/>
            <w:left w:val="none" w:sz="0" w:space="0" w:color="auto"/>
            <w:bottom w:val="none" w:sz="0" w:space="0" w:color="auto"/>
            <w:right w:val="none" w:sz="0" w:space="0" w:color="auto"/>
          </w:divBdr>
        </w:div>
        <w:div w:id="962690086">
          <w:marLeft w:val="640"/>
          <w:marRight w:val="0"/>
          <w:marTop w:val="0"/>
          <w:marBottom w:val="0"/>
          <w:divBdr>
            <w:top w:val="none" w:sz="0" w:space="0" w:color="auto"/>
            <w:left w:val="none" w:sz="0" w:space="0" w:color="auto"/>
            <w:bottom w:val="none" w:sz="0" w:space="0" w:color="auto"/>
            <w:right w:val="none" w:sz="0" w:space="0" w:color="auto"/>
          </w:divBdr>
        </w:div>
        <w:div w:id="1070812362">
          <w:marLeft w:val="640"/>
          <w:marRight w:val="0"/>
          <w:marTop w:val="0"/>
          <w:marBottom w:val="0"/>
          <w:divBdr>
            <w:top w:val="none" w:sz="0" w:space="0" w:color="auto"/>
            <w:left w:val="none" w:sz="0" w:space="0" w:color="auto"/>
            <w:bottom w:val="none" w:sz="0" w:space="0" w:color="auto"/>
            <w:right w:val="none" w:sz="0" w:space="0" w:color="auto"/>
          </w:divBdr>
        </w:div>
        <w:div w:id="704869019">
          <w:marLeft w:val="640"/>
          <w:marRight w:val="0"/>
          <w:marTop w:val="0"/>
          <w:marBottom w:val="0"/>
          <w:divBdr>
            <w:top w:val="none" w:sz="0" w:space="0" w:color="auto"/>
            <w:left w:val="none" w:sz="0" w:space="0" w:color="auto"/>
            <w:bottom w:val="none" w:sz="0" w:space="0" w:color="auto"/>
            <w:right w:val="none" w:sz="0" w:space="0" w:color="auto"/>
          </w:divBdr>
        </w:div>
        <w:div w:id="629479927">
          <w:marLeft w:val="640"/>
          <w:marRight w:val="0"/>
          <w:marTop w:val="0"/>
          <w:marBottom w:val="0"/>
          <w:divBdr>
            <w:top w:val="none" w:sz="0" w:space="0" w:color="auto"/>
            <w:left w:val="none" w:sz="0" w:space="0" w:color="auto"/>
            <w:bottom w:val="none" w:sz="0" w:space="0" w:color="auto"/>
            <w:right w:val="none" w:sz="0" w:space="0" w:color="auto"/>
          </w:divBdr>
        </w:div>
        <w:div w:id="5178994">
          <w:marLeft w:val="640"/>
          <w:marRight w:val="0"/>
          <w:marTop w:val="0"/>
          <w:marBottom w:val="0"/>
          <w:divBdr>
            <w:top w:val="none" w:sz="0" w:space="0" w:color="auto"/>
            <w:left w:val="none" w:sz="0" w:space="0" w:color="auto"/>
            <w:bottom w:val="none" w:sz="0" w:space="0" w:color="auto"/>
            <w:right w:val="none" w:sz="0" w:space="0" w:color="auto"/>
          </w:divBdr>
        </w:div>
        <w:div w:id="143469282">
          <w:marLeft w:val="640"/>
          <w:marRight w:val="0"/>
          <w:marTop w:val="0"/>
          <w:marBottom w:val="0"/>
          <w:divBdr>
            <w:top w:val="none" w:sz="0" w:space="0" w:color="auto"/>
            <w:left w:val="none" w:sz="0" w:space="0" w:color="auto"/>
            <w:bottom w:val="none" w:sz="0" w:space="0" w:color="auto"/>
            <w:right w:val="none" w:sz="0" w:space="0" w:color="auto"/>
          </w:divBdr>
        </w:div>
        <w:div w:id="1577279328">
          <w:marLeft w:val="640"/>
          <w:marRight w:val="0"/>
          <w:marTop w:val="0"/>
          <w:marBottom w:val="0"/>
          <w:divBdr>
            <w:top w:val="none" w:sz="0" w:space="0" w:color="auto"/>
            <w:left w:val="none" w:sz="0" w:space="0" w:color="auto"/>
            <w:bottom w:val="none" w:sz="0" w:space="0" w:color="auto"/>
            <w:right w:val="none" w:sz="0" w:space="0" w:color="auto"/>
          </w:divBdr>
        </w:div>
        <w:div w:id="416440713">
          <w:marLeft w:val="640"/>
          <w:marRight w:val="0"/>
          <w:marTop w:val="0"/>
          <w:marBottom w:val="0"/>
          <w:divBdr>
            <w:top w:val="none" w:sz="0" w:space="0" w:color="auto"/>
            <w:left w:val="none" w:sz="0" w:space="0" w:color="auto"/>
            <w:bottom w:val="none" w:sz="0" w:space="0" w:color="auto"/>
            <w:right w:val="none" w:sz="0" w:space="0" w:color="auto"/>
          </w:divBdr>
        </w:div>
        <w:div w:id="9263937">
          <w:marLeft w:val="640"/>
          <w:marRight w:val="0"/>
          <w:marTop w:val="0"/>
          <w:marBottom w:val="0"/>
          <w:divBdr>
            <w:top w:val="none" w:sz="0" w:space="0" w:color="auto"/>
            <w:left w:val="none" w:sz="0" w:space="0" w:color="auto"/>
            <w:bottom w:val="none" w:sz="0" w:space="0" w:color="auto"/>
            <w:right w:val="none" w:sz="0" w:space="0" w:color="auto"/>
          </w:divBdr>
        </w:div>
        <w:div w:id="774984925">
          <w:marLeft w:val="640"/>
          <w:marRight w:val="0"/>
          <w:marTop w:val="0"/>
          <w:marBottom w:val="0"/>
          <w:divBdr>
            <w:top w:val="none" w:sz="0" w:space="0" w:color="auto"/>
            <w:left w:val="none" w:sz="0" w:space="0" w:color="auto"/>
            <w:bottom w:val="none" w:sz="0" w:space="0" w:color="auto"/>
            <w:right w:val="none" w:sz="0" w:space="0" w:color="auto"/>
          </w:divBdr>
        </w:div>
        <w:div w:id="1237865167">
          <w:marLeft w:val="640"/>
          <w:marRight w:val="0"/>
          <w:marTop w:val="0"/>
          <w:marBottom w:val="0"/>
          <w:divBdr>
            <w:top w:val="none" w:sz="0" w:space="0" w:color="auto"/>
            <w:left w:val="none" w:sz="0" w:space="0" w:color="auto"/>
            <w:bottom w:val="none" w:sz="0" w:space="0" w:color="auto"/>
            <w:right w:val="none" w:sz="0" w:space="0" w:color="auto"/>
          </w:divBdr>
        </w:div>
        <w:div w:id="702680200">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175607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640"/>
          <w:marRight w:val="0"/>
          <w:marTop w:val="0"/>
          <w:marBottom w:val="0"/>
          <w:divBdr>
            <w:top w:val="none" w:sz="0" w:space="0" w:color="auto"/>
            <w:left w:val="none" w:sz="0" w:space="0" w:color="auto"/>
            <w:bottom w:val="none" w:sz="0" w:space="0" w:color="auto"/>
            <w:right w:val="none" w:sz="0" w:space="0" w:color="auto"/>
          </w:divBdr>
        </w:div>
        <w:div w:id="295262023">
          <w:marLeft w:val="640"/>
          <w:marRight w:val="0"/>
          <w:marTop w:val="0"/>
          <w:marBottom w:val="0"/>
          <w:divBdr>
            <w:top w:val="none" w:sz="0" w:space="0" w:color="auto"/>
            <w:left w:val="none" w:sz="0" w:space="0" w:color="auto"/>
            <w:bottom w:val="none" w:sz="0" w:space="0" w:color="auto"/>
            <w:right w:val="none" w:sz="0" w:space="0" w:color="auto"/>
          </w:divBdr>
        </w:div>
        <w:div w:id="1026446076">
          <w:marLeft w:val="640"/>
          <w:marRight w:val="0"/>
          <w:marTop w:val="0"/>
          <w:marBottom w:val="0"/>
          <w:divBdr>
            <w:top w:val="none" w:sz="0" w:space="0" w:color="auto"/>
            <w:left w:val="none" w:sz="0" w:space="0" w:color="auto"/>
            <w:bottom w:val="none" w:sz="0" w:space="0" w:color="auto"/>
            <w:right w:val="none" w:sz="0" w:space="0" w:color="auto"/>
          </w:divBdr>
        </w:div>
        <w:div w:id="1305962689">
          <w:marLeft w:val="640"/>
          <w:marRight w:val="0"/>
          <w:marTop w:val="0"/>
          <w:marBottom w:val="0"/>
          <w:divBdr>
            <w:top w:val="none" w:sz="0" w:space="0" w:color="auto"/>
            <w:left w:val="none" w:sz="0" w:space="0" w:color="auto"/>
            <w:bottom w:val="none" w:sz="0" w:space="0" w:color="auto"/>
            <w:right w:val="none" w:sz="0" w:space="0" w:color="auto"/>
          </w:divBdr>
        </w:div>
        <w:div w:id="1541432355">
          <w:marLeft w:val="640"/>
          <w:marRight w:val="0"/>
          <w:marTop w:val="0"/>
          <w:marBottom w:val="0"/>
          <w:divBdr>
            <w:top w:val="none" w:sz="0" w:space="0" w:color="auto"/>
            <w:left w:val="none" w:sz="0" w:space="0" w:color="auto"/>
            <w:bottom w:val="none" w:sz="0" w:space="0" w:color="auto"/>
            <w:right w:val="none" w:sz="0" w:space="0" w:color="auto"/>
          </w:divBdr>
        </w:div>
        <w:div w:id="1969311338">
          <w:marLeft w:val="640"/>
          <w:marRight w:val="0"/>
          <w:marTop w:val="0"/>
          <w:marBottom w:val="0"/>
          <w:divBdr>
            <w:top w:val="none" w:sz="0" w:space="0" w:color="auto"/>
            <w:left w:val="none" w:sz="0" w:space="0" w:color="auto"/>
            <w:bottom w:val="none" w:sz="0" w:space="0" w:color="auto"/>
            <w:right w:val="none" w:sz="0" w:space="0" w:color="auto"/>
          </w:divBdr>
        </w:div>
        <w:div w:id="64496247">
          <w:marLeft w:val="640"/>
          <w:marRight w:val="0"/>
          <w:marTop w:val="0"/>
          <w:marBottom w:val="0"/>
          <w:divBdr>
            <w:top w:val="none" w:sz="0" w:space="0" w:color="auto"/>
            <w:left w:val="none" w:sz="0" w:space="0" w:color="auto"/>
            <w:bottom w:val="none" w:sz="0" w:space="0" w:color="auto"/>
            <w:right w:val="none" w:sz="0" w:space="0" w:color="auto"/>
          </w:divBdr>
        </w:div>
        <w:div w:id="662440025">
          <w:marLeft w:val="640"/>
          <w:marRight w:val="0"/>
          <w:marTop w:val="0"/>
          <w:marBottom w:val="0"/>
          <w:divBdr>
            <w:top w:val="none" w:sz="0" w:space="0" w:color="auto"/>
            <w:left w:val="none" w:sz="0" w:space="0" w:color="auto"/>
            <w:bottom w:val="none" w:sz="0" w:space="0" w:color="auto"/>
            <w:right w:val="none" w:sz="0" w:space="0" w:color="auto"/>
          </w:divBdr>
        </w:div>
        <w:div w:id="780606319">
          <w:marLeft w:val="640"/>
          <w:marRight w:val="0"/>
          <w:marTop w:val="0"/>
          <w:marBottom w:val="0"/>
          <w:divBdr>
            <w:top w:val="none" w:sz="0" w:space="0" w:color="auto"/>
            <w:left w:val="none" w:sz="0" w:space="0" w:color="auto"/>
            <w:bottom w:val="none" w:sz="0" w:space="0" w:color="auto"/>
            <w:right w:val="none" w:sz="0" w:space="0" w:color="auto"/>
          </w:divBdr>
        </w:div>
        <w:div w:id="1088767754">
          <w:marLeft w:val="640"/>
          <w:marRight w:val="0"/>
          <w:marTop w:val="0"/>
          <w:marBottom w:val="0"/>
          <w:divBdr>
            <w:top w:val="none" w:sz="0" w:space="0" w:color="auto"/>
            <w:left w:val="none" w:sz="0" w:space="0" w:color="auto"/>
            <w:bottom w:val="none" w:sz="0" w:space="0" w:color="auto"/>
            <w:right w:val="none" w:sz="0" w:space="0" w:color="auto"/>
          </w:divBdr>
        </w:div>
        <w:div w:id="2052148244">
          <w:marLeft w:val="640"/>
          <w:marRight w:val="0"/>
          <w:marTop w:val="0"/>
          <w:marBottom w:val="0"/>
          <w:divBdr>
            <w:top w:val="none" w:sz="0" w:space="0" w:color="auto"/>
            <w:left w:val="none" w:sz="0" w:space="0" w:color="auto"/>
            <w:bottom w:val="none" w:sz="0" w:space="0" w:color="auto"/>
            <w:right w:val="none" w:sz="0" w:space="0" w:color="auto"/>
          </w:divBdr>
        </w:div>
        <w:div w:id="413938462">
          <w:marLeft w:val="640"/>
          <w:marRight w:val="0"/>
          <w:marTop w:val="0"/>
          <w:marBottom w:val="0"/>
          <w:divBdr>
            <w:top w:val="none" w:sz="0" w:space="0" w:color="auto"/>
            <w:left w:val="none" w:sz="0" w:space="0" w:color="auto"/>
            <w:bottom w:val="none" w:sz="0" w:space="0" w:color="auto"/>
            <w:right w:val="none" w:sz="0" w:space="0" w:color="auto"/>
          </w:divBdr>
        </w:div>
        <w:div w:id="325518000">
          <w:marLeft w:val="640"/>
          <w:marRight w:val="0"/>
          <w:marTop w:val="0"/>
          <w:marBottom w:val="0"/>
          <w:divBdr>
            <w:top w:val="none" w:sz="0" w:space="0" w:color="auto"/>
            <w:left w:val="none" w:sz="0" w:space="0" w:color="auto"/>
            <w:bottom w:val="none" w:sz="0" w:space="0" w:color="auto"/>
            <w:right w:val="none" w:sz="0" w:space="0" w:color="auto"/>
          </w:divBdr>
        </w:div>
        <w:div w:id="976566928">
          <w:marLeft w:val="640"/>
          <w:marRight w:val="0"/>
          <w:marTop w:val="0"/>
          <w:marBottom w:val="0"/>
          <w:divBdr>
            <w:top w:val="none" w:sz="0" w:space="0" w:color="auto"/>
            <w:left w:val="none" w:sz="0" w:space="0" w:color="auto"/>
            <w:bottom w:val="none" w:sz="0" w:space="0" w:color="auto"/>
            <w:right w:val="none" w:sz="0" w:space="0" w:color="auto"/>
          </w:divBdr>
        </w:div>
        <w:div w:id="1376464274">
          <w:marLeft w:val="640"/>
          <w:marRight w:val="0"/>
          <w:marTop w:val="0"/>
          <w:marBottom w:val="0"/>
          <w:divBdr>
            <w:top w:val="none" w:sz="0" w:space="0" w:color="auto"/>
            <w:left w:val="none" w:sz="0" w:space="0" w:color="auto"/>
            <w:bottom w:val="none" w:sz="0" w:space="0" w:color="auto"/>
            <w:right w:val="none" w:sz="0" w:space="0" w:color="auto"/>
          </w:divBdr>
        </w:div>
        <w:div w:id="1236740158">
          <w:marLeft w:val="640"/>
          <w:marRight w:val="0"/>
          <w:marTop w:val="0"/>
          <w:marBottom w:val="0"/>
          <w:divBdr>
            <w:top w:val="none" w:sz="0" w:space="0" w:color="auto"/>
            <w:left w:val="none" w:sz="0" w:space="0" w:color="auto"/>
            <w:bottom w:val="none" w:sz="0" w:space="0" w:color="auto"/>
            <w:right w:val="none" w:sz="0" w:space="0" w:color="auto"/>
          </w:divBdr>
        </w:div>
        <w:div w:id="866020829">
          <w:marLeft w:val="640"/>
          <w:marRight w:val="0"/>
          <w:marTop w:val="0"/>
          <w:marBottom w:val="0"/>
          <w:divBdr>
            <w:top w:val="none" w:sz="0" w:space="0" w:color="auto"/>
            <w:left w:val="none" w:sz="0" w:space="0" w:color="auto"/>
            <w:bottom w:val="none" w:sz="0" w:space="0" w:color="auto"/>
            <w:right w:val="none" w:sz="0" w:space="0" w:color="auto"/>
          </w:divBdr>
        </w:div>
        <w:div w:id="1861242601">
          <w:marLeft w:val="640"/>
          <w:marRight w:val="0"/>
          <w:marTop w:val="0"/>
          <w:marBottom w:val="0"/>
          <w:divBdr>
            <w:top w:val="none" w:sz="0" w:space="0" w:color="auto"/>
            <w:left w:val="none" w:sz="0" w:space="0" w:color="auto"/>
            <w:bottom w:val="none" w:sz="0" w:space="0" w:color="auto"/>
            <w:right w:val="none" w:sz="0" w:space="0" w:color="auto"/>
          </w:divBdr>
        </w:div>
        <w:div w:id="1144195781">
          <w:marLeft w:val="640"/>
          <w:marRight w:val="0"/>
          <w:marTop w:val="0"/>
          <w:marBottom w:val="0"/>
          <w:divBdr>
            <w:top w:val="none" w:sz="0" w:space="0" w:color="auto"/>
            <w:left w:val="none" w:sz="0" w:space="0" w:color="auto"/>
            <w:bottom w:val="none" w:sz="0" w:space="0" w:color="auto"/>
            <w:right w:val="none" w:sz="0" w:space="0" w:color="auto"/>
          </w:divBdr>
        </w:div>
        <w:div w:id="1407995504">
          <w:marLeft w:val="640"/>
          <w:marRight w:val="0"/>
          <w:marTop w:val="0"/>
          <w:marBottom w:val="0"/>
          <w:divBdr>
            <w:top w:val="none" w:sz="0" w:space="0" w:color="auto"/>
            <w:left w:val="none" w:sz="0" w:space="0" w:color="auto"/>
            <w:bottom w:val="none" w:sz="0" w:space="0" w:color="auto"/>
            <w:right w:val="none" w:sz="0" w:space="0" w:color="auto"/>
          </w:divBdr>
        </w:div>
        <w:div w:id="1665274945">
          <w:marLeft w:val="640"/>
          <w:marRight w:val="0"/>
          <w:marTop w:val="0"/>
          <w:marBottom w:val="0"/>
          <w:divBdr>
            <w:top w:val="none" w:sz="0" w:space="0" w:color="auto"/>
            <w:left w:val="none" w:sz="0" w:space="0" w:color="auto"/>
            <w:bottom w:val="none" w:sz="0" w:space="0" w:color="auto"/>
            <w:right w:val="none" w:sz="0" w:space="0" w:color="auto"/>
          </w:divBdr>
        </w:div>
        <w:div w:id="1992707640">
          <w:marLeft w:val="640"/>
          <w:marRight w:val="0"/>
          <w:marTop w:val="0"/>
          <w:marBottom w:val="0"/>
          <w:divBdr>
            <w:top w:val="none" w:sz="0" w:space="0" w:color="auto"/>
            <w:left w:val="none" w:sz="0" w:space="0" w:color="auto"/>
            <w:bottom w:val="none" w:sz="0" w:space="0" w:color="auto"/>
            <w:right w:val="none" w:sz="0" w:space="0" w:color="auto"/>
          </w:divBdr>
        </w:div>
        <w:div w:id="1832872809">
          <w:marLeft w:val="640"/>
          <w:marRight w:val="0"/>
          <w:marTop w:val="0"/>
          <w:marBottom w:val="0"/>
          <w:divBdr>
            <w:top w:val="none" w:sz="0" w:space="0" w:color="auto"/>
            <w:left w:val="none" w:sz="0" w:space="0" w:color="auto"/>
            <w:bottom w:val="none" w:sz="0" w:space="0" w:color="auto"/>
            <w:right w:val="none" w:sz="0" w:space="0" w:color="auto"/>
          </w:divBdr>
        </w:div>
        <w:div w:id="406348155">
          <w:marLeft w:val="640"/>
          <w:marRight w:val="0"/>
          <w:marTop w:val="0"/>
          <w:marBottom w:val="0"/>
          <w:divBdr>
            <w:top w:val="none" w:sz="0" w:space="0" w:color="auto"/>
            <w:left w:val="none" w:sz="0" w:space="0" w:color="auto"/>
            <w:bottom w:val="none" w:sz="0" w:space="0" w:color="auto"/>
            <w:right w:val="none" w:sz="0" w:space="0" w:color="auto"/>
          </w:divBdr>
        </w:div>
        <w:div w:id="787968072">
          <w:marLeft w:val="640"/>
          <w:marRight w:val="0"/>
          <w:marTop w:val="0"/>
          <w:marBottom w:val="0"/>
          <w:divBdr>
            <w:top w:val="none" w:sz="0" w:space="0" w:color="auto"/>
            <w:left w:val="none" w:sz="0" w:space="0" w:color="auto"/>
            <w:bottom w:val="none" w:sz="0" w:space="0" w:color="auto"/>
            <w:right w:val="none" w:sz="0" w:space="0" w:color="auto"/>
          </w:divBdr>
        </w:div>
        <w:div w:id="1723168080">
          <w:marLeft w:val="640"/>
          <w:marRight w:val="0"/>
          <w:marTop w:val="0"/>
          <w:marBottom w:val="0"/>
          <w:divBdr>
            <w:top w:val="none" w:sz="0" w:space="0" w:color="auto"/>
            <w:left w:val="none" w:sz="0" w:space="0" w:color="auto"/>
            <w:bottom w:val="none" w:sz="0" w:space="0" w:color="auto"/>
            <w:right w:val="none" w:sz="0" w:space="0" w:color="auto"/>
          </w:divBdr>
        </w:div>
        <w:div w:id="237177413">
          <w:marLeft w:val="640"/>
          <w:marRight w:val="0"/>
          <w:marTop w:val="0"/>
          <w:marBottom w:val="0"/>
          <w:divBdr>
            <w:top w:val="none" w:sz="0" w:space="0" w:color="auto"/>
            <w:left w:val="none" w:sz="0" w:space="0" w:color="auto"/>
            <w:bottom w:val="none" w:sz="0" w:space="0" w:color="auto"/>
            <w:right w:val="none" w:sz="0" w:space="0" w:color="auto"/>
          </w:divBdr>
        </w:div>
        <w:div w:id="1133407655">
          <w:marLeft w:val="640"/>
          <w:marRight w:val="0"/>
          <w:marTop w:val="0"/>
          <w:marBottom w:val="0"/>
          <w:divBdr>
            <w:top w:val="none" w:sz="0" w:space="0" w:color="auto"/>
            <w:left w:val="none" w:sz="0" w:space="0" w:color="auto"/>
            <w:bottom w:val="none" w:sz="0" w:space="0" w:color="auto"/>
            <w:right w:val="none" w:sz="0" w:space="0" w:color="auto"/>
          </w:divBdr>
        </w:div>
        <w:div w:id="990213098">
          <w:marLeft w:val="640"/>
          <w:marRight w:val="0"/>
          <w:marTop w:val="0"/>
          <w:marBottom w:val="0"/>
          <w:divBdr>
            <w:top w:val="none" w:sz="0" w:space="0" w:color="auto"/>
            <w:left w:val="none" w:sz="0" w:space="0" w:color="auto"/>
            <w:bottom w:val="none" w:sz="0" w:space="0" w:color="auto"/>
            <w:right w:val="none" w:sz="0" w:space="0" w:color="auto"/>
          </w:divBdr>
        </w:div>
        <w:div w:id="737360418">
          <w:marLeft w:val="640"/>
          <w:marRight w:val="0"/>
          <w:marTop w:val="0"/>
          <w:marBottom w:val="0"/>
          <w:divBdr>
            <w:top w:val="none" w:sz="0" w:space="0" w:color="auto"/>
            <w:left w:val="none" w:sz="0" w:space="0" w:color="auto"/>
            <w:bottom w:val="none" w:sz="0" w:space="0" w:color="auto"/>
            <w:right w:val="none" w:sz="0" w:space="0" w:color="auto"/>
          </w:divBdr>
        </w:div>
        <w:div w:id="1895122247">
          <w:marLeft w:val="640"/>
          <w:marRight w:val="0"/>
          <w:marTop w:val="0"/>
          <w:marBottom w:val="0"/>
          <w:divBdr>
            <w:top w:val="none" w:sz="0" w:space="0" w:color="auto"/>
            <w:left w:val="none" w:sz="0" w:space="0" w:color="auto"/>
            <w:bottom w:val="none" w:sz="0" w:space="0" w:color="auto"/>
            <w:right w:val="none" w:sz="0" w:space="0" w:color="auto"/>
          </w:divBdr>
        </w:div>
        <w:div w:id="80609519">
          <w:marLeft w:val="640"/>
          <w:marRight w:val="0"/>
          <w:marTop w:val="0"/>
          <w:marBottom w:val="0"/>
          <w:divBdr>
            <w:top w:val="none" w:sz="0" w:space="0" w:color="auto"/>
            <w:left w:val="none" w:sz="0" w:space="0" w:color="auto"/>
            <w:bottom w:val="none" w:sz="0" w:space="0" w:color="auto"/>
            <w:right w:val="none" w:sz="0" w:space="0" w:color="auto"/>
          </w:divBdr>
        </w:div>
        <w:div w:id="1523785192">
          <w:marLeft w:val="640"/>
          <w:marRight w:val="0"/>
          <w:marTop w:val="0"/>
          <w:marBottom w:val="0"/>
          <w:divBdr>
            <w:top w:val="none" w:sz="0" w:space="0" w:color="auto"/>
            <w:left w:val="none" w:sz="0" w:space="0" w:color="auto"/>
            <w:bottom w:val="none" w:sz="0" w:space="0" w:color="auto"/>
            <w:right w:val="none" w:sz="0" w:space="0" w:color="auto"/>
          </w:divBdr>
        </w:div>
        <w:div w:id="616913804">
          <w:marLeft w:val="640"/>
          <w:marRight w:val="0"/>
          <w:marTop w:val="0"/>
          <w:marBottom w:val="0"/>
          <w:divBdr>
            <w:top w:val="none" w:sz="0" w:space="0" w:color="auto"/>
            <w:left w:val="none" w:sz="0" w:space="0" w:color="auto"/>
            <w:bottom w:val="none" w:sz="0" w:space="0" w:color="auto"/>
            <w:right w:val="none" w:sz="0" w:space="0" w:color="auto"/>
          </w:divBdr>
        </w:div>
        <w:div w:id="1352951106">
          <w:marLeft w:val="640"/>
          <w:marRight w:val="0"/>
          <w:marTop w:val="0"/>
          <w:marBottom w:val="0"/>
          <w:divBdr>
            <w:top w:val="none" w:sz="0" w:space="0" w:color="auto"/>
            <w:left w:val="none" w:sz="0" w:space="0" w:color="auto"/>
            <w:bottom w:val="none" w:sz="0" w:space="0" w:color="auto"/>
            <w:right w:val="none" w:sz="0" w:space="0" w:color="auto"/>
          </w:divBdr>
        </w:div>
        <w:div w:id="172690692">
          <w:marLeft w:val="640"/>
          <w:marRight w:val="0"/>
          <w:marTop w:val="0"/>
          <w:marBottom w:val="0"/>
          <w:divBdr>
            <w:top w:val="none" w:sz="0" w:space="0" w:color="auto"/>
            <w:left w:val="none" w:sz="0" w:space="0" w:color="auto"/>
            <w:bottom w:val="none" w:sz="0" w:space="0" w:color="auto"/>
            <w:right w:val="none" w:sz="0" w:space="0" w:color="auto"/>
          </w:divBdr>
        </w:div>
        <w:div w:id="1426002017">
          <w:marLeft w:val="640"/>
          <w:marRight w:val="0"/>
          <w:marTop w:val="0"/>
          <w:marBottom w:val="0"/>
          <w:divBdr>
            <w:top w:val="none" w:sz="0" w:space="0" w:color="auto"/>
            <w:left w:val="none" w:sz="0" w:space="0" w:color="auto"/>
            <w:bottom w:val="none" w:sz="0" w:space="0" w:color="auto"/>
            <w:right w:val="none" w:sz="0" w:space="0" w:color="auto"/>
          </w:divBdr>
        </w:div>
        <w:div w:id="1121268806">
          <w:marLeft w:val="640"/>
          <w:marRight w:val="0"/>
          <w:marTop w:val="0"/>
          <w:marBottom w:val="0"/>
          <w:divBdr>
            <w:top w:val="none" w:sz="0" w:space="0" w:color="auto"/>
            <w:left w:val="none" w:sz="0" w:space="0" w:color="auto"/>
            <w:bottom w:val="none" w:sz="0" w:space="0" w:color="auto"/>
            <w:right w:val="none" w:sz="0" w:space="0" w:color="auto"/>
          </w:divBdr>
        </w:div>
        <w:div w:id="1567566744">
          <w:marLeft w:val="640"/>
          <w:marRight w:val="0"/>
          <w:marTop w:val="0"/>
          <w:marBottom w:val="0"/>
          <w:divBdr>
            <w:top w:val="none" w:sz="0" w:space="0" w:color="auto"/>
            <w:left w:val="none" w:sz="0" w:space="0" w:color="auto"/>
            <w:bottom w:val="none" w:sz="0" w:space="0" w:color="auto"/>
            <w:right w:val="none" w:sz="0" w:space="0" w:color="auto"/>
          </w:divBdr>
        </w:div>
        <w:div w:id="1439989273">
          <w:marLeft w:val="640"/>
          <w:marRight w:val="0"/>
          <w:marTop w:val="0"/>
          <w:marBottom w:val="0"/>
          <w:divBdr>
            <w:top w:val="none" w:sz="0" w:space="0" w:color="auto"/>
            <w:left w:val="none" w:sz="0" w:space="0" w:color="auto"/>
            <w:bottom w:val="none" w:sz="0" w:space="0" w:color="auto"/>
            <w:right w:val="none" w:sz="0" w:space="0" w:color="auto"/>
          </w:divBdr>
        </w:div>
        <w:div w:id="1065105681">
          <w:marLeft w:val="640"/>
          <w:marRight w:val="0"/>
          <w:marTop w:val="0"/>
          <w:marBottom w:val="0"/>
          <w:divBdr>
            <w:top w:val="none" w:sz="0" w:space="0" w:color="auto"/>
            <w:left w:val="none" w:sz="0" w:space="0" w:color="auto"/>
            <w:bottom w:val="none" w:sz="0" w:space="0" w:color="auto"/>
            <w:right w:val="none" w:sz="0" w:space="0" w:color="auto"/>
          </w:divBdr>
        </w:div>
        <w:div w:id="312611352">
          <w:marLeft w:val="640"/>
          <w:marRight w:val="0"/>
          <w:marTop w:val="0"/>
          <w:marBottom w:val="0"/>
          <w:divBdr>
            <w:top w:val="none" w:sz="0" w:space="0" w:color="auto"/>
            <w:left w:val="none" w:sz="0" w:space="0" w:color="auto"/>
            <w:bottom w:val="none" w:sz="0" w:space="0" w:color="auto"/>
            <w:right w:val="none" w:sz="0" w:space="0" w:color="auto"/>
          </w:divBdr>
        </w:div>
        <w:div w:id="1063337679">
          <w:marLeft w:val="640"/>
          <w:marRight w:val="0"/>
          <w:marTop w:val="0"/>
          <w:marBottom w:val="0"/>
          <w:divBdr>
            <w:top w:val="none" w:sz="0" w:space="0" w:color="auto"/>
            <w:left w:val="none" w:sz="0" w:space="0" w:color="auto"/>
            <w:bottom w:val="none" w:sz="0" w:space="0" w:color="auto"/>
            <w:right w:val="none" w:sz="0" w:space="0" w:color="auto"/>
          </w:divBdr>
        </w:div>
        <w:div w:id="675419695">
          <w:marLeft w:val="640"/>
          <w:marRight w:val="0"/>
          <w:marTop w:val="0"/>
          <w:marBottom w:val="0"/>
          <w:divBdr>
            <w:top w:val="none" w:sz="0" w:space="0" w:color="auto"/>
            <w:left w:val="none" w:sz="0" w:space="0" w:color="auto"/>
            <w:bottom w:val="none" w:sz="0" w:space="0" w:color="auto"/>
            <w:right w:val="none" w:sz="0" w:space="0" w:color="auto"/>
          </w:divBdr>
        </w:div>
        <w:div w:id="1115446997">
          <w:marLeft w:val="640"/>
          <w:marRight w:val="0"/>
          <w:marTop w:val="0"/>
          <w:marBottom w:val="0"/>
          <w:divBdr>
            <w:top w:val="none" w:sz="0" w:space="0" w:color="auto"/>
            <w:left w:val="none" w:sz="0" w:space="0" w:color="auto"/>
            <w:bottom w:val="none" w:sz="0" w:space="0" w:color="auto"/>
            <w:right w:val="none" w:sz="0" w:space="0" w:color="auto"/>
          </w:divBdr>
        </w:div>
      </w:divsChild>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86226350">
      <w:bodyDiv w:val="1"/>
      <w:marLeft w:val="0"/>
      <w:marRight w:val="0"/>
      <w:marTop w:val="0"/>
      <w:marBottom w:val="0"/>
      <w:divBdr>
        <w:top w:val="none" w:sz="0" w:space="0" w:color="auto"/>
        <w:left w:val="none" w:sz="0" w:space="0" w:color="auto"/>
        <w:bottom w:val="none" w:sz="0" w:space="0" w:color="auto"/>
        <w:right w:val="none" w:sz="0" w:space="0" w:color="auto"/>
      </w:divBdr>
      <w:divsChild>
        <w:div w:id="302777934">
          <w:marLeft w:val="640"/>
          <w:marRight w:val="0"/>
          <w:marTop w:val="0"/>
          <w:marBottom w:val="0"/>
          <w:divBdr>
            <w:top w:val="none" w:sz="0" w:space="0" w:color="auto"/>
            <w:left w:val="none" w:sz="0" w:space="0" w:color="auto"/>
            <w:bottom w:val="none" w:sz="0" w:space="0" w:color="auto"/>
            <w:right w:val="none" w:sz="0" w:space="0" w:color="auto"/>
          </w:divBdr>
        </w:div>
        <w:div w:id="1859538467">
          <w:marLeft w:val="640"/>
          <w:marRight w:val="0"/>
          <w:marTop w:val="0"/>
          <w:marBottom w:val="0"/>
          <w:divBdr>
            <w:top w:val="none" w:sz="0" w:space="0" w:color="auto"/>
            <w:left w:val="none" w:sz="0" w:space="0" w:color="auto"/>
            <w:bottom w:val="none" w:sz="0" w:space="0" w:color="auto"/>
            <w:right w:val="none" w:sz="0" w:space="0" w:color="auto"/>
          </w:divBdr>
        </w:div>
        <w:div w:id="793864824">
          <w:marLeft w:val="640"/>
          <w:marRight w:val="0"/>
          <w:marTop w:val="0"/>
          <w:marBottom w:val="0"/>
          <w:divBdr>
            <w:top w:val="none" w:sz="0" w:space="0" w:color="auto"/>
            <w:left w:val="none" w:sz="0" w:space="0" w:color="auto"/>
            <w:bottom w:val="none" w:sz="0" w:space="0" w:color="auto"/>
            <w:right w:val="none" w:sz="0" w:space="0" w:color="auto"/>
          </w:divBdr>
        </w:div>
        <w:div w:id="1698314625">
          <w:marLeft w:val="640"/>
          <w:marRight w:val="0"/>
          <w:marTop w:val="0"/>
          <w:marBottom w:val="0"/>
          <w:divBdr>
            <w:top w:val="none" w:sz="0" w:space="0" w:color="auto"/>
            <w:left w:val="none" w:sz="0" w:space="0" w:color="auto"/>
            <w:bottom w:val="none" w:sz="0" w:space="0" w:color="auto"/>
            <w:right w:val="none" w:sz="0" w:space="0" w:color="auto"/>
          </w:divBdr>
        </w:div>
        <w:div w:id="460199008">
          <w:marLeft w:val="640"/>
          <w:marRight w:val="0"/>
          <w:marTop w:val="0"/>
          <w:marBottom w:val="0"/>
          <w:divBdr>
            <w:top w:val="none" w:sz="0" w:space="0" w:color="auto"/>
            <w:left w:val="none" w:sz="0" w:space="0" w:color="auto"/>
            <w:bottom w:val="none" w:sz="0" w:space="0" w:color="auto"/>
            <w:right w:val="none" w:sz="0" w:space="0" w:color="auto"/>
          </w:divBdr>
        </w:div>
        <w:div w:id="1241789286">
          <w:marLeft w:val="640"/>
          <w:marRight w:val="0"/>
          <w:marTop w:val="0"/>
          <w:marBottom w:val="0"/>
          <w:divBdr>
            <w:top w:val="none" w:sz="0" w:space="0" w:color="auto"/>
            <w:left w:val="none" w:sz="0" w:space="0" w:color="auto"/>
            <w:bottom w:val="none" w:sz="0" w:space="0" w:color="auto"/>
            <w:right w:val="none" w:sz="0" w:space="0" w:color="auto"/>
          </w:divBdr>
        </w:div>
        <w:div w:id="1394623662">
          <w:marLeft w:val="640"/>
          <w:marRight w:val="0"/>
          <w:marTop w:val="0"/>
          <w:marBottom w:val="0"/>
          <w:divBdr>
            <w:top w:val="none" w:sz="0" w:space="0" w:color="auto"/>
            <w:left w:val="none" w:sz="0" w:space="0" w:color="auto"/>
            <w:bottom w:val="none" w:sz="0" w:space="0" w:color="auto"/>
            <w:right w:val="none" w:sz="0" w:space="0" w:color="auto"/>
          </w:divBdr>
        </w:div>
        <w:div w:id="458107733">
          <w:marLeft w:val="640"/>
          <w:marRight w:val="0"/>
          <w:marTop w:val="0"/>
          <w:marBottom w:val="0"/>
          <w:divBdr>
            <w:top w:val="none" w:sz="0" w:space="0" w:color="auto"/>
            <w:left w:val="none" w:sz="0" w:space="0" w:color="auto"/>
            <w:bottom w:val="none" w:sz="0" w:space="0" w:color="auto"/>
            <w:right w:val="none" w:sz="0" w:space="0" w:color="auto"/>
          </w:divBdr>
        </w:div>
        <w:div w:id="1038698602">
          <w:marLeft w:val="640"/>
          <w:marRight w:val="0"/>
          <w:marTop w:val="0"/>
          <w:marBottom w:val="0"/>
          <w:divBdr>
            <w:top w:val="none" w:sz="0" w:space="0" w:color="auto"/>
            <w:left w:val="none" w:sz="0" w:space="0" w:color="auto"/>
            <w:bottom w:val="none" w:sz="0" w:space="0" w:color="auto"/>
            <w:right w:val="none" w:sz="0" w:space="0" w:color="auto"/>
          </w:divBdr>
        </w:div>
        <w:div w:id="1904486552">
          <w:marLeft w:val="640"/>
          <w:marRight w:val="0"/>
          <w:marTop w:val="0"/>
          <w:marBottom w:val="0"/>
          <w:divBdr>
            <w:top w:val="none" w:sz="0" w:space="0" w:color="auto"/>
            <w:left w:val="none" w:sz="0" w:space="0" w:color="auto"/>
            <w:bottom w:val="none" w:sz="0" w:space="0" w:color="auto"/>
            <w:right w:val="none" w:sz="0" w:space="0" w:color="auto"/>
          </w:divBdr>
        </w:div>
        <w:div w:id="711229220">
          <w:marLeft w:val="640"/>
          <w:marRight w:val="0"/>
          <w:marTop w:val="0"/>
          <w:marBottom w:val="0"/>
          <w:divBdr>
            <w:top w:val="none" w:sz="0" w:space="0" w:color="auto"/>
            <w:left w:val="none" w:sz="0" w:space="0" w:color="auto"/>
            <w:bottom w:val="none" w:sz="0" w:space="0" w:color="auto"/>
            <w:right w:val="none" w:sz="0" w:space="0" w:color="auto"/>
          </w:divBdr>
        </w:div>
        <w:div w:id="1114709934">
          <w:marLeft w:val="640"/>
          <w:marRight w:val="0"/>
          <w:marTop w:val="0"/>
          <w:marBottom w:val="0"/>
          <w:divBdr>
            <w:top w:val="none" w:sz="0" w:space="0" w:color="auto"/>
            <w:left w:val="none" w:sz="0" w:space="0" w:color="auto"/>
            <w:bottom w:val="none" w:sz="0" w:space="0" w:color="auto"/>
            <w:right w:val="none" w:sz="0" w:space="0" w:color="auto"/>
          </w:divBdr>
        </w:div>
        <w:div w:id="967512082">
          <w:marLeft w:val="640"/>
          <w:marRight w:val="0"/>
          <w:marTop w:val="0"/>
          <w:marBottom w:val="0"/>
          <w:divBdr>
            <w:top w:val="none" w:sz="0" w:space="0" w:color="auto"/>
            <w:left w:val="none" w:sz="0" w:space="0" w:color="auto"/>
            <w:bottom w:val="none" w:sz="0" w:space="0" w:color="auto"/>
            <w:right w:val="none" w:sz="0" w:space="0" w:color="auto"/>
          </w:divBdr>
        </w:div>
        <w:div w:id="1573812709">
          <w:marLeft w:val="640"/>
          <w:marRight w:val="0"/>
          <w:marTop w:val="0"/>
          <w:marBottom w:val="0"/>
          <w:divBdr>
            <w:top w:val="none" w:sz="0" w:space="0" w:color="auto"/>
            <w:left w:val="none" w:sz="0" w:space="0" w:color="auto"/>
            <w:bottom w:val="none" w:sz="0" w:space="0" w:color="auto"/>
            <w:right w:val="none" w:sz="0" w:space="0" w:color="auto"/>
          </w:divBdr>
        </w:div>
        <w:div w:id="1214538715">
          <w:marLeft w:val="640"/>
          <w:marRight w:val="0"/>
          <w:marTop w:val="0"/>
          <w:marBottom w:val="0"/>
          <w:divBdr>
            <w:top w:val="none" w:sz="0" w:space="0" w:color="auto"/>
            <w:left w:val="none" w:sz="0" w:space="0" w:color="auto"/>
            <w:bottom w:val="none" w:sz="0" w:space="0" w:color="auto"/>
            <w:right w:val="none" w:sz="0" w:space="0" w:color="auto"/>
          </w:divBdr>
        </w:div>
        <w:div w:id="1224409526">
          <w:marLeft w:val="640"/>
          <w:marRight w:val="0"/>
          <w:marTop w:val="0"/>
          <w:marBottom w:val="0"/>
          <w:divBdr>
            <w:top w:val="none" w:sz="0" w:space="0" w:color="auto"/>
            <w:left w:val="none" w:sz="0" w:space="0" w:color="auto"/>
            <w:bottom w:val="none" w:sz="0" w:space="0" w:color="auto"/>
            <w:right w:val="none" w:sz="0" w:space="0" w:color="auto"/>
          </w:divBdr>
        </w:div>
        <w:div w:id="1369180535">
          <w:marLeft w:val="640"/>
          <w:marRight w:val="0"/>
          <w:marTop w:val="0"/>
          <w:marBottom w:val="0"/>
          <w:divBdr>
            <w:top w:val="none" w:sz="0" w:space="0" w:color="auto"/>
            <w:left w:val="none" w:sz="0" w:space="0" w:color="auto"/>
            <w:bottom w:val="none" w:sz="0" w:space="0" w:color="auto"/>
            <w:right w:val="none" w:sz="0" w:space="0" w:color="auto"/>
          </w:divBdr>
        </w:div>
        <w:div w:id="208929174">
          <w:marLeft w:val="640"/>
          <w:marRight w:val="0"/>
          <w:marTop w:val="0"/>
          <w:marBottom w:val="0"/>
          <w:divBdr>
            <w:top w:val="none" w:sz="0" w:space="0" w:color="auto"/>
            <w:left w:val="none" w:sz="0" w:space="0" w:color="auto"/>
            <w:bottom w:val="none" w:sz="0" w:space="0" w:color="auto"/>
            <w:right w:val="none" w:sz="0" w:space="0" w:color="auto"/>
          </w:divBdr>
        </w:div>
        <w:div w:id="495615086">
          <w:marLeft w:val="640"/>
          <w:marRight w:val="0"/>
          <w:marTop w:val="0"/>
          <w:marBottom w:val="0"/>
          <w:divBdr>
            <w:top w:val="none" w:sz="0" w:space="0" w:color="auto"/>
            <w:left w:val="none" w:sz="0" w:space="0" w:color="auto"/>
            <w:bottom w:val="none" w:sz="0" w:space="0" w:color="auto"/>
            <w:right w:val="none" w:sz="0" w:space="0" w:color="auto"/>
          </w:divBdr>
        </w:div>
        <w:div w:id="1714378847">
          <w:marLeft w:val="640"/>
          <w:marRight w:val="0"/>
          <w:marTop w:val="0"/>
          <w:marBottom w:val="0"/>
          <w:divBdr>
            <w:top w:val="none" w:sz="0" w:space="0" w:color="auto"/>
            <w:left w:val="none" w:sz="0" w:space="0" w:color="auto"/>
            <w:bottom w:val="none" w:sz="0" w:space="0" w:color="auto"/>
            <w:right w:val="none" w:sz="0" w:space="0" w:color="auto"/>
          </w:divBdr>
        </w:div>
        <w:div w:id="514001751">
          <w:marLeft w:val="640"/>
          <w:marRight w:val="0"/>
          <w:marTop w:val="0"/>
          <w:marBottom w:val="0"/>
          <w:divBdr>
            <w:top w:val="none" w:sz="0" w:space="0" w:color="auto"/>
            <w:left w:val="none" w:sz="0" w:space="0" w:color="auto"/>
            <w:bottom w:val="none" w:sz="0" w:space="0" w:color="auto"/>
            <w:right w:val="none" w:sz="0" w:space="0" w:color="auto"/>
          </w:divBdr>
        </w:div>
        <w:div w:id="1323895649">
          <w:marLeft w:val="640"/>
          <w:marRight w:val="0"/>
          <w:marTop w:val="0"/>
          <w:marBottom w:val="0"/>
          <w:divBdr>
            <w:top w:val="none" w:sz="0" w:space="0" w:color="auto"/>
            <w:left w:val="none" w:sz="0" w:space="0" w:color="auto"/>
            <w:bottom w:val="none" w:sz="0" w:space="0" w:color="auto"/>
            <w:right w:val="none" w:sz="0" w:space="0" w:color="auto"/>
          </w:divBdr>
        </w:div>
        <w:div w:id="323242660">
          <w:marLeft w:val="640"/>
          <w:marRight w:val="0"/>
          <w:marTop w:val="0"/>
          <w:marBottom w:val="0"/>
          <w:divBdr>
            <w:top w:val="none" w:sz="0" w:space="0" w:color="auto"/>
            <w:left w:val="none" w:sz="0" w:space="0" w:color="auto"/>
            <w:bottom w:val="none" w:sz="0" w:space="0" w:color="auto"/>
            <w:right w:val="none" w:sz="0" w:space="0" w:color="auto"/>
          </w:divBdr>
        </w:div>
        <w:div w:id="1348823380">
          <w:marLeft w:val="640"/>
          <w:marRight w:val="0"/>
          <w:marTop w:val="0"/>
          <w:marBottom w:val="0"/>
          <w:divBdr>
            <w:top w:val="none" w:sz="0" w:space="0" w:color="auto"/>
            <w:left w:val="none" w:sz="0" w:space="0" w:color="auto"/>
            <w:bottom w:val="none" w:sz="0" w:space="0" w:color="auto"/>
            <w:right w:val="none" w:sz="0" w:space="0" w:color="auto"/>
          </w:divBdr>
        </w:div>
        <w:div w:id="672991315">
          <w:marLeft w:val="640"/>
          <w:marRight w:val="0"/>
          <w:marTop w:val="0"/>
          <w:marBottom w:val="0"/>
          <w:divBdr>
            <w:top w:val="none" w:sz="0" w:space="0" w:color="auto"/>
            <w:left w:val="none" w:sz="0" w:space="0" w:color="auto"/>
            <w:bottom w:val="none" w:sz="0" w:space="0" w:color="auto"/>
            <w:right w:val="none" w:sz="0" w:space="0" w:color="auto"/>
          </w:divBdr>
        </w:div>
        <w:div w:id="2020545608">
          <w:marLeft w:val="640"/>
          <w:marRight w:val="0"/>
          <w:marTop w:val="0"/>
          <w:marBottom w:val="0"/>
          <w:divBdr>
            <w:top w:val="none" w:sz="0" w:space="0" w:color="auto"/>
            <w:left w:val="none" w:sz="0" w:space="0" w:color="auto"/>
            <w:bottom w:val="none" w:sz="0" w:space="0" w:color="auto"/>
            <w:right w:val="none" w:sz="0" w:space="0" w:color="auto"/>
          </w:divBdr>
        </w:div>
        <w:div w:id="199441646">
          <w:marLeft w:val="640"/>
          <w:marRight w:val="0"/>
          <w:marTop w:val="0"/>
          <w:marBottom w:val="0"/>
          <w:divBdr>
            <w:top w:val="none" w:sz="0" w:space="0" w:color="auto"/>
            <w:left w:val="none" w:sz="0" w:space="0" w:color="auto"/>
            <w:bottom w:val="none" w:sz="0" w:space="0" w:color="auto"/>
            <w:right w:val="none" w:sz="0" w:space="0" w:color="auto"/>
          </w:divBdr>
        </w:div>
        <w:div w:id="844828347">
          <w:marLeft w:val="640"/>
          <w:marRight w:val="0"/>
          <w:marTop w:val="0"/>
          <w:marBottom w:val="0"/>
          <w:divBdr>
            <w:top w:val="none" w:sz="0" w:space="0" w:color="auto"/>
            <w:left w:val="none" w:sz="0" w:space="0" w:color="auto"/>
            <w:bottom w:val="none" w:sz="0" w:space="0" w:color="auto"/>
            <w:right w:val="none" w:sz="0" w:space="0" w:color="auto"/>
          </w:divBdr>
        </w:div>
        <w:div w:id="2134710374">
          <w:marLeft w:val="640"/>
          <w:marRight w:val="0"/>
          <w:marTop w:val="0"/>
          <w:marBottom w:val="0"/>
          <w:divBdr>
            <w:top w:val="none" w:sz="0" w:space="0" w:color="auto"/>
            <w:left w:val="none" w:sz="0" w:space="0" w:color="auto"/>
            <w:bottom w:val="none" w:sz="0" w:space="0" w:color="auto"/>
            <w:right w:val="none" w:sz="0" w:space="0" w:color="auto"/>
          </w:divBdr>
        </w:div>
        <w:div w:id="1694569160">
          <w:marLeft w:val="640"/>
          <w:marRight w:val="0"/>
          <w:marTop w:val="0"/>
          <w:marBottom w:val="0"/>
          <w:divBdr>
            <w:top w:val="none" w:sz="0" w:space="0" w:color="auto"/>
            <w:left w:val="none" w:sz="0" w:space="0" w:color="auto"/>
            <w:bottom w:val="none" w:sz="0" w:space="0" w:color="auto"/>
            <w:right w:val="none" w:sz="0" w:space="0" w:color="auto"/>
          </w:divBdr>
        </w:div>
        <w:div w:id="354695779">
          <w:marLeft w:val="640"/>
          <w:marRight w:val="0"/>
          <w:marTop w:val="0"/>
          <w:marBottom w:val="0"/>
          <w:divBdr>
            <w:top w:val="none" w:sz="0" w:space="0" w:color="auto"/>
            <w:left w:val="none" w:sz="0" w:space="0" w:color="auto"/>
            <w:bottom w:val="none" w:sz="0" w:space="0" w:color="auto"/>
            <w:right w:val="none" w:sz="0" w:space="0" w:color="auto"/>
          </w:divBdr>
        </w:div>
        <w:div w:id="1475023493">
          <w:marLeft w:val="640"/>
          <w:marRight w:val="0"/>
          <w:marTop w:val="0"/>
          <w:marBottom w:val="0"/>
          <w:divBdr>
            <w:top w:val="none" w:sz="0" w:space="0" w:color="auto"/>
            <w:left w:val="none" w:sz="0" w:space="0" w:color="auto"/>
            <w:bottom w:val="none" w:sz="0" w:space="0" w:color="auto"/>
            <w:right w:val="none" w:sz="0" w:space="0" w:color="auto"/>
          </w:divBdr>
        </w:div>
        <w:div w:id="15542022">
          <w:marLeft w:val="640"/>
          <w:marRight w:val="0"/>
          <w:marTop w:val="0"/>
          <w:marBottom w:val="0"/>
          <w:divBdr>
            <w:top w:val="none" w:sz="0" w:space="0" w:color="auto"/>
            <w:left w:val="none" w:sz="0" w:space="0" w:color="auto"/>
            <w:bottom w:val="none" w:sz="0" w:space="0" w:color="auto"/>
            <w:right w:val="none" w:sz="0" w:space="0" w:color="auto"/>
          </w:divBdr>
        </w:div>
        <w:div w:id="2138640206">
          <w:marLeft w:val="640"/>
          <w:marRight w:val="0"/>
          <w:marTop w:val="0"/>
          <w:marBottom w:val="0"/>
          <w:divBdr>
            <w:top w:val="none" w:sz="0" w:space="0" w:color="auto"/>
            <w:left w:val="none" w:sz="0" w:space="0" w:color="auto"/>
            <w:bottom w:val="none" w:sz="0" w:space="0" w:color="auto"/>
            <w:right w:val="none" w:sz="0" w:space="0" w:color="auto"/>
          </w:divBdr>
        </w:div>
        <w:div w:id="1624386468">
          <w:marLeft w:val="640"/>
          <w:marRight w:val="0"/>
          <w:marTop w:val="0"/>
          <w:marBottom w:val="0"/>
          <w:divBdr>
            <w:top w:val="none" w:sz="0" w:space="0" w:color="auto"/>
            <w:left w:val="none" w:sz="0" w:space="0" w:color="auto"/>
            <w:bottom w:val="none" w:sz="0" w:space="0" w:color="auto"/>
            <w:right w:val="none" w:sz="0" w:space="0" w:color="auto"/>
          </w:divBdr>
        </w:div>
        <w:div w:id="143621743">
          <w:marLeft w:val="640"/>
          <w:marRight w:val="0"/>
          <w:marTop w:val="0"/>
          <w:marBottom w:val="0"/>
          <w:divBdr>
            <w:top w:val="none" w:sz="0" w:space="0" w:color="auto"/>
            <w:left w:val="none" w:sz="0" w:space="0" w:color="auto"/>
            <w:bottom w:val="none" w:sz="0" w:space="0" w:color="auto"/>
            <w:right w:val="none" w:sz="0" w:space="0" w:color="auto"/>
          </w:divBdr>
        </w:div>
        <w:div w:id="1557206322">
          <w:marLeft w:val="640"/>
          <w:marRight w:val="0"/>
          <w:marTop w:val="0"/>
          <w:marBottom w:val="0"/>
          <w:divBdr>
            <w:top w:val="none" w:sz="0" w:space="0" w:color="auto"/>
            <w:left w:val="none" w:sz="0" w:space="0" w:color="auto"/>
            <w:bottom w:val="none" w:sz="0" w:space="0" w:color="auto"/>
            <w:right w:val="none" w:sz="0" w:space="0" w:color="auto"/>
          </w:divBdr>
        </w:div>
        <w:div w:id="1033117157">
          <w:marLeft w:val="640"/>
          <w:marRight w:val="0"/>
          <w:marTop w:val="0"/>
          <w:marBottom w:val="0"/>
          <w:divBdr>
            <w:top w:val="none" w:sz="0" w:space="0" w:color="auto"/>
            <w:left w:val="none" w:sz="0" w:space="0" w:color="auto"/>
            <w:bottom w:val="none" w:sz="0" w:space="0" w:color="auto"/>
            <w:right w:val="none" w:sz="0" w:space="0" w:color="auto"/>
          </w:divBdr>
        </w:div>
        <w:div w:id="253129351">
          <w:marLeft w:val="640"/>
          <w:marRight w:val="0"/>
          <w:marTop w:val="0"/>
          <w:marBottom w:val="0"/>
          <w:divBdr>
            <w:top w:val="none" w:sz="0" w:space="0" w:color="auto"/>
            <w:left w:val="none" w:sz="0" w:space="0" w:color="auto"/>
            <w:bottom w:val="none" w:sz="0" w:space="0" w:color="auto"/>
            <w:right w:val="none" w:sz="0" w:space="0" w:color="auto"/>
          </w:divBdr>
        </w:div>
        <w:div w:id="665207200">
          <w:marLeft w:val="640"/>
          <w:marRight w:val="0"/>
          <w:marTop w:val="0"/>
          <w:marBottom w:val="0"/>
          <w:divBdr>
            <w:top w:val="none" w:sz="0" w:space="0" w:color="auto"/>
            <w:left w:val="none" w:sz="0" w:space="0" w:color="auto"/>
            <w:bottom w:val="none" w:sz="0" w:space="0" w:color="auto"/>
            <w:right w:val="none" w:sz="0" w:space="0" w:color="auto"/>
          </w:divBdr>
        </w:div>
        <w:div w:id="2015110149">
          <w:marLeft w:val="640"/>
          <w:marRight w:val="0"/>
          <w:marTop w:val="0"/>
          <w:marBottom w:val="0"/>
          <w:divBdr>
            <w:top w:val="none" w:sz="0" w:space="0" w:color="auto"/>
            <w:left w:val="none" w:sz="0" w:space="0" w:color="auto"/>
            <w:bottom w:val="none" w:sz="0" w:space="0" w:color="auto"/>
            <w:right w:val="none" w:sz="0" w:space="0" w:color="auto"/>
          </w:divBdr>
        </w:div>
        <w:div w:id="1881167239">
          <w:marLeft w:val="640"/>
          <w:marRight w:val="0"/>
          <w:marTop w:val="0"/>
          <w:marBottom w:val="0"/>
          <w:divBdr>
            <w:top w:val="none" w:sz="0" w:space="0" w:color="auto"/>
            <w:left w:val="none" w:sz="0" w:space="0" w:color="auto"/>
            <w:bottom w:val="none" w:sz="0" w:space="0" w:color="auto"/>
            <w:right w:val="none" w:sz="0" w:space="0" w:color="auto"/>
          </w:divBdr>
        </w:div>
        <w:div w:id="593325731">
          <w:marLeft w:val="640"/>
          <w:marRight w:val="0"/>
          <w:marTop w:val="0"/>
          <w:marBottom w:val="0"/>
          <w:divBdr>
            <w:top w:val="none" w:sz="0" w:space="0" w:color="auto"/>
            <w:left w:val="none" w:sz="0" w:space="0" w:color="auto"/>
            <w:bottom w:val="none" w:sz="0" w:space="0" w:color="auto"/>
            <w:right w:val="none" w:sz="0" w:space="0" w:color="auto"/>
          </w:divBdr>
        </w:div>
        <w:div w:id="2114860447">
          <w:marLeft w:val="640"/>
          <w:marRight w:val="0"/>
          <w:marTop w:val="0"/>
          <w:marBottom w:val="0"/>
          <w:divBdr>
            <w:top w:val="none" w:sz="0" w:space="0" w:color="auto"/>
            <w:left w:val="none" w:sz="0" w:space="0" w:color="auto"/>
            <w:bottom w:val="none" w:sz="0" w:space="0" w:color="auto"/>
            <w:right w:val="none" w:sz="0" w:space="0" w:color="auto"/>
          </w:divBdr>
        </w:div>
        <w:div w:id="1499887792">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384973">
      <w:marLeft w:val="0"/>
      <w:marRight w:val="0"/>
      <w:marTop w:val="0"/>
      <w:marBottom w:val="0"/>
      <w:divBdr>
        <w:top w:val="none" w:sz="0" w:space="0" w:color="auto"/>
        <w:left w:val="none" w:sz="0" w:space="0" w:color="auto"/>
        <w:bottom w:val="none" w:sz="0" w:space="0" w:color="auto"/>
        <w:right w:val="none" w:sz="0" w:space="0" w:color="auto"/>
      </w:divBdr>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7746328">
      <w:bodyDiv w:val="1"/>
      <w:marLeft w:val="0"/>
      <w:marRight w:val="0"/>
      <w:marTop w:val="0"/>
      <w:marBottom w:val="0"/>
      <w:divBdr>
        <w:top w:val="none" w:sz="0" w:space="0" w:color="auto"/>
        <w:left w:val="none" w:sz="0" w:space="0" w:color="auto"/>
        <w:bottom w:val="none" w:sz="0" w:space="0" w:color="auto"/>
        <w:right w:val="none" w:sz="0" w:space="0" w:color="auto"/>
      </w:divBdr>
      <w:divsChild>
        <w:div w:id="1413813158">
          <w:marLeft w:val="640"/>
          <w:marRight w:val="0"/>
          <w:marTop w:val="0"/>
          <w:marBottom w:val="0"/>
          <w:divBdr>
            <w:top w:val="none" w:sz="0" w:space="0" w:color="auto"/>
            <w:left w:val="none" w:sz="0" w:space="0" w:color="auto"/>
            <w:bottom w:val="none" w:sz="0" w:space="0" w:color="auto"/>
            <w:right w:val="none" w:sz="0" w:space="0" w:color="auto"/>
          </w:divBdr>
        </w:div>
        <w:div w:id="236595698">
          <w:marLeft w:val="640"/>
          <w:marRight w:val="0"/>
          <w:marTop w:val="0"/>
          <w:marBottom w:val="0"/>
          <w:divBdr>
            <w:top w:val="none" w:sz="0" w:space="0" w:color="auto"/>
            <w:left w:val="none" w:sz="0" w:space="0" w:color="auto"/>
            <w:bottom w:val="none" w:sz="0" w:space="0" w:color="auto"/>
            <w:right w:val="none" w:sz="0" w:space="0" w:color="auto"/>
          </w:divBdr>
        </w:div>
        <w:div w:id="1009483197">
          <w:marLeft w:val="640"/>
          <w:marRight w:val="0"/>
          <w:marTop w:val="0"/>
          <w:marBottom w:val="0"/>
          <w:divBdr>
            <w:top w:val="none" w:sz="0" w:space="0" w:color="auto"/>
            <w:left w:val="none" w:sz="0" w:space="0" w:color="auto"/>
            <w:bottom w:val="none" w:sz="0" w:space="0" w:color="auto"/>
            <w:right w:val="none" w:sz="0" w:space="0" w:color="auto"/>
          </w:divBdr>
        </w:div>
        <w:div w:id="1100763823">
          <w:marLeft w:val="640"/>
          <w:marRight w:val="0"/>
          <w:marTop w:val="0"/>
          <w:marBottom w:val="0"/>
          <w:divBdr>
            <w:top w:val="none" w:sz="0" w:space="0" w:color="auto"/>
            <w:left w:val="none" w:sz="0" w:space="0" w:color="auto"/>
            <w:bottom w:val="none" w:sz="0" w:space="0" w:color="auto"/>
            <w:right w:val="none" w:sz="0" w:space="0" w:color="auto"/>
          </w:divBdr>
        </w:div>
        <w:div w:id="1638678645">
          <w:marLeft w:val="640"/>
          <w:marRight w:val="0"/>
          <w:marTop w:val="0"/>
          <w:marBottom w:val="0"/>
          <w:divBdr>
            <w:top w:val="none" w:sz="0" w:space="0" w:color="auto"/>
            <w:left w:val="none" w:sz="0" w:space="0" w:color="auto"/>
            <w:bottom w:val="none" w:sz="0" w:space="0" w:color="auto"/>
            <w:right w:val="none" w:sz="0" w:space="0" w:color="auto"/>
          </w:divBdr>
        </w:div>
        <w:div w:id="766460328">
          <w:marLeft w:val="640"/>
          <w:marRight w:val="0"/>
          <w:marTop w:val="0"/>
          <w:marBottom w:val="0"/>
          <w:divBdr>
            <w:top w:val="none" w:sz="0" w:space="0" w:color="auto"/>
            <w:left w:val="none" w:sz="0" w:space="0" w:color="auto"/>
            <w:bottom w:val="none" w:sz="0" w:space="0" w:color="auto"/>
            <w:right w:val="none" w:sz="0" w:space="0" w:color="auto"/>
          </w:divBdr>
        </w:div>
        <w:div w:id="1481338980">
          <w:marLeft w:val="640"/>
          <w:marRight w:val="0"/>
          <w:marTop w:val="0"/>
          <w:marBottom w:val="0"/>
          <w:divBdr>
            <w:top w:val="none" w:sz="0" w:space="0" w:color="auto"/>
            <w:left w:val="none" w:sz="0" w:space="0" w:color="auto"/>
            <w:bottom w:val="none" w:sz="0" w:space="0" w:color="auto"/>
            <w:right w:val="none" w:sz="0" w:space="0" w:color="auto"/>
          </w:divBdr>
        </w:div>
        <w:div w:id="1144392905">
          <w:marLeft w:val="640"/>
          <w:marRight w:val="0"/>
          <w:marTop w:val="0"/>
          <w:marBottom w:val="0"/>
          <w:divBdr>
            <w:top w:val="none" w:sz="0" w:space="0" w:color="auto"/>
            <w:left w:val="none" w:sz="0" w:space="0" w:color="auto"/>
            <w:bottom w:val="none" w:sz="0" w:space="0" w:color="auto"/>
            <w:right w:val="none" w:sz="0" w:space="0" w:color="auto"/>
          </w:divBdr>
        </w:div>
        <w:div w:id="1419911825">
          <w:marLeft w:val="640"/>
          <w:marRight w:val="0"/>
          <w:marTop w:val="0"/>
          <w:marBottom w:val="0"/>
          <w:divBdr>
            <w:top w:val="none" w:sz="0" w:space="0" w:color="auto"/>
            <w:left w:val="none" w:sz="0" w:space="0" w:color="auto"/>
            <w:bottom w:val="none" w:sz="0" w:space="0" w:color="auto"/>
            <w:right w:val="none" w:sz="0" w:space="0" w:color="auto"/>
          </w:divBdr>
        </w:div>
        <w:div w:id="1117021846">
          <w:marLeft w:val="640"/>
          <w:marRight w:val="0"/>
          <w:marTop w:val="0"/>
          <w:marBottom w:val="0"/>
          <w:divBdr>
            <w:top w:val="none" w:sz="0" w:space="0" w:color="auto"/>
            <w:left w:val="none" w:sz="0" w:space="0" w:color="auto"/>
            <w:bottom w:val="none" w:sz="0" w:space="0" w:color="auto"/>
            <w:right w:val="none" w:sz="0" w:space="0" w:color="auto"/>
          </w:divBdr>
        </w:div>
        <w:div w:id="702704923">
          <w:marLeft w:val="640"/>
          <w:marRight w:val="0"/>
          <w:marTop w:val="0"/>
          <w:marBottom w:val="0"/>
          <w:divBdr>
            <w:top w:val="none" w:sz="0" w:space="0" w:color="auto"/>
            <w:left w:val="none" w:sz="0" w:space="0" w:color="auto"/>
            <w:bottom w:val="none" w:sz="0" w:space="0" w:color="auto"/>
            <w:right w:val="none" w:sz="0" w:space="0" w:color="auto"/>
          </w:divBdr>
        </w:div>
        <w:div w:id="1944146702">
          <w:marLeft w:val="640"/>
          <w:marRight w:val="0"/>
          <w:marTop w:val="0"/>
          <w:marBottom w:val="0"/>
          <w:divBdr>
            <w:top w:val="none" w:sz="0" w:space="0" w:color="auto"/>
            <w:left w:val="none" w:sz="0" w:space="0" w:color="auto"/>
            <w:bottom w:val="none" w:sz="0" w:space="0" w:color="auto"/>
            <w:right w:val="none" w:sz="0" w:space="0" w:color="auto"/>
          </w:divBdr>
        </w:div>
        <w:div w:id="1360355975">
          <w:marLeft w:val="640"/>
          <w:marRight w:val="0"/>
          <w:marTop w:val="0"/>
          <w:marBottom w:val="0"/>
          <w:divBdr>
            <w:top w:val="none" w:sz="0" w:space="0" w:color="auto"/>
            <w:left w:val="none" w:sz="0" w:space="0" w:color="auto"/>
            <w:bottom w:val="none" w:sz="0" w:space="0" w:color="auto"/>
            <w:right w:val="none" w:sz="0" w:space="0" w:color="auto"/>
          </w:divBdr>
        </w:div>
        <w:div w:id="2089576526">
          <w:marLeft w:val="640"/>
          <w:marRight w:val="0"/>
          <w:marTop w:val="0"/>
          <w:marBottom w:val="0"/>
          <w:divBdr>
            <w:top w:val="none" w:sz="0" w:space="0" w:color="auto"/>
            <w:left w:val="none" w:sz="0" w:space="0" w:color="auto"/>
            <w:bottom w:val="none" w:sz="0" w:space="0" w:color="auto"/>
            <w:right w:val="none" w:sz="0" w:space="0" w:color="auto"/>
          </w:divBdr>
        </w:div>
        <w:div w:id="1541163465">
          <w:marLeft w:val="640"/>
          <w:marRight w:val="0"/>
          <w:marTop w:val="0"/>
          <w:marBottom w:val="0"/>
          <w:divBdr>
            <w:top w:val="none" w:sz="0" w:space="0" w:color="auto"/>
            <w:left w:val="none" w:sz="0" w:space="0" w:color="auto"/>
            <w:bottom w:val="none" w:sz="0" w:space="0" w:color="auto"/>
            <w:right w:val="none" w:sz="0" w:space="0" w:color="auto"/>
          </w:divBdr>
        </w:div>
        <w:div w:id="1394309614">
          <w:marLeft w:val="640"/>
          <w:marRight w:val="0"/>
          <w:marTop w:val="0"/>
          <w:marBottom w:val="0"/>
          <w:divBdr>
            <w:top w:val="none" w:sz="0" w:space="0" w:color="auto"/>
            <w:left w:val="none" w:sz="0" w:space="0" w:color="auto"/>
            <w:bottom w:val="none" w:sz="0" w:space="0" w:color="auto"/>
            <w:right w:val="none" w:sz="0" w:space="0" w:color="auto"/>
          </w:divBdr>
        </w:div>
        <w:div w:id="1719236591">
          <w:marLeft w:val="640"/>
          <w:marRight w:val="0"/>
          <w:marTop w:val="0"/>
          <w:marBottom w:val="0"/>
          <w:divBdr>
            <w:top w:val="none" w:sz="0" w:space="0" w:color="auto"/>
            <w:left w:val="none" w:sz="0" w:space="0" w:color="auto"/>
            <w:bottom w:val="none" w:sz="0" w:space="0" w:color="auto"/>
            <w:right w:val="none" w:sz="0" w:space="0" w:color="auto"/>
          </w:divBdr>
        </w:div>
        <w:div w:id="1098411135">
          <w:marLeft w:val="640"/>
          <w:marRight w:val="0"/>
          <w:marTop w:val="0"/>
          <w:marBottom w:val="0"/>
          <w:divBdr>
            <w:top w:val="none" w:sz="0" w:space="0" w:color="auto"/>
            <w:left w:val="none" w:sz="0" w:space="0" w:color="auto"/>
            <w:bottom w:val="none" w:sz="0" w:space="0" w:color="auto"/>
            <w:right w:val="none" w:sz="0" w:space="0" w:color="auto"/>
          </w:divBdr>
        </w:div>
        <w:div w:id="1319845951">
          <w:marLeft w:val="640"/>
          <w:marRight w:val="0"/>
          <w:marTop w:val="0"/>
          <w:marBottom w:val="0"/>
          <w:divBdr>
            <w:top w:val="none" w:sz="0" w:space="0" w:color="auto"/>
            <w:left w:val="none" w:sz="0" w:space="0" w:color="auto"/>
            <w:bottom w:val="none" w:sz="0" w:space="0" w:color="auto"/>
            <w:right w:val="none" w:sz="0" w:space="0" w:color="auto"/>
          </w:divBdr>
        </w:div>
        <w:div w:id="2011367368">
          <w:marLeft w:val="640"/>
          <w:marRight w:val="0"/>
          <w:marTop w:val="0"/>
          <w:marBottom w:val="0"/>
          <w:divBdr>
            <w:top w:val="none" w:sz="0" w:space="0" w:color="auto"/>
            <w:left w:val="none" w:sz="0" w:space="0" w:color="auto"/>
            <w:bottom w:val="none" w:sz="0" w:space="0" w:color="auto"/>
            <w:right w:val="none" w:sz="0" w:space="0" w:color="auto"/>
          </w:divBdr>
        </w:div>
        <w:div w:id="1734624760">
          <w:marLeft w:val="640"/>
          <w:marRight w:val="0"/>
          <w:marTop w:val="0"/>
          <w:marBottom w:val="0"/>
          <w:divBdr>
            <w:top w:val="none" w:sz="0" w:space="0" w:color="auto"/>
            <w:left w:val="none" w:sz="0" w:space="0" w:color="auto"/>
            <w:bottom w:val="none" w:sz="0" w:space="0" w:color="auto"/>
            <w:right w:val="none" w:sz="0" w:space="0" w:color="auto"/>
          </w:divBdr>
        </w:div>
        <w:div w:id="1344283001">
          <w:marLeft w:val="640"/>
          <w:marRight w:val="0"/>
          <w:marTop w:val="0"/>
          <w:marBottom w:val="0"/>
          <w:divBdr>
            <w:top w:val="none" w:sz="0" w:space="0" w:color="auto"/>
            <w:left w:val="none" w:sz="0" w:space="0" w:color="auto"/>
            <w:bottom w:val="none" w:sz="0" w:space="0" w:color="auto"/>
            <w:right w:val="none" w:sz="0" w:space="0" w:color="auto"/>
          </w:divBdr>
        </w:div>
        <w:div w:id="927276193">
          <w:marLeft w:val="640"/>
          <w:marRight w:val="0"/>
          <w:marTop w:val="0"/>
          <w:marBottom w:val="0"/>
          <w:divBdr>
            <w:top w:val="none" w:sz="0" w:space="0" w:color="auto"/>
            <w:left w:val="none" w:sz="0" w:space="0" w:color="auto"/>
            <w:bottom w:val="none" w:sz="0" w:space="0" w:color="auto"/>
            <w:right w:val="none" w:sz="0" w:space="0" w:color="auto"/>
          </w:divBdr>
        </w:div>
        <w:div w:id="1175800485">
          <w:marLeft w:val="640"/>
          <w:marRight w:val="0"/>
          <w:marTop w:val="0"/>
          <w:marBottom w:val="0"/>
          <w:divBdr>
            <w:top w:val="none" w:sz="0" w:space="0" w:color="auto"/>
            <w:left w:val="none" w:sz="0" w:space="0" w:color="auto"/>
            <w:bottom w:val="none" w:sz="0" w:space="0" w:color="auto"/>
            <w:right w:val="none" w:sz="0" w:space="0" w:color="auto"/>
          </w:divBdr>
        </w:div>
        <w:div w:id="1875383828">
          <w:marLeft w:val="640"/>
          <w:marRight w:val="0"/>
          <w:marTop w:val="0"/>
          <w:marBottom w:val="0"/>
          <w:divBdr>
            <w:top w:val="none" w:sz="0" w:space="0" w:color="auto"/>
            <w:left w:val="none" w:sz="0" w:space="0" w:color="auto"/>
            <w:bottom w:val="none" w:sz="0" w:space="0" w:color="auto"/>
            <w:right w:val="none" w:sz="0" w:space="0" w:color="auto"/>
          </w:divBdr>
        </w:div>
        <w:div w:id="843935374">
          <w:marLeft w:val="640"/>
          <w:marRight w:val="0"/>
          <w:marTop w:val="0"/>
          <w:marBottom w:val="0"/>
          <w:divBdr>
            <w:top w:val="none" w:sz="0" w:space="0" w:color="auto"/>
            <w:left w:val="none" w:sz="0" w:space="0" w:color="auto"/>
            <w:bottom w:val="none" w:sz="0" w:space="0" w:color="auto"/>
            <w:right w:val="none" w:sz="0" w:space="0" w:color="auto"/>
          </w:divBdr>
        </w:div>
        <w:div w:id="511530438">
          <w:marLeft w:val="640"/>
          <w:marRight w:val="0"/>
          <w:marTop w:val="0"/>
          <w:marBottom w:val="0"/>
          <w:divBdr>
            <w:top w:val="none" w:sz="0" w:space="0" w:color="auto"/>
            <w:left w:val="none" w:sz="0" w:space="0" w:color="auto"/>
            <w:bottom w:val="none" w:sz="0" w:space="0" w:color="auto"/>
            <w:right w:val="none" w:sz="0" w:space="0" w:color="auto"/>
          </w:divBdr>
        </w:div>
        <w:div w:id="789860973">
          <w:marLeft w:val="640"/>
          <w:marRight w:val="0"/>
          <w:marTop w:val="0"/>
          <w:marBottom w:val="0"/>
          <w:divBdr>
            <w:top w:val="none" w:sz="0" w:space="0" w:color="auto"/>
            <w:left w:val="none" w:sz="0" w:space="0" w:color="auto"/>
            <w:bottom w:val="none" w:sz="0" w:space="0" w:color="auto"/>
            <w:right w:val="none" w:sz="0" w:space="0" w:color="auto"/>
          </w:divBdr>
        </w:div>
        <w:div w:id="1688213176">
          <w:marLeft w:val="640"/>
          <w:marRight w:val="0"/>
          <w:marTop w:val="0"/>
          <w:marBottom w:val="0"/>
          <w:divBdr>
            <w:top w:val="none" w:sz="0" w:space="0" w:color="auto"/>
            <w:left w:val="none" w:sz="0" w:space="0" w:color="auto"/>
            <w:bottom w:val="none" w:sz="0" w:space="0" w:color="auto"/>
            <w:right w:val="none" w:sz="0" w:space="0" w:color="auto"/>
          </w:divBdr>
        </w:div>
        <w:div w:id="1027171013">
          <w:marLeft w:val="640"/>
          <w:marRight w:val="0"/>
          <w:marTop w:val="0"/>
          <w:marBottom w:val="0"/>
          <w:divBdr>
            <w:top w:val="none" w:sz="0" w:space="0" w:color="auto"/>
            <w:left w:val="none" w:sz="0" w:space="0" w:color="auto"/>
            <w:bottom w:val="none" w:sz="0" w:space="0" w:color="auto"/>
            <w:right w:val="none" w:sz="0" w:space="0" w:color="auto"/>
          </w:divBdr>
        </w:div>
        <w:div w:id="672416127">
          <w:marLeft w:val="640"/>
          <w:marRight w:val="0"/>
          <w:marTop w:val="0"/>
          <w:marBottom w:val="0"/>
          <w:divBdr>
            <w:top w:val="none" w:sz="0" w:space="0" w:color="auto"/>
            <w:left w:val="none" w:sz="0" w:space="0" w:color="auto"/>
            <w:bottom w:val="none" w:sz="0" w:space="0" w:color="auto"/>
            <w:right w:val="none" w:sz="0" w:space="0" w:color="auto"/>
          </w:divBdr>
        </w:div>
        <w:div w:id="996496358">
          <w:marLeft w:val="640"/>
          <w:marRight w:val="0"/>
          <w:marTop w:val="0"/>
          <w:marBottom w:val="0"/>
          <w:divBdr>
            <w:top w:val="none" w:sz="0" w:space="0" w:color="auto"/>
            <w:left w:val="none" w:sz="0" w:space="0" w:color="auto"/>
            <w:bottom w:val="none" w:sz="0" w:space="0" w:color="auto"/>
            <w:right w:val="none" w:sz="0" w:space="0" w:color="auto"/>
          </w:divBdr>
        </w:div>
        <w:div w:id="2128965661">
          <w:marLeft w:val="640"/>
          <w:marRight w:val="0"/>
          <w:marTop w:val="0"/>
          <w:marBottom w:val="0"/>
          <w:divBdr>
            <w:top w:val="none" w:sz="0" w:space="0" w:color="auto"/>
            <w:left w:val="none" w:sz="0" w:space="0" w:color="auto"/>
            <w:bottom w:val="none" w:sz="0" w:space="0" w:color="auto"/>
            <w:right w:val="none" w:sz="0" w:space="0" w:color="auto"/>
          </w:divBdr>
        </w:div>
        <w:div w:id="800656745">
          <w:marLeft w:val="640"/>
          <w:marRight w:val="0"/>
          <w:marTop w:val="0"/>
          <w:marBottom w:val="0"/>
          <w:divBdr>
            <w:top w:val="none" w:sz="0" w:space="0" w:color="auto"/>
            <w:left w:val="none" w:sz="0" w:space="0" w:color="auto"/>
            <w:bottom w:val="none" w:sz="0" w:space="0" w:color="auto"/>
            <w:right w:val="none" w:sz="0" w:space="0" w:color="auto"/>
          </w:divBdr>
        </w:div>
        <w:div w:id="1179737887">
          <w:marLeft w:val="640"/>
          <w:marRight w:val="0"/>
          <w:marTop w:val="0"/>
          <w:marBottom w:val="0"/>
          <w:divBdr>
            <w:top w:val="none" w:sz="0" w:space="0" w:color="auto"/>
            <w:left w:val="none" w:sz="0" w:space="0" w:color="auto"/>
            <w:bottom w:val="none" w:sz="0" w:space="0" w:color="auto"/>
            <w:right w:val="none" w:sz="0" w:space="0" w:color="auto"/>
          </w:divBdr>
        </w:div>
        <w:div w:id="147409623">
          <w:marLeft w:val="640"/>
          <w:marRight w:val="0"/>
          <w:marTop w:val="0"/>
          <w:marBottom w:val="0"/>
          <w:divBdr>
            <w:top w:val="none" w:sz="0" w:space="0" w:color="auto"/>
            <w:left w:val="none" w:sz="0" w:space="0" w:color="auto"/>
            <w:bottom w:val="none" w:sz="0" w:space="0" w:color="auto"/>
            <w:right w:val="none" w:sz="0" w:space="0" w:color="auto"/>
          </w:divBdr>
        </w:div>
        <w:div w:id="2107649125">
          <w:marLeft w:val="640"/>
          <w:marRight w:val="0"/>
          <w:marTop w:val="0"/>
          <w:marBottom w:val="0"/>
          <w:divBdr>
            <w:top w:val="none" w:sz="0" w:space="0" w:color="auto"/>
            <w:left w:val="none" w:sz="0" w:space="0" w:color="auto"/>
            <w:bottom w:val="none" w:sz="0" w:space="0" w:color="auto"/>
            <w:right w:val="none" w:sz="0" w:space="0" w:color="auto"/>
          </w:divBdr>
        </w:div>
        <w:div w:id="1372145208">
          <w:marLeft w:val="640"/>
          <w:marRight w:val="0"/>
          <w:marTop w:val="0"/>
          <w:marBottom w:val="0"/>
          <w:divBdr>
            <w:top w:val="none" w:sz="0" w:space="0" w:color="auto"/>
            <w:left w:val="none" w:sz="0" w:space="0" w:color="auto"/>
            <w:bottom w:val="none" w:sz="0" w:space="0" w:color="auto"/>
            <w:right w:val="none" w:sz="0" w:space="0" w:color="auto"/>
          </w:divBdr>
        </w:div>
        <w:div w:id="416556974">
          <w:marLeft w:val="640"/>
          <w:marRight w:val="0"/>
          <w:marTop w:val="0"/>
          <w:marBottom w:val="0"/>
          <w:divBdr>
            <w:top w:val="none" w:sz="0" w:space="0" w:color="auto"/>
            <w:left w:val="none" w:sz="0" w:space="0" w:color="auto"/>
            <w:bottom w:val="none" w:sz="0" w:space="0" w:color="auto"/>
            <w:right w:val="none" w:sz="0" w:space="0" w:color="auto"/>
          </w:divBdr>
        </w:div>
        <w:div w:id="7955224">
          <w:marLeft w:val="640"/>
          <w:marRight w:val="0"/>
          <w:marTop w:val="0"/>
          <w:marBottom w:val="0"/>
          <w:divBdr>
            <w:top w:val="none" w:sz="0" w:space="0" w:color="auto"/>
            <w:left w:val="none" w:sz="0" w:space="0" w:color="auto"/>
            <w:bottom w:val="none" w:sz="0" w:space="0" w:color="auto"/>
            <w:right w:val="none" w:sz="0" w:space="0" w:color="auto"/>
          </w:divBdr>
        </w:div>
        <w:div w:id="1603410888">
          <w:marLeft w:val="640"/>
          <w:marRight w:val="0"/>
          <w:marTop w:val="0"/>
          <w:marBottom w:val="0"/>
          <w:divBdr>
            <w:top w:val="none" w:sz="0" w:space="0" w:color="auto"/>
            <w:left w:val="none" w:sz="0" w:space="0" w:color="auto"/>
            <w:bottom w:val="none" w:sz="0" w:space="0" w:color="auto"/>
            <w:right w:val="none" w:sz="0" w:space="0" w:color="auto"/>
          </w:divBdr>
        </w:div>
        <w:div w:id="252519537">
          <w:marLeft w:val="640"/>
          <w:marRight w:val="0"/>
          <w:marTop w:val="0"/>
          <w:marBottom w:val="0"/>
          <w:divBdr>
            <w:top w:val="none" w:sz="0" w:space="0" w:color="auto"/>
            <w:left w:val="none" w:sz="0" w:space="0" w:color="auto"/>
            <w:bottom w:val="none" w:sz="0" w:space="0" w:color="auto"/>
            <w:right w:val="none" w:sz="0" w:space="0" w:color="auto"/>
          </w:divBdr>
        </w:div>
        <w:div w:id="1551989865">
          <w:marLeft w:val="640"/>
          <w:marRight w:val="0"/>
          <w:marTop w:val="0"/>
          <w:marBottom w:val="0"/>
          <w:divBdr>
            <w:top w:val="none" w:sz="0" w:space="0" w:color="auto"/>
            <w:left w:val="none" w:sz="0" w:space="0" w:color="auto"/>
            <w:bottom w:val="none" w:sz="0" w:space="0" w:color="auto"/>
            <w:right w:val="none" w:sz="0" w:space="0" w:color="auto"/>
          </w:divBdr>
        </w:div>
        <w:div w:id="81803246">
          <w:marLeft w:val="640"/>
          <w:marRight w:val="0"/>
          <w:marTop w:val="0"/>
          <w:marBottom w:val="0"/>
          <w:divBdr>
            <w:top w:val="none" w:sz="0" w:space="0" w:color="auto"/>
            <w:left w:val="none" w:sz="0" w:space="0" w:color="auto"/>
            <w:bottom w:val="none" w:sz="0" w:space="0" w:color="auto"/>
            <w:right w:val="none" w:sz="0" w:space="0" w:color="auto"/>
          </w:divBdr>
        </w:div>
        <w:div w:id="127356285">
          <w:marLeft w:val="640"/>
          <w:marRight w:val="0"/>
          <w:marTop w:val="0"/>
          <w:marBottom w:val="0"/>
          <w:divBdr>
            <w:top w:val="none" w:sz="0" w:space="0" w:color="auto"/>
            <w:left w:val="none" w:sz="0" w:space="0" w:color="auto"/>
            <w:bottom w:val="none" w:sz="0" w:space="0" w:color="auto"/>
            <w:right w:val="none" w:sz="0" w:space="0" w:color="auto"/>
          </w:divBdr>
        </w:div>
      </w:divsChild>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6647888">
      <w:marLeft w:val="0"/>
      <w:marRight w:val="0"/>
      <w:marTop w:val="0"/>
      <w:marBottom w:val="0"/>
      <w:divBdr>
        <w:top w:val="none" w:sz="0" w:space="0" w:color="auto"/>
        <w:left w:val="none" w:sz="0" w:space="0" w:color="auto"/>
        <w:bottom w:val="none" w:sz="0" w:space="0" w:color="auto"/>
        <w:right w:val="none" w:sz="0" w:space="0" w:color="auto"/>
      </w:divBdr>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8298470">
      <w:marLeft w:val="0"/>
      <w:marRight w:val="0"/>
      <w:marTop w:val="0"/>
      <w:marBottom w:val="0"/>
      <w:divBdr>
        <w:top w:val="none" w:sz="0" w:space="0" w:color="auto"/>
        <w:left w:val="none" w:sz="0" w:space="0" w:color="auto"/>
        <w:bottom w:val="none" w:sz="0" w:space="0" w:color="auto"/>
        <w:right w:val="none" w:sz="0" w:space="0" w:color="auto"/>
      </w:divBdr>
    </w:div>
    <w:div w:id="529997588">
      <w:marLeft w:val="0"/>
      <w:marRight w:val="0"/>
      <w:marTop w:val="0"/>
      <w:marBottom w:val="0"/>
      <w:divBdr>
        <w:top w:val="none" w:sz="0" w:space="0" w:color="auto"/>
        <w:left w:val="none" w:sz="0" w:space="0" w:color="auto"/>
        <w:bottom w:val="none" w:sz="0" w:space="0" w:color="auto"/>
        <w:right w:val="none" w:sz="0" w:space="0" w:color="auto"/>
      </w:divBdr>
    </w:div>
    <w:div w:id="535777020">
      <w:bodyDiv w:val="1"/>
      <w:marLeft w:val="0"/>
      <w:marRight w:val="0"/>
      <w:marTop w:val="0"/>
      <w:marBottom w:val="0"/>
      <w:divBdr>
        <w:top w:val="none" w:sz="0" w:space="0" w:color="auto"/>
        <w:left w:val="none" w:sz="0" w:space="0" w:color="auto"/>
        <w:bottom w:val="none" w:sz="0" w:space="0" w:color="auto"/>
        <w:right w:val="none" w:sz="0" w:space="0" w:color="auto"/>
      </w:divBdr>
      <w:divsChild>
        <w:div w:id="1893424770">
          <w:marLeft w:val="640"/>
          <w:marRight w:val="0"/>
          <w:marTop w:val="0"/>
          <w:marBottom w:val="0"/>
          <w:divBdr>
            <w:top w:val="none" w:sz="0" w:space="0" w:color="auto"/>
            <w:left w:val="none" w:sz="0" w:space="0" w:color="auto"/>
            <w:bottom w:val="none" w:sz="0" w:space="0" w:color="auto"/>
            <w:right w:val="none" w:sz="0" w:space="0" w:color="auto"/>
          </w:divBdr>
        </w:div>
        <w:div w:id="319622262">
          <w:marLeft w:val="640"/>
          <w:marRight w:val="0"/>
          <w:marTop w:val="0"/>
          <w:marBottom w:val="0"/>
          <w:divBdr>
            <w:top w:val="none" w:sz="0" w:space="0" w:color="auto"/>
            <w:left w:val="none" w:sz="0" w:space="0" w:color="auto"/>
            <w:bottom w:val="none" w:sz="0" w:space="0" w:color="auto"/>
            <w:right w:val="none" w:sz="0" w:space="0" w:color="auto"/>
          </w:divBdr>
        </w:div>
        <w:div w:id="155540122">
          <w:marLeft w:val="640"/>
          <w:marRight w:val="0"/>
          <w:marTop w:val="0"/>
          <w:marBottom w:val="0"/>
          <w:divBdr>
            <w:top w:val="none" w:sz="0" w:space="0" w:color="auto"/>
            <w:left w:val="none" w:sz="0" w:space="0" w:color="auto"/>
            <w:bottom w:val="none" w:sz="0" w:space="0" w:color="auto"/>
            <w:right w:val="none" w:sz="0" w:space="0" w:color="auto"/>
          </w:divBdr>
        </w:div>
        <w:div w:id="2120252982">
          <w:marLeft w:val="640"/>
          <w:marRight w:val="0"/>
          <w:marTop w:val="0"/>
          <w:marBottom w:val="0"/>
          <w:divBdr>
            <w:top w:val="none" w:sz="0" w:space="0" w:color="auto"/>
            <w:left w:val="none" w:sz="0" w:space="0" w:color="auto"/>
            <w:bottom w:val="none" w:sz="0" w:space="0" w:color="auto"/>
            <w:right w:val="none" w:sz="0" w:space="0" w:color="auto"/>
          </w:divBdr>
        </w:div>
        <w:div w:id="518130740">
          <w:marLeft w:val="640"/>
          <w:marRight w:val="0"/>
          <w:marTop w:val="0"/>
          <w:marBottom w:val="0"/>
          <w:divBdr>
            <w:top w:val="none" w:sz="0" w:space="0" w:color="auto"/>
            <w:left w:val="none" w:sz="0" w:space="0" w:color="auto"/>
            <w:bottom w:val="none" w:sz="0" w:space="0" w:color="auto"/>
            <w:right w:val="none" w:sz="0" w:space="0" w:color="auto"/>
          </w:divBdr>
        </w:div>
        <w:div w:id="1129132490">
          <w:marLeft w:val="640"/>
          <w:marRight w:val="0"/>
          <w:marTop w:val="0"/>
          <w:marBottom w:val="0"/>
          <w:divBdr>
            <w:top w:val="none" w:sz="0" w:space="0" w:color="auto"/>
            <w:left w:val="none" w:sz="0" w:space="0" w:color="auto"/>
            <w:bottom w:val="none" w:sz="0" w:space="0" w:color="auto"/>
            <w:right w:val="none" w:sz="0" w:space="0" w:color="auto"/>
          </w:divBdr>
        </w:div>
        <w:div w:id="445274887">
          <w:marLeft w:val="640"/>
          <w:marRight w:val="0"/>
          <w:marTop w:val="0"/>
          <w:marBottom w:val="0"/>
          <w:divBdr>
            <w:top w:val="none" w:sz="0" w:space="0" w:color="auto"/>
            <w:left w:val="none" w:sz="0" w:space="0" w:color="auto"/>
            <w:bottom w:val="none" w:sz="0" w:space="0" w:color="auto"/>
            <w:right w:val="none" w:sz="0" w:space="0" w:color="auto"/>
          </w:divBdr>
        </w:div>
        <w:div w:id="971179483">
          <w:marLeft w:val="640"/>
          <w:marRight w:val="0"/>
          <w:marTop w:val="0"/>
          <w:marBottom w:val="0"/>
          <w:divBdr>
            <w:top w:val="none" w:sz="0" w:space="0" w:color="auto"/>
            <w:left w:val="none" w:sz="0" w:space="0" w:color="auto"/>
            <w:bottom w:val="none" w:sz="0" w:space="0" w:color="auto"/>
            <w:right w:val="none" w:sz="0" w:space="0" w:color="auto"/>
          </w:divBdr>
        </w:div>
        <w:div w:id="621305894">
          <w:marLeft w:val="640"/>
          <w:marRight w:val="0"/>
          <w:marTop w:val="0"/>
          <w:marBottom w:val="0"/>
          <w:divBdr>
            <w:top w:val="none" w:sz="0" w:space="0" w:color="auto"/>
            <w:left w:val="none" w:sz="0" w:space="0" w:color="auto"/>
            <w:bottom w:val="none" w:sz="0" w:space="0" w:color="auto"/>
            <w:right w:val="none" w:sz="0" w:space="0" w:color="auto"/>
          </w:divBdr>
        </w:div>
        <w:div w:id="621813490">
          <w:marLeft w:val="640"/>
          <w:marRight w:val="0"/>
          <w:marTop w:val="0"/>
          <w:marBottom w:val="0"/>
          <w:divBdr>
            <w:top w:val="none" w:sz="0" w:space="0" w:color="auto"/>
            <w:left w:val="none" w:sz="0" w:space="0" w:color="auto"/>
            <w:bottom w:val="none" w:sz="0" w:space="0" w:color="auto"/>
            <w:right w:val="none" w:sz="0" w:space="0" w:color="auto"/>
          </w:divBdr>
        </w:div>
        <w:div w:id="1466657517">
          <w:marLeft w:val="640"/>
          <w:marRight w:val="0"/>
          <w:marTop w:val="0"/>
          <w:marBottom w:val="0"/>
          <w:divBdr>
            <w:top w:val="none" w:sz="0" w:space="0" w:color="auto"/>
            <w:left w:val="none" w:sz="0" w:space="0" w:color="auto"/>
            <w:bottom w:val="none" w:sz="0" w:space="0" w:color="auto"/>
            <w:right w:val="none" w:sz="0" w:space="0" w:color="auto"/>
          </w:divBdr>
        </w:div>
        <w:div w:id="1554120923">
          <w:marLeft w:val="640"/>
          <w:marRight w:val="0"/>
          <w:marTop w:val="0"/>
          <w:marBottom w:val="0"/>
          <w:divBdr>
            <w:top w:val="none" w:sz="0" w:space="0" w:color="auto"/>
            <w:left w:val="none" w:sz="0" w:space="0" w:color="auto"/>
            <w:bottom w:val="none" w:sz="0" w:space="0" w:color="auto"/>
            <w:right w:val="none" w:sz="0" w:space="0" w:color="auto"/>
          </w:divBdr>
        </w:div>
        <w:div w:id="1217856604">
          <w:marLeft w:val="640"/>
          <w:marRight w:val="0"/>
          <w:marTop w:val="0"/>
          <w:marBottom w:val="0"/>
          <w:divBdr>
            <w:top w:val="none" w:sz="0" w:space="0" w:color="auto"/>
            <w:left w:val="none" w:sz="0" w:space="0" w:color="auto"/>
            <w:bottom w:val="none" w:sz="0" w:space="0" w:color="auto"/>
            <w:right w:val="none" w:sz="0" w:space="0" w:color="auto"/>
          </w:divBdr>
        </w:div>
        <w:div w:id="1140002832">
          <w:marLeft w:val="640"/>
          <w:marRight w:val="0"/>
          <w:marTop w:val="0"/>
          <w:marBottom w:val="0"/>
          <w:divBdr>
            <w:top w:val="none" w:sz="0" w:space="0" w:color="auto"/>
            <w:left w:val="none" w:sz="0" w:space="0" w:color="auto"/>
            <w:bottom w:val="none" w:sz="0" w:space="0" w:color="auto"/>
            <w:right w:val="none" w:sz="0" w:space="0" w:color="auto"/>
          </w:divBdr>
        </w:div>
        <w:div w:id="1846751024">
          <w:marLeft w:val="640"/>
          <w:marRight w:val="0"/>
          <w:marTop w:val="0"/>
          <w:marBottom w:val="0"/>
          <w:divBdr>
            <w:top w:val="none" w:sz="0" w:space="0" w:color="auto"/>
            <w:left w:val="none" w:sz="0" w:space="0" w:color="auto"/>
            <w:bottom w:val="none" w:sz="0" w:space="0" w:color="auto"/>
            <w:right w:val="none" w:sz="0" w:space="0" w:color="auto"/>
          </w:divBdr>
        </w:div>
        <w:div w:id="935016393">
          <w:marLeft w:val="640"/>
          <w:marRight w:val="0"/>
          <w:marTop w:val="0"/>
          <w:marBottom w:val="0"/>
          <w:divBdr>
            <w:top w:val="none" w:sz="0" w:space="0" w:color="auto"/>
            <w:left w:val="none" w:sz="0" w:space="0" w:color="auto"/>
            <w:bottom w:val="none" w:sz="0" w:space="0" w:color="auto"/>
            <w:right w:val="none" w:sz="0" w:space="0" w:color="auto"/>
          </w:divBdr>
        </w:div>
        <w:div w:id="583534316">
          <w:marLeft w:val="640"/>
          <w:marRight w:val="0"/>
          <w:marTop w:val="0"/>
          <w:marBottom w:val="0"/>
          <w:divBdr>
            <w:top w:val="none" w:sz="0" w:space="0" w:color="auto"/>
            <w:left w:val="none" w:sz="0" w:space="0" w:color="auto"/>
            <w:bottom w:val="none" w:sz="0" w:space="0" w:color="auto"/>
            <w:right w:val="none" w:sz="0" w:space="0" w:color="auto"/>
          </w:divBdr>
        </w:div>
        <w:div w:id="646206504">
          <w:marLeft w:val="640"/>
          <w:marRight w:val="0"/>
          <w:marTop w:val="0"/>
          <w:marBottom w:val="0"/>
          <w:divBdr>
            <w:top w:val="none" w:sz="0" w:space="0" w:color="auto"/>
            <w:left w:val="none" w:sz="0" w:space="0" w:color="auto"/>
            <w:bottom w:val="none" w:sz="0" w:space="0" w:color="auto"/>
            <w:right w:val="none" w:sz="0" w:space="0" w:color="auto"/>
          </w:divBdr>
        </w:div>
        <w:div w:id="1324578369">
          <w:marLeft w:val="640"/>
          <w:marRight w:val="0"/>
          <w:marTop w:val="0"/>
          <w:marBottom w:val="0"/>
          <w:divBdr>
            <w:top w:val="none" w:sz="0" w:space="0" w:color="auto"/>
            <w:left w:val="none" w:sz="0" w:space="0" w:color="auto"/>
            <w:bottom w:val="none" w:sz="0" w:space="0" w:color="auto"/>
            <w:right w:val="none" w:sz="0" w:space="0" w:color="auto"/>
          </w:divBdr>
        </w:div>
        <w:div w:id="387264285">
          <w:marLeft w:val="640"/>
          <w:marRight w:val="0"/>
          <w:marTop w:val="0"/>
          <w:marBottom w:val="0"/>
          <w:divBdr>
            <w:top w:val="none" w:sz="0" w:space="0" w:color="auto"/>
            <w:left w:val="none" w:sz="0" w:space="0" w:color="auto"/>
            <w:bottom w:val="none" w:sz="0" w:space="0" w:color="auto"/>
            <w:right w:val="none" w:sz="0" w:space="0" w:color="auto"/>
          </w:divBdr>
        </w:div>
        <w:div w:id="209878356">
          <w:marLeft w:val="640"/>
          <w:marRight w:val="0"/>
          <w:marTop w:val="0"/>
          <w:marBottom w:val="0"/>
          <w:divBdr>
            <w:top w:val="none" w:sz="0" w:space="0" w:color="auto"/>
            <w:left w:val="none" w:sz="0" w:space="0" w:color="auto"/>
            <w:bottom w:val="none" w:sz="0" w:space="0" w:color="auto"/>
            <w:right w:val="none" w:sz="0" w:space="0" w:color="auto"/>
          </w:divBdr>
        </w:div>
        <w:div w:id="1794862592">
          <w:marLeft w:val="640"/>
          <w:marRight w:val="0"/>
          <w:marTop w:val="0"/>
          <w:marBottom w:val="0"/>
          <w:divBdr>
            <w:top w:val="none" w:sz="0" w:space="0" w:color="auto"/>
            <w:left w:val="none" w:sz="0" w:space="0" w:color="auto"/>
            <w:bottom w:val="none" w:sz="0" w:space="0" w:color="auto"/>
            <w:right w:val="none" w:sz="0" w:space="0" w:color="auto"/>
          </w:divBdr>
        </w:div>
        <w:div w:id="541022009">
          <w:marLeft w:val="640"/>
          <w:marRight w:val="0"/>
          <w:marTop w:val="0"/>
          <w:marBottom w:val="0"/>
          <w:divBdr>
            <w:top w:val="none" w:sz="0" w:space="0" w:color="auto"/>
            <w:left w:val="none" w:sz="0" w:space="0" w:color="auto"/>
            <w:bottom w:val="none" w:sz="0" w:space="0" w:color="auto"/>
            <w:right w:val="none" w:sz="0" w:space="0" w:color="auto"/>
          </w:divBdr>
        </w:div>
        <w:div w:id="669065953">
          <w:marLeft w:val="640"/>
          <w:marRight w:val="0"/>
          <w:marTop w:val="0"/>
          <w:marBottom w:val="0"/>
          <w:divBdr>
            <w:top w:val="none" w:sz="0" w:space="0" w:color="auto"/>
            <w:left w:val="none" w:sz="0" w:space="0" w:color="auto"/>
            <w:bottom w:val="none" w:sz="0" w:space="0" w:color="auto"/>
            <w:right w:val="none" w:sz="0" w:space="0" w:color="auto"/>
          </w:divBdr>
        </w:div>
        <w:div w:id="1194534863">
          <w:marLeft w:val="640"/>
          <w:marRight w:val="0"/>
          <w:marTop w:val="0"/>
          <w:marBottom w:val="0"/>
          <w:divBdr>
            <w:top w:val="none" w:sz="0" w:space="0" w:color="auto"/>
            <w:left w:val="none" w:sz="0" w:space="0" w:color="auto"/>
            <w:bottom w:val="none" w:sz="0" w:space="0" w:color="auto"/>
            <w:right w:val="none" w:sz="0" w:space="0" w:color="auto"/>
          </w:divBdr>
        </w:div>
        <w:div w:id="1866748438">
          <w:marLeft w:val="640"/>
          <w:marRight w:val="0"/>
          <w:marTop w:val="0"/>
          <w:marBottom w:val="0"/>
          <w:divBdr>
            <w:top w:val="none" w:sz="0" w:space="0" w:color="auto"/>
            <w:left w:val="none" w:sz="0" w:space="0" w:color="auto"/>
            <w:bottom w:val="none" w:sz="0" w:space="0" w:color="auto"/>
            <w:right w:val="none" w:sz="0" w:space="0" w:color="auto"/>
          </w:divBdr>
        </w:div>
        <w:div w:id="1206721498">
          <w:marLeft w:val="640"/>
          <w:marRight w:val="0"/>
          <w:marTop w:val="0"/>
          <w:marBottom w:val="0"/>
          <w:divBdr>
            <w:top w:val="none" w:sz="0" w:space="0" w:color="auto"/>
            <w:left w:val="none" w:sz="0" w:space="0" w:color="auto"/>
            <w:bottom w:val="none" w:sz="0" w:space="0" w:color="auto"/>
            <w:right w:val="none" w:sz="0" w:space="0" w:color="auto"/>
          </w:divBdr>
        </w:div>
        <w:div w:id="848450044">
          <w:marLeft w:val="640"/>
          <w:marRight w:val="0"/>
          <w:marTop w:val="0"/>
          <w:marBottom w:val="0"/>
          <w:divBdr>
            <w:top w:val="none" w:sz="0" w:space="0" w:color="auto"/>
            <w:left w:val="none" w:sz="0" w:space="0" w:color="auto"/>
            <w:bottom w:val="none" w:sz="0" w:space="0" w:color="auto"/>
            <w:right w:val="none" w:sz="0" w:space="0" w:color="auto"/>
          </w:divBdr>
        </w:div>
        <w:div w:id="604658035">
          <w:marLeft w:val="640"/>
          <w:marRight w:val="0"/>
          <w:marTop w:val="0"/>
          <w:marBottom w:val="0"/>
          <w:divBdr>
            <w:top w:val="none" w:sz="0" w:space="0" w:color="auto"/>
            <w:left w:val="none" w:sz="0" w:space="0" w:color="auto"/>
            <w:bottom w:val="none" w:sz="0" w:space="0" w:color="auto"/>
            <w:right w:val="none" w:sz="0" w:space="0" w:color="auto"/>
          </w:divBdr>
        </w:div>
        <w:div w:id="1644193624">
          <w:marLeft w:val="640"/>
          <w:marRight w:val="0"/>
          <w:marTop w:val="0"/>
          <w:marBottom w:val="0"/>
          <w:divBdr>
            <w:top w:val="none" w:sz="0" w:space="0" w:color="auto"/>
            <w:left w:val="none" w:sz="0" w:space="0" w:color="auto"/>
            <w:bottom w:val="none" w:sz="0" w:space="0" w:color="auto"/>
            <w:right w:val="none" w:sz="0" w:space="0" w:color="auto"/>
          </w:divBdr>
        </w:div>
        <w:div w:id="1019703699">
          <w:marLeft w:val="640"/>
          <w:marRight w:val="0"/>
          <w:marTop w:val="0"/>
          <w:marBottom w:val="0"/>
          <w:divBdr>
            <w:top w:val="none" w:sz="0" w:space="0" w:color="auto"/>
            <w:left w:val="none" w:sz="0" w:space="0" w:color="auto"/>
            <w:bottom w:val="none" w:sz="0" w:space="0" w:color="auto"/>
            <w:right w:val="none" w:sz="0" w:space="0" w:color="auto"/>
          </w:divBdr>
        </w:div>
        <w:div w:id="317343879">
          <w:marLeft w:val="640"/>
          <w:marRight w:val="0"/>
          <w:marTop w:val="0"/>
          <w:marBottom w:val="0"/>
          <w:divBdr>
            <w:top w:val="none" w:sz="0" w:space="0" w:color="auto"/>
            <w:left w:val="none" w:sz="0" w:space="0" w:color="auto"/>
            <w:bottom w:val="none" w:sz="0" w:space="0" w:color="auto"/>
            <w:right w:val="none" w:sz="0" w:space="0" w:color="auto"/>
          </w:divBdr>
        </w:div>
        <w:div w:id="1165243911">
          <w:marLeft w:val="640"/>
          <w:marRight w:val="0"/>
          <w:marTop w:val="0"/>
          <w:marBottom w:val="0"/>
          <w:divBdr>
            <w:top w:val="none" w:sz="0" w:space="0" w:color="auto"/>
            <w:left w:val="none" w:sz="0" w:space="0" w:color="auto"/>
            <w:bottom w:val="none" w:sz="0" w:space="0" w:color="auto"/>
            <w:right w:val="none" w:sz="0" w:space="0" w:color="auto"/>
          </w:divBdr>
        </w:div>
        <w:div w:id="693922015">
          <w:marLeft w:val="640"/>
          <w:marRight w:val="0"/>
          <w:marTop w:val="0"/>
          <w:marBottom w:val="0"/>
          <w:divBdr>
            <w:top w:val="none" w:sz="0" w:space="0" w:color="auto"/>
            <w:left w:val="none" w:sz="0" w:space="0" w:color="auto"/>
            <w:bottom w:val="none" w:sz="0" w:space="0" w:color="auto"/>
            <w:right w:val="none" w:sz="0" w:space="0" w:color="auto"/>
          </w:divBdr>
        </w:div>
        <w:div w:id="1184057709">
          <w:marLeft w:val="640"/>
          <w:marRight w:val="0"/>
          <w:marTop w:val="0"/>
          <w:marBottom w:val="0"/>
          <w:divBdr>
            <w:top w:val="none" w:sz="0" w:space="0" w:color="auto"/>
            <w:left w:val="none" w:sz="0" w:space="0" w:color="auto"/>
            <w:bottom w:val="none" w:sz="0" w:space="0" w:color="auto"/>
            <w:right w:val="none" w:sz="0" w:space="0" w:color="auto"/>
          </w:divBdr>
        </w:div>
        <w:div w:id="1677683875">
          <w:marLeft w:val="640"/>
          <w:marRight w:val="0"/>
          <w:marTop w:val="0"/>
          <w:marBottom w:val="0"/>
          <w:divBdr>
            <w:top w:val="none" w:sz="0" w:space="0" w:color="auto"/>
            <w:left w:val="none" w:sz="0" w:space="0" w:color="auto"/>
            <w:bottom w:val="none" w:sz="0" w:space="0" w:color="auto"/>
            <w:right w:val="none" w:sz="0" w:space="0" w:color="auto"/>
          </w:divBdr>
        </w:div>
        <w:div w:id="1140028426">
          <w:marLeft w:val="640"/>
          <w:marRight w:val="0"/>
          <w:marTop w:val="0"/>
          <w:marBottom w:val="0"/>
          <w:divBdr>
            <w:top w:val="none" w:sz="0" w:space="0" w:color="auto"/>
            <w:left w:val="none" w:sz="0" w:space="0" w:color="auto"/>
            <w:bottom w:val="none" w:sz="0" w:space="0" w:color="auto"/>
            <w:right w:val="none" w:sz="0" w:space="0" w:color="auto"/>
          </w:divBdr>
        </w:div>
        <w:div w:id="672418419">
          <w:marLeft w:val="640"/>
          <w:marRight w:val="0"/>
          <w:marTop w:val="0"/>
          <w:marBottom w:val="0"/>
          <w:divBdr>
            <w:top w:val="none" w:sz="0" w:space="0" w:color="auto"/>
            <w:left w:val="none" w:sz="0" w:space="0" w:color="auto"/>
            <w:bottom w:val="none" w:sz="0" w:space="0" w:color="auto"/>
            <w:right w:val="none" w:sz="0" w:space="0" w:color="auto"/>
          </w:divBdr>
        </w:div>
        <w:div w:id="710880398">
          <w:marLeft w:val="640"/>
          <w:marRight w:val="0"/>
          <w:marTop w:val="0"/>
          <w:marBottom w:val="0"/>
          <w:divBdr>
            <w:top w:val="none" w:sz="0" w:space="0" w:color="auto"/>
            <w:left w:val="none" w:sz="0" w:space="0" w:color="auto"/>
            <w:bottom w:val="none" w:sz="0" w:space="0" w:color="auto"/>
            <w:right w:val="none" w:sz="0" w:space="0" w:color="auto"/>
          </w:divBdr>
        </w:div>
        <w:div w:id="189924551">
          <w:marLeft w:val="640"/>
          <w:marRight w:val="0"/>
          <w:marTop w:val="0"/>
          <w:marBottom w:val="0"/>
          <w:divBdr>
            <w:top w:val="none" w:sz="0" w:space="0" w:color="auto"/>
            <w:left w:val="none" w:sz="0" w:space="0" w:color="auto"/>
            <w:bottom w:val="none" w:sz="0" w:space="0" w:color="auto"/>
            <w:right w:val="none" w:sz="0" w:space="0" w:color="auto"/>
          </w:divBdr>
        </w:div>
        <w:div w:id="1568610409">
          <w:marLeft w:val="640"/>
          <w:marRight w:val="0"/>
          <w:marTop w:val="0"/>
          <w:marBottom w:val="0"/>
          <w:divBdr>
            <w:top w:val="none" w:sz="0" w:space="0" w:color="auto"/>
            <w:left w:val="none" w:sz="0" w:space="0" w:color="auto"/>
            <w:bottom w:val="none" w:sz="0" w:space="0" w:color="auto"/>
            <w:right w:val="none" w:sz="0" w:space="0" w:color="auto"/>
          </w:divBdr>
        </w:div>
        <w:div w:id="1713454269">
          <w:marLeft w:val="640"/>
          <w:marRight w:val="0"/>
          <w:marTop w:val="0"/>
          <w:marBottom w:val="0"/>
          <w:divBdr>
            <w:top w:val="none" w:sz="0" w:space="0" w:color="auto"/>
            <w:left w:val="none" w:sz="0" w:space="0" w:color="auto"/>
            <w:bottom w:val="none" w:sz="0" w:space="0" w:color="auto"/>
            <w:right w:val="none" w:sz="0" w:space="0" w:color="auto"/>
          </w:divBdr>
        </w:div>
        <w:div w:id="2054645709">
          <w:marLeft w:val="640"/>
          <w:marRight w:val="0"/>
          <w:marTop w:val="0"/>
          <w:marBottom w:val="0"/>
          <w:divBdr>
            <w:top w:val="none" w:sz="0" w:space="0" w:color="auto"/>
            <w:left w:val="none" w:sz="0" w:space="0" w:color="auto"/>
            <w:bottom w:val="none" w:sz="0" w:space="0" w:color="auto"/>
            <w:right w:val="none" w:sz="0" w:space="0" w:color="auto"/>
          </w:divBdr>
        </w:div>
        <w:div w:id="2052147053">
          <w:marLeft w:val="640"/>
          <w:marRight w:val="0"/>
          <w:marTop w:val="0"/>
          <w:marBottom w:val="0"/>
          <w:divBdr>
            <w:top w:val="none" w:sz="0" w:space="0" w:color="auto"/>
            <w:left w:val="none" w:sz="0" w:space="0" w:color="auto"/>
            <w:bottom w:val="none" w:sz="0" w:space="0" w:color="auto"/>
            <w:right w:val="none" w:sz="0" w:space="0" w:color="auto"/>
          </w:divBdr>
        </w:div>
        <w:div w:id="1873033541">
          <w:marLeft w:val="640"/>
          <w:marRight w:val="0"/>
          <w:marTop w:val="0"/>
          <w:marBottom w:val="0"/>
          <w:divBdr>
            <w:top w:val="none" w:sz="0" w:space="0" w:color="auto"/>
            <w:left w:val="none" w:sz="0" w:space="0" w:color="auto"/>
            <w:bottom w:val="none" w:sz="0" w:space="0" w:color="auto"/>
            <w:right w:val="none" w:sz="0" w:space="0" w:color="auto"/>
          </w:divBdr>
        </w:div>
      </w:divsChild>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24239646">
      <w:bodyDiv w:val="1"/>
      <w:marLeft w:val="0"/>
      <w:marRight w:val="0"/>
      <w:marTop w:val="0"/>
      <w:marBottom w:val="0"/>
      <w:divBdr>
        <w:top w:val="none" w:sz="0" w:space="0" w:color="auto"/>
        <w:left w:val="none" w:sz="0" w:space="0" w:color="auto"/>
        <w:bottom w:val="none" w:sz="0" w:space="0" w:color="auto"/>
        <w:right w:val="none" w:sz="0" w:space="0" w:color="auto"/>
      </w:divBdr>
      <w:divsChild>
        <w:div w:id="1759866349">
          <w:marLeft w:val="640"/>
          <w:marRight w:val="0"/>
          <w:marTop w:val="0"/>
          <w:marBottom w:val="0"/>
          <w:divBdr>
            <w:top w:val="none" w:sz="0" w:space="0" w:color="auto"/>
            <w:left w:val="none" w:sz="0" w:space="0" w:color="auto"/>
            <w:bottom w:val="none" w:sz="0" w:space="0" w:color="auto"/>
            <w:right w:val="none" w:sz="0" w:space="0" w:color="auto"/>
          </w:divBdr>
        </w:div>
        <w:div w:id="1413815541">
          <w:marLeft w:val="640"/>
          <w:marRight w:val="0"/>
          <w:marTop w:val="0"/>
          <w:marBottom w:val="0"/>
          <w:divBdr>
            <w:top w:val="none" w:sz="0" w:space="0" w:color="auto"/>
            <w:left w:val="none" w:sz="0" w:space="0" w:color="auto"/>
            <w:bottom w:val="none" w:sz="0" w:space="0" w:color="auto"/>
            <w:right w:val="none" w:sz="0" w:space="0" w:color="auto"/>
          </w:divBdr>
        </w:div>
        <w:div w:id="931469018">
          <w:marLeft w:val="640"/>
          <w:marRight w:val="0"/>
          <w:marTop w:val="0"/>
          <w:marBottom w:val="0"/>
          <w:divBdr>
            <w:top w:val="none" w:sz="0" w:space="0" w:color="auto"/>
            <w:left w:val="none" w:sz="0" w:space="0" w:color="auto"/>
            <w:bottom w:val="none" w:sz="0" w:space="0" w:color="auto"/>
            <w:right w:val="none" w:sz="0" w:space="0" w:color="auto"/>
          </w:divBdr>
        </w:div>
        <w:div w:id="1190946416">
          <w:marLeft w:val="640"/>
          <w:marRight w:val="0"/>
          <w:marTop w:val="0"/>
          <w:marBottom w:val="0"/>
          <w:divBdr>
            <w:top w:val="none" w:sz="0" w:space="0" w:color="auto"/>
            <w:left w:val="none" w:sz="0" w:space="0" w:color="auto"/>
            <w:bottom w:val="none" w:sz="0" w:space="0" w:color="auto"/>
            <w:right w:val="none" w:sz="0" w:space="0" w:color="auto"/>
          </w:divBdr>
        </w:div>
        <w:div w:id="1532722487">
          <w:marLeft w:val="640"/>
          <w:marRight w:val="0"/>
          <w:marTop w:val="0"/>
          <w:marBottom w:val="0"/>
          <w:divBdr>
            <w:top w:val="none" w:sz="0" w:space="0" w:color="auto"/>
            <w:left w:val="none" w:sz="0" w:space="0" w:color="auto"/>
            <w:bottom w:val="none" w:sz="0" w:space="0" w:color="auto"/>
            <w:right w:val="none" w:sz="0" w:space="0" w:color="auto"/>
          </w:divBdr>
        </w:div>
        <w:div w:id="1109082316">
          <w:marLeft w:val="640"/>
          <w:marRight w:val="0"/>
          <w:marTop w:val="0"/>
          <w:marBottom w:val="0"/>
          <w:divBdr>
            <w:top w:val="none" w:sz="0" w:space="0" w:color="auto"/>
            <w:left w:val="none" w:sz="0" w:space="0" w:color="auto"/>
            <w:bottom w:val="none" w:sz="0" w:space="0" w:color="auto"/>
            <w:right w:val="none" w:sz="0" w:space="0" w:color="auto"/>
          </w:divBdr>
        </w:div>
        <w:div w:id="1155489682">
          <w:marLeft w:val="640"/>
          <w:marRight w:val="0"/>
          <w:marTop w:val="0"/>
          <w:marBottom w:val="0"/>
          <w:divBdr>
            <w:top w:val="none" w:sz="0" w:space="0" w:color="auto"/>
            <w:left w:val="none" w:sz="0" w:space="0" w:color="auto"/>
            <w:bottom w:val="none" w:sz="0" w:space="0" w:color="auto"/>
            <w:right w:val="none" w:sz="0" w:space="0" w:color="auto"/>
          </w:divBdr>
        </w:div>
        <w:div w:id="639961214">
          <w:marLeft w:val="640"/>
          <w:marRight w:val="0"/>
          <w:marTop w:val="0"/>
          <w:marBottom w:val="0"/>
          <w:divBdr>
            <w:top w:val="none" w:sz="0" w:space="0" w:color="auto"/>
            <w:left w:val="none" w:sz="0" w:space="0" w:color="auto"/>
            <w:bottom w:val="none" w:sz="0" w:space="0" w:color="auto"/>
            <w:right w:val="none" w:sz="0" w:space="0" w:color="auto"/>
          </w:divBdr>
        </w:div>
        <w:div w:id="1813014586">
          <w:marLeft w:val="640"/>
          <w:marRight w:val="0"/>
          <w:marTop w:val="0"/>
          <w:marBottom w:val="0"/>
          <w:divBdr>
            <w:top w:val="none" w:sz="0" w:space="0" w:color="auto"/>
            <w:left w:val="none" w:sz="0" w:space="0" w:color="auto"/>
            <w:bottom w:val="none" w:sz="0" w:space="0" w:color="auto"/>
            <w:right w:val="none" w:sz="0" w:space="0" w:color="auto"/>
          </w:divBdr>
        </w:div>
        <w:div w:id="1644505412">
          <w:marLeft w:val="640"/>
          <w:marRight w:val="0"/>
          <w:marTop w:val="0"/>
          <w:marBottom w:val="0"/>
          <w:divBdr>
            <w:top w:val="none" w:sz="0" w:space="0" w:color="auto"/>
            <w:left w:val="none" w:sz="0" w:space="0" w:color="auto"/>
            <w:bottom w:val="none" w:sz="0" w:space="0" w:color="auto"/>
            <w:right w:val="none" w:sz="0" w:space="0" w:color="auto"/>
          </w:divBdr>
        </w:div>
        <w:div w:id="434790667">
          <w:marLeft w:val="640"/>
          <w:marRight w:val="0"/>
          <w:marTop w:val="0"/>
          <w:marBottom w:val="0"/>
          <w:divBdr>
            <w:top w:val="none" w:sz="0" w:space="0" w:color="auto"/>
            <w:left w:val="none" w:sz="0" w:space="0" w:color="auto"/>
            <w:bottom w:val="none" w:sz="0" w:space="0" w:color="auto"/>
            <w:right w:val="none" w:sz="0" w:space="0" w:color="auto"/>
          </w:divBdr>
        </w:div>
        <w:div w:id="172957487">
          <w:marLeft w:val="640"/>
          <w:marRight w:val="0"/>
          <w:marTop w:val="0"/>
          <w:marBottom w:val="0"/>
          <w:divBdr>
            <w:top w:val="none" w:sz="0" w:space="0" w:color="auto"/>
            <w:left w:val="none" w:sz="0" w:space="0" w:color="auto"/>
            <w:bottom w:val="none" w:sz="0" w:space="0" w:color="auto"/>
            <w:right w:val="none" w:sz="0" w:space="0" w:color="auto"/>
          </w:divBdr>
        </w:div>
        <w:div w:id="749892078">
          <w:marLeft w:val="640"/>
          <w:marRight w:val="0"/>
          <w:marTop w:val="0"/>
          <w:marBottom w:val="0"/>
          <w:divBdr>
            <w:top w:val="none" w:sz="0" w:space="0" w:color="auto"/>
            <w:left w:val="none" w:sz="0" w:space="0" w:color="auto"/>
            <w:bottom w:val="none" w:sz="0" w:space="0" w:color="auto"/>
            <w:right w:val="none" w:sz="0" w:space="0" w:color="auto"/>
          </w:divBdr>
        </w:div>
        <w:div w:id="1879119936">
          <w:marLeft w:val="640"/>
          <w:marRight w:val="0"/>
          <w:marTop w:val="0"/>
          <w:marBottom w:val="0"/>
          <w:divBdr>
            <w:top w:val="none" w:sz="0" w:space="0" w:color="auto"/>
            <w:left w:val="none" w:sz="0" w:space="0" w:color="auto"/>
            <w:bottom w:val="none" w:sz="0" w:space="0" w:color="auto"/>
            <w:right w:val="none" w:sz="0" w:space="0" w:color="auto"/>
          </w:divBdr>
        </w:div>
        <w:div w:id="1004012126">
          <w:marLeft w:val="640"/>
          <w:marRight w:val="0"/>
          <w:marTop w:val="0"/>
          <w:marBottom w:val="0"/>
          <w:divBdr>
            <w:top w:val="none" w:sz="0" w:space="0" w:color="auto"/>
            <w:left w:val="none" w:sz="0" w:space="0" w:color="auto"/>
            <w:bottom w:val="none" w:sz="0" w:space="0" w:color="auto"/>
            <w:right w:val="none" w:sz="0" w:space="0" w:color="auto"/>
          </w:divBdr>
        </w:div>
        <w:div w:id="1994216815">
          <w:marLeft w:val="640"/>
          <w:marRight w:val="0"/>
          <w:marTop w:val="0"/>
          <w:marBottom w:val="0"/>
          <w:divBdr>
            <w:top w:val="none" w:sz="0" w:space="0" w:color="auto"/>
            <w:left w:val="none" w:sz="0" w:space="0" w:color="auto"/>
            <w:bottom w:val="none" w:sz="0" w:space="0" w:color="auto"/>
            <w:right w:val="none" w:sz="0" w:space="0" w:color="auto"/>
          </w:divBdr>
        </w:div>
        <w:div w:id="868372367">
          <w:marLeft w:val="640"/>
          <w:marRight w:val="0"/>
          <w:marTop w:val="0"/>
          <w:marBottom w:val="0"/>
          <w:divBdr>
            <w:top w:val="none" w:sz="0" w:space="0" w:color="auto"/>
            <w:left w:val="none" w:sz="0" w:space="0" w:color="auto"/>
            <w:bottom w:val="none" w:sz="0" w:space="0" w:color="auto"/>
            <w:right w:val="none" w:sz="0" w:space="0" w:color="auto"/>
          </w:divBdr>
        </w:div>
        <w:div w:id="1159614015">
          <w:marLeft w:val="640"/>
          <w:marRight w:val="0"/>
          <w:marTop w:val="0"/>
          <w:marBottom w:val="0"/>
          <w:divBdr>
            <w:top w:val="none" w:sz="0" w:space="0" w:color="auto"/>
            <w:left w:val="none" w:sz="0" w:space="0" w:color="auto"/>
            <w:bottom w:val="none" w:sz="0" w:space="0" w:color="auto"/>
            <w:right w:val="none" w:sz="0" w:space="0" w:color="auto"/>
          </w:divBdr>
        </w:div>
        <w:div w:id="2083991426">
          <w:marLeft w:val="640"/>
          <w:marRight w:val="0"/>
          <w:marTop w:val="0"/>
          <w:marBottom w:val="0"/>
          <w:divBdr>
            <w:top w:val="none" w:sz="0" w:space="0" w:color="auto"/>
            <w:left w:val="none" w:sz="0" w:space="0" w:color="auto"/>
            <w:bottom w:val="none" w:sz="0" w:space="0" w:color="auto"/>
            <w:right w:val="none" w:sz="0" w:space="0" w:color="auto"/>
          </w:divBdr>
        </w:div>
        <w:div w:id="1402174572">
          <w:marLeft w:val="640"/>
          <w:marRight w:val="0"/>
          <w:marTop w:val="0"/>
          <w:marBottom w:val="0"/>
          <w:divBdr>
            <w:top w:val="none" w:sz="0" w:space="0" w:color="auto"/>
            <w:left w:val="none" w:sz="0" w:space="0" w:color="auto"/>
            <w:bottom w:val="none" w:sz="0" w:space="0" w:color="auto"/>
            <w:right w:val="none" w:sz="0" w:space="0" w:color="auto"/>
          </w:divBdr>
        </w:div>
        <w:div w:id="899361433">
          <w:marLeft w:val="640"/>
          <w:marRight w:val="0"/>
          <w:marTop w:val="0"/>
          <w:marBottom w:val="0"/>
          <w:divBdr>
            <w:top w:val="none" w:sz="0" w:space="0" w:color="auto"/>
            <w:left w:val="none" w:sz="0" w:space="0" w:color="auto"/>
            <w:bottom w:val="none" w:sz="0" w:space="0" w:color="auto"/>
            <w:right w:val="none" w:sz="0" w:space="0" w:color="auto"/>
          </w:divBdr>
        </w:div>
        <w:div w:id="228229032">
          <w:marLeft w:val="640"/>
          <w:marRight w:val="0"/>
          <w:marTop w:val="0"/>
          <w:marBottom w:val="0"/>
          <w:divBdr>
            <w:top w:val="none" w:sz="0" w:space="0" w:color="auto"/>
            <w:left w:val="none" w:sz="0" w:space="0" w:color="auto"/>
            <w:bottom w:val="none" w:sz="0" w:space="0" w:color="auto"/>
            <w:right w:val="none" w:sz="0" w:space="0" w:color="auto"/>
          </w:divBdr>
        </w:div>
        <w:div w:id="652023257">
          <w:marLeft w:val="640"/>
          <w:marRight w:val="0"/>
          <w:marTop w:val="0"/>
          <w:marBottom w:val="0"/>
          <w:divBdr>
            <w:top w:val="none" w:sz="0" w:space="0" w:color="auto"/>
            <w:left w:val="none" w:sz="0" w:space="0" w:color="auto"/>
            <w:bottom w:val="none" w:sz="0" w:space="0" w:color="auto"/>
            <w:right w:val="none" w:sz="0" w:space="0" w:color="auto"/>
          </w:divBdr>
        </w:div>
        <w:div w:id="1352142286">
          <w:marLeft w:val="640"/>
          <w:marRight w:val="0"/>
          <w:marTop w:val="0"/>
          <w:marBottom w:val="0"/>
          <w:divBdr>
            <w:top w:val="none" w:sz="0" w:space="0" w:color="auto"/>
            <w:left w:val="none" w:sz="0" w:space="0" w:color="auto"/>
            <w:bottom w:val="none" w:sz="0" w:space="0" w:color="auto"/>
            <w:right w:val="none" w:sz="0" w:space="0" w:color="auto"/>
          </w:divBdr>
        </w:div>
        <w:div w:id="732656011">
          <w:marLeft w:val="640"/>
          <w:marRight w:val="0"/>
          <w:marTop w:val="0"/>
          <w:marBottom w:val="0"/>
          <w:divBdr>
            <w:top w:val="none" w:sz="0" w:space="0" w:color="auto"/>
            <w:left w:val="none" w:sz="0" w:space="0" w:color="auto"/>
            <w:bottom w:val="none" w:sz="0" w:space="0" w:color="auto"/>
            <w:right w:val="none" w:sz="0" w:space="0" w:color="auto"/>
          </w:divBdr>
        </w:div>
        <w:div w:id="779108208">
          <w:marLeft w:val="640"/>
          <w:marRight w:val="0"/>
          <w:marTop w:val="0"/>
          <w:marBottom w:val="0"/>
          <w:divBdr>
            <w:top w:val="none" w:sz="0" w:space="0" w:color="auto"/>
            <w:left w:val="none" w:sz="0" w:space="0" w:color="auto"/>
            <w:bottom w:val="none" w:sz="0" w:space="0" w:color="auto"/>
            <w:right w:val="none" w:sz="0" w:space="0" w:color="auto"/>
          </w:divBdr>
        </w:div>
        <w:div w:id="287319428">
          <w:marLeft w:val="640"/>
          <w:marRight w:val="0"/>
          <w:marTop w:val="0"/>
          <w:marBottom w:val="0"/>
          <w:divBdr>
            <w:top w:val="none" w:sz="0" w:space="0" w:color="auto"/>
            <w:left w:val="none" w:sz="0" w:space="0" w:color="auto"/>
            <w:bottom w:val="none" w:sz="0" w:space="0" w:color="auto"/>
            <w:right w:val="none" w:sz="0" w:space="0" w:color="auto"/>
          </w:divBdr>
        </w:div>
        <w:div w:id="1523130018">
          <w:marLeft w:val="640"/>
          <w:marRight w:val="0"/>
          <w:marTop w:val="0"/>
          <w:marBottom w:val="0"/>
          <w:divBdr>
            <w:top w:val="none" w:sz="0" w:space="0" w:color="auto"/>
            <w:left w:val="none" w:sz="0" w:space="0" w:color="auto"/>
            <w:bottom w:val="none" w:sz="0" w:space="0" w:color="auto"/>
            <w:right w:val="none" w:sz="0" w:space="0" w:color="auto"/>
          </w:divBdr>
        </w:div>
        <w:div w:id="1045910199">
          <w:marLeft w:val="640"/>
          <w:marRight w:val="0"/>
          <w:marTop w:val="0"/>
          <w:marBottom w:val="0"/>
          <w:divBdr>
            <w:top w:val="none" w:sz="0" w:space="0" w:color="auto"/>
            <w:left w:val="none" w:sz="0" w:space="0" w:color="auto"/>
            <w:bottom w:val="none" w:sz="0" w:space="0" w:color="auto"/>
            <w:right w:val="none" w:sz="0" w:space="0" w:color="auto"/>
          </w:divBdr>
        </w:div>
        <w:div w:id="1402217339">
          <w:marLeft w:val="640"/>
          <w:marRight w:val="0"/>
          <w:marTop w:val="0"/>
          <w:marBottom w:val="0"/>
          <w:divBdr>
            <w:top w:val="none" w:sz="0" w:space="0" w:color="auto"/>
            <w:left w:val="none" w:sz="0" w:space="0" w:color="auto"/>
            <w:bottom w:val="none" w:sz="0" w:space="0" w:color="auto"/>
            <w:right w:val="none" w:sz="0" w:space="0" w:color="auto"/>
          </w:divBdr>
        </w:div>
        <w:div w:id="188565394">
          <w:marLeft w:val="640"/>
          <w:marRight w:val="0"/>
          <w:marTop w:val="0"/>
          <w:marBottom w:val="0"/>
          <w:divBdr>
            <w:top w:val="none" w:sz="0" w:space="0" w:color="auto"/>
            <w:left w:val="none" w:sz="0" w:space="0" w:color="auto"/>
            <w:bottom w:val="none" w:sz="0" w:space="0" w:color="auto"/>
            <w:right w:val="none" w:sz="0" w:space="0" w:color="auto"/>
          </w:divBdr>
        </w:div>
        <w:div w:id="1935475552">
          <w:marLeft w:val="640"/>
          <w:marRight w:val="0"/>
          <w:marTop w:val="0"/>
          <w:marBottom w:val="0"/>
          <w:divBdr>
            <w:top w:val="none" w:sz="0" w:space="0" w:color="auto"/>
            <w:left w:val="none" w:sz="0" w:space="0" w:color="auto"/>
            <w:bottom w:val="none" w:sz="0" w:space="0" w:color="auto"/>
            <w:right w:val="none" w:sz="0" w:space="0" w:color="auto"/>
          </w:divBdr>
        </w:div>
        <w:div w:id="976881032">
          <w:marLeft w:val="640"/>
          <w:marRight w:val="0"/>
          <w:marTop w:val="0"/>
          <w:marBottom w:val="0"/>
          <w:divBdr>
            <w:top w:val="none" w:sz="0" w:space="0" w:color="auto"/>
            <w:left w:val="none" w:sz="0" w:space="0" w:color="auto"/>
            <w:bottom w:val="none" w:sz="0" w:space="0" w:color="auto"/>
            <w:right w:val="none" w:sz="0" w:space="0" w:color="auto"/>
          </w:divBdr>
        </w:div>
        <w:div w:id="903838357">
          <w:marLeft w:val="640"/>
          <w:marRight w:val="0"/>
          <w:marTop w:val="0"/>
          <w:marBottom w:val="0"/>
          <w:divBdr>
            <w:top w:val="none" w:sz="0" w:space="0" w:color="auto"/>
            <w:left w:val="none" w:sz="0" w:space="0" w:color="auto"/>
            <w:bottom w:val="none" w:sz="0" w:space="0" w:color="auto"/>
            <w:right w:val="none" w:sz="0" w:space="0" w:color="auto"/>
          </w:divBdr>
        </w:div>
        <w:div w:id="1335063499">
          <w:marLeft w:val="640"/>
          <w:marRight w:val="0"/>
          <w:marTop w:val="0"/>
          <w:marBottom w:val="0"/>
          <w:divBdr>
            <w:top w:val="none" w:sz="0" w:space="0" w:color="auto"/>
            <w:left w:val="none" w:sz="0" w:space="0" w:color="auto"/>
            <w:bottom w:val="none" w:sz="0" w:space="0" w:color="auto"/>
            <w:right w:val="none" w:sz="0" w:space="0" w:color="auto"/>
          </w:divBdr>
        </w:div>
        <w:div w:id="1646230540">
          <w:marLeft w:val="640"/>
          <w:marRight w:val="0"/>
          <w:marTop w:val="0"/>
          <w:marBottom w:val="0"/>
          <w:divBdr>
            <w:top w:val="none" w:sz="0" w:space="0" w:color="auto"/>
            <w:left w:val="none" w:sz="0" w:space="0" w:color="auto"/>
            <w:bottom w:val="none" w:sz="0" w:space="0" w:color="auto"/>
            <w:right w:val="none" w:sz="0" w:space="0" w:color="auto"/>
          </w:divBdr>
        </w:div>
        <w:div w:id="2028022007">
          <w:marLeft w:val="640"/>
          <w:marRight w:val="0"/>
          <w:marTop w:val="0"/>
          <w:marBottom w:val="0"/>
          <w:divBdr>
            <w:top w:val="none" w:sz="0" w:space="0" w:color="auto"/>
            <w:left w:val="none" w:sz="0" w:space="0" w:color="auto"/>
            <w:bottom w:val="none" w:sz="0" w:space="0" w:color="auto"/>
            <w:right w:val="none" w:sz="0" w:space="0" w:color="auto"/>
          </w:divBdr>
        </w:div>
        <w:div w:id="1724711707">
          <w:marLeft w:val="640"/>
          <w:marRight w:val="0"/>
          <w:marTop w:val="0"/>
          <w:marBottom w:val="0"/>
          <w:divBdr>
            <w:top w:val="none" w:sz="0" w:space="0" w:color="auto"/>
            <w:left w:val="none" w:sz="0" w:space="0" w:color="auto"/>
            <w:bottom w:val="none" w:sz="0" w:space="0" w:color="auto"/>
            <w:right w:val="none" w:sz="0" w:space="0" w:color="auto"/>
          </w:divBdr>
        </w:div>
        <w:div w:id="1818763751">
          <w:marLeft w:val="640"/>
          <w:marRight w:val="0"/>
          <w:marTop w:val="0"/>
          <w:marBottom w:val="0"/>
          <w:divBdr>
            <w:top w:val="none" w:sz="0" w:space="0" w:color="auto"/>
            <w:left w:val="none" w:sz="0" w:space="0" w:color="auto"/>
            <w:bottom w:val="none" w:sz="0" w:space="0" w:color="auto"/>
            <w:right w:val="none" w:sz="0" w:space="0" w:color="auto"/>
          </w:divBdr>
        </w:div>
        <w:div w:id="762645253">
          <w:marLeft w:val="640"/>
          <w:marRight w:val="0"/>
          <w:marTop w:val="0"/>
          <w:marBottom w:val="0"/>
          <w:divBdr>
            <w:top w:val="none" w:sz="0" w:space="0" w:color="auto"/>
            <w:left w:val="none" w:sz="0" w:space="0" w:color="auto"/>
            <w:bottom w:val="none" w:sz="0" w:space="0" w:color="auto"/>
            <w:right w:val="none" w:sz="0" w:space="0" w:color="auto"/>
          </w:divBdr>
        </w:div>
        <w:div w:id="1954050128">
          <w:marLeft w:val="640"/>
          <w:marRight w:val="0"/>
          <w:marTop w:val="0"/>
          <w:marBottom w:val="0"/>
          <w:divBdr>
            <w:top w:val="none" w:sz="0" w:space="0" w:color="auto"/>
            <w:left w:val="none" w:sz="0" w:space="0" w:color="auto"/>
            <w:bottom w:val="none" w:sz="0" w:space="0" w:color="auto"/>
            <w:right w:val="none" w:sz="0" w:space="0" w:color="auto"/>
          </w:divBdr>
        </w:div>
        <w:div w:id="1749425989">
          <w:marLeft w:val="640"/>
          <w:marRight w:val="0"/>
          <w:marTop w:val="0"/>
          <w:marBottom w:val="0"/>
          <w:divBdr>
            <w:top w:val="none" w:sz="0" w:space="0" w:color="auto"/>
            <w:left w:val="none" w:sz="0" w:space="0" w:color="auto"/>
            <w:bottom w:val="none" w:sz="0" w:space="0" w:color="auto"/>
            <w:right w:val="none" w:sz="0" w:space="0" w:color="auto"/>
          </w:divBdr>
        </w:div>
        <w:div w:id="1801265140">
          <w:marLeft w:val="640"/>
          <w:marRight w:val="0"/>
          <w:marTop w:val="0"/>
          <w:marBottom w:val="0"/>
          <w:divBdr>
            <w:top w:val="none" w:sz="0" w:space="0" w:color="auto"/>
            <w:left w:val="none" w:sz="0" w:space="0" w:color="auto"/>
            <w:bottom w:val="none" w:sz="0" w:space="0" w:color="auto"/>
            <w:right w:val="none" w:sz="0" w:space="0" w:color="auto"/>
          </w:divBdr>
        </w:div>
        <w:div w:id="453716350">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2246485">
      <w:marLeft w:val="0"/>
      <w:marRight w:val="0"/>
      <w:marTop w:val="0"/>
      <w:marBottom w:val="0"/>
      <w:divBdr>
        <w:top w:val="none" w:sz="0" w:space="0" w:color="auto"/>
        <w:left w:val="none" w:sz="0" w:space="0" w:color="auto"/>
        <w:bottom w:val="none" w:sz="0" w:space="0" w:color="auto"/>
        <w:right w:val="none" w:sz="0" w:space="0" w:color="auto"/>
      </w:divBdr>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5814642">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7834362">
      <w:bodyDiv w:val="1"/>
      <w:marLeft w:val="0"/>
      <w:marRight w:val="0"/>
      <w:marTop w:val="0"/>
      <w:marBottom w:val="0"/>
      <w:divBdr>
        <w:top w:val="none" w:sz="0" w:space="0" w:color="auto"/>
        <w:left w:val="none" w:sz="0" w:space="0" w:color="auto"/>
        <w:bottom w:val="none" w:sz="0" w:space="0" w:color="auto"/>
        <w:right w:val="none" w:sz="0" w:space="0" w:color="auto"/>
      </w:divBdr>
      <w:divsChild>
        <w:div w:id="1639846098">
          <w:marLeft w:val="640"/>
          <w:marRight w:val="0"/>
          <w:marTop w:val="0"/>
          <w:marBottom w:val="0"/>
          <w:divBdr>
            <w:top w:val="none" w:sz="0" w:space="0" w:color="auto"/>
            <w:left w:val="none" w:sz="0" w:space="0" w:color="auto"/>
            <w:bottom w:val="none" w:sz="0" w:space="0" w:color="auto"/>
            <w:right w:val="none" w:sz="0" w:space="0" w:color="auto"/>
          </w:divBdr>
        </w:div>
        <w:div w:id="1195508799">
          <w:marLeft w:val="640"/>
          <w:marRight w:val="0"/>
          <w:marTop w:val="0"/>
          <w:marBottom w:val="0"/>
          <w:divBdr>
            <w:top w:val="none" w:sz="0" w:space="0" w:color="auto"/>
            <w:left w:val="none" w:sz="0" w:space="0" w:color="auto"/>
            <w:bottom w:val="none" w:sz="0" w:space="0" w:color="auto"/>
            <w:right w:val="none" w:sz="0" w:space="0" w:color="auto"/>
          </w:divBdr>
        </w:div>
        <w:div w:id="1779137363">
          <w:marLeft w:val="640"/>
          <w:marRight w:val="0"/>
          <w:marTop w:val="0"/>
          <w:marBottom w:val="0"/>
          <w:divBdr>
            <w:top w:val="none" w:sz="0" w:space="0" w:color="auto"/>
            <w:left w:val="none" w:sz="0" w:space="0" w:color="auto"/>
            <w:bottom w:val="none" w:sz="0" w:space="0" w:color="auto"/>
            <w:right w:val="none" w:sz="0" w:space="0" w:color="auto"/>
          </w:divBdr>
        </w:div>
        <w:div w:id="1894001351">
          <w:marLeft w:val="640"/>
          <w:marRight w:val="0"/>
          <w:marTop w:val="0"/>
          <w:marBottom w:val="0"/>
          <w:divBdr>
            <w:top w:val="none" w:sz="0" w:space="0" w:color="auto"/>
            <w:left w:val="none" w:sz="0" w:space="0" w:color="auto"/>
            <w:bottom w:val="none" w:sz="0" w:space="0" w:color="auto"/>
            <w:right w:val="none" w:sz="0" w:space="0" w:color="auto"/>
          </w:divBdr>
        </w:div>
        <w:div w:id="1016419610">
          <w:marLeft w:val="640"/>
          <w:marRight w:val="0"/>
          <w:marTop w:val="0"/>
          <w:marBottom w:val="0"/>
          <w:divBdr>
            <w:top w:val="none" w:sz="0" w:space="0" w:color="auto"/>
            <w:left w:val="none" w:sz="0" w:space="0" w:color="auto"/>
            <w:bottom w:val="none" w:sz="0" w:space="0" w:color="auto"/>
            <w:right w:val="none" w:sz="0" w:space="0" w:color="auto"/>
          </w:divBdr>
        </w:div>
        <w:div w:id="1810324322">
          <w:marLeft w:val="640"/>
          <w:marRight w:val="0"/>
          <w:marTop w:val="0"/>
          <w:marBottom w:val="0"/>
          <w:divBdr>
            <w:top w:val="none" w:sz="0" w:space="0" w:color="auto"/>
            <w:left w:val="none" w:sz="0" w:space="0" w:color="auto"/>
            <w:bottom w:val="none" w:sz="0" w:space="0" w:color="auto"/>
            <w:right w:val="none" w:sz="0" w:space="0" w:color="auto"/>
          </w:divBdr>
        </w:div>
        <w:div w:id="1133136150">
          <w:marLeft w:val="640"/>
          <w:marRight w:val="0"/>
          <w:marTop w:val="0"/>
          <w:marBottom w:val="0"/>
          <w:divBdr>
            <w:top w:val="none" w:sz="0" w:space="0" w:color="auto"/>
            <w:left w:val="none" w:sz="0" w:space="0" w:color="auto"/>
            <w:bottom w:val="none" w:sz="0" w:space="0" w:color="auto"/>
            <w:right w:val="none" w:sz="0" w:space="0" w:color="auto"/>
          </w:divBdr>
        </w:div>
        <w:div w:id="2079940014">
          <w:marLeft w:val="640"/>
          <w:marRight w:val="0"/>
          <w:marTop w:val="0"/>
          <w:marBottom w:val="0"/>
          <w:divBdr>
            <w:top w:val="none" w:sz="0" w:space="0" w:color="auto"/>
            <w:left w:val="none" w:sz="0" w:space="0" w:color="auto"/>
            <w:bottom w:val="none" w:sz="0" w:space="0" w:color="auto"/>
            <w:right w:val="none" w:sz="0" w:space="0" w:color="auto"/>
          </w:divBdr>
        </w:div>
        <w:div w:id="110318689">
          <w:marLeft w:val="640"/>
          <w:marRight w:val="0"/>
          <w:marTop w:val="0"/>
          <w:marBottom w:val="0"/>
          <w:divBdr>
            <w:top w:val="none" w:sz="0" w:space="0" w:color="auto"/>
            <w:left w:val="none" w:sz="0" w:space="0" w:color="auto"/>
            <w:bottom w:val="none" w:sz="0" w:space="0" w:color="auto"/>
            <w:right w:val="none" w:sz="0" w:space="0" w:color="auto"/>
          </w:divBdr>
        </w:div>
        <w:div w:id="1845246044">
          <w:marLeft w:val="640"/>
          <w:marRight w:val="0"/>
          <w:marTop w:val="0"/>
          <w:marBottom w:val="0"/>
          <w:divBdr>
            <w:top w:val="none" w:sz="0" w:space="0" w:color="auto"/>
            <w:left w:val="none" w:sz="0" w:space="0" w:color="auto"/>
            <w:bottom w:val="none" w:sz="0" w:space="0" w:color="auto"/>
            <w:right w:val="none" w:sz="0" w:space="0" w:color="auto"/>
          </w:divBdr>
        </w:div>
        <w:div w:id="623122330">
          <w:marLeft w:val="640"/>
          <w:marRight w:val="0"/>
          <w:marTop w:val="0"/>
          <w:marBottom w:val="0"/>
          <w:divBdr>
            <w:top w:val="none" w:sz="0" w:space="0" w:color="auto"/>
            <w:left w:val="none" w:sz="0" w:space="0" w:color="auto"/>
            <w:bottom w:val="none" w:sz="0" w:space="0" w:color="auto"/>
            <w:right w:val="none" w:sz="0" w:space="0" w:color="auto"/>
          </w:divBdr>
        </w:div>
        <w:div w:id="232785228">
          <w:marLeft w:val="640"/>
          <w:marRight w:val="0"/>
          <w:marTop w:val="0"/>
          <w:marBottom w:val="0"/>
          <w:divBdr>
            <w:top w:val="none" w:sz="0" w:space="0" w:color="auto"/>
            <w:left w:val="none" w:sz="0" w:space="0" w:color="auto"/>
            <w:bottom w:val="none" w:sz="0" w:space="0" w:color="auto"/>
            <w:right w:val="none" w:sz="0" w:space="0" w:color="auto"/>
          </w:divBdr>
        </w:div>
        <w:div w:id="1672221941">
          <w:marLeft w:val="640"/>
          <w:marRight w:val="0"/>
          <w:marTop w:val="0"/>
          <w:marBottom w:val="0"/>
          <w:divBdr>
            <w:top w:val="none" w:sz="0" w:space="0" w:color="auto"/>
            <w:left w:val="none" w:sz="0" w:space="0" w:color="auto"/>
            <w:bottom w:val="none" w:sz="0" w:space="0" w:color="auto"/>
            <w:right w:val="none" w:sz="0" w:space="0" w:color="auto"/>
          </w:divBdr>
        </w:div>
        <w:div w:id="44067413">
          <w:marLeft w:val="640"/>
          <w:marRight w:val="0"/>
          <w:marTop w:val="0"/>
          <w:marBottom w:val="0"/>
          <w:divBdr>
            <w:top w:val="none" w:sz="0" w:space="0" w:color="auto"/>
            <w:left w:val="none" w:sz="0" w:space="0" w:color="auto"/>
            <w:bottom w:val="none" w:sz="0" w:space="0" w:color="auto"/>
            <w:right w:val="none" w:sz="0" w:space="0" w:color="auto"/>
          </w:divBdr>
        </w:div>
        <w:div w:id="262420715">
          <w:marLeft w:val="640"/>
          <w:marRight w:val="0"/>
          <w:marTop w:val="0"/>
          <w:marBottom w:val="0"/>
          <w:divBdr>
            <w:top w:val="none" w:sz="0" w:space="0" w:color="auto"/>
            <w:left w:val="none" w:sz="0" w:space="0" w:color="auto"/>
            <w:bottom w:val="none" w:sz="0" w:space="0" w:color="auto"/>
            <w:right w:val="none" w:sz="0" w:space="0" w:color="auto"/>
          </w:divBdr>
        </w:div>
        <w:div w:id="1324234374">
          <w:marLeft w:val="640"/>
          <w:marRight w:val="0"/>
          <w:marTop w:val="0"/>
          <w:marBottom w:val="0"/>
          <w:divBdr>
            <w:top w:val="none" w:sz="0" w:space="0" w:color="auto"/>
            <w:left w:val="none" w:sz="0" w:space="0" w:color="auto"/>
            <w:bottom w:val="none" w:sz="0" w:space="0" w:color="auto"/>
            <w:right w:val="none" w:sz="0" w:space="0" w:color="auto"/>
          </w:divBdr>
        </w:div>
        <w:div w:id="139614343">
          <w:marLeft w:val="640"/>
          <w:marRight w:val="0"/>
          <w:marTop w:val="0"/>
          <w:marBottom w:val="0"/>
          <w:divBdr>
            <w:top w:val="none" w:sz="0" w:space="0" w:color="auto"/>
            <w:left w:val="none" w:sz="0" w:space="0" w:color="auto"/>
            <w:bottom w:val="none" w:sz="0" w:space="0" w:color="auto"/>
            <w:right w:val="none" w:sz="0" w:space="0" w:color="auto"/>
          </w:divBdr>
        </w:div>
        <w:div w:id="693070623">
          <w:marLeft w:val="640"/>
          <w:marRight w:val="0"/>
          <w:marTop w:val="0"/>
          <w:marBottom w:val="0"/>
          <w:divBdr>
            <w:top w:val="none" w:sz="0" w:space="0" w:color="auto"/>
            <w:left w:val="none" w:sz="0" w:space="0" w:color="auto"/>
            <w:bottom w:val="none" w:sz="0" w:space="0" w:color="auto"/>
            <w:right w:val="none" w:sz="0" w:space="0" w:color="auto"/>
          </w:divBdr>
        </w:div>
        <w:div w:id="403722416">
          <w:marLeft w:val="640"/>
          <w:marRight w:val="0"/>
          <w:marTop w:val="0"/>
          <w:marBottom w:val="0"/>
          <w:divBdr>
            <w:top w:val="none" w:sz="0" w:space="0" w:color="auto"/>
            <w:left w:val="none" w:sz="0" w:space="0" w:color="auto"/>
            <w:bottom w:val="none" w:sz="0" w:space="0" w:color="auto"/>
            <w:right w:val="none" w:sz="0" w:space="0" w:color="auto"/>
          </w:divBdr>
        </w:div>
        <w:div w:id="974409762">
          <w:marLeft w:val="640"/>
          <w:marRight w:val="0"/>
          <w:marTop w:val="0"/>
          <w:marBottom w:val="0"/>
          <w:divBdr>
            <w:top w:val="none" w:sz="0" w:space="0" w:color="auto"/>
            <w:left w:val="none" w:sz="0" w:space="0" w:color="auto"/>
            <w:bottom w:val="none" w:sz="0" w:space="0" w:color="auto"/>
            <w:right w:val="none" w:sz="0" w:space="0" w:color="auto"/>
          </w:divBdr>
        </w:div>
        <w:div w:id="69276275">
          <w:marLeft w:val="640"/>
          <w:marRight w:val="0"/>
          <w:marTop w:val="0"/>
          <w:marBottom w:val="0"/>
          <w:divBdr>
            <w:top w:val="none" w:sz="0" w:space="0" w:color="auto"/>
            <w:left w:val="none" w:sz="0" w:space="0" w:color="auto"/>
            <w:bottom w:val="none" w:sz="0" w:space="0" w:color="auto"/>
            <w:right w:val="none" w:sz="0" w:space="0" w:color="auto"/>
          </w:divBdr>
        </w:div>
        <w:div w:id="49118901">
          <w:marLeft w:val="640"/>
          <w:marRight w:val="0"/>
          <w:marTop w:val="0"/>
          <w:marBottom w:val="0"/>
          <w:divBdr>
            <w:top w:val="none" w:sz="0" w:space="0" w:color="auto"/>
            <w:left w:val="none" w:sz="0" w:space="0" w:color="auto"/>
            <w:bottom w:val="none" w:sz="0" w:space="0" w:color="auto"/>
            <w:right w:val="none" w:sz="0" w:space="0" w:color="auto"/>
          </w:divBdr>
        </w:div>
        <w:div w:id="319237390">
          <w:marLeft w:val="640"/>
          <w:marRight w:val="0"/>
          <w:marTop w:val="0"/>
          <w:marBottom w:val="0"/>
          <w:divBdr>
            <w:top w:val="none" w:sz="0" w:space="0" w:color="auto"/>
            <w:left w:val="none" w:sz="0" w:space="0" w:color="auto"/>
            <w:bottom w:val="none" w:sz="0" w:space="0" w:color="auto"/>
            <w:right w:val="none" w:sz="0" w:space="0" w:color="auto"/>
          </w:divBdr>
        </w:div>
        <w:div w:id="86272357">
          <w:marLeft w:val="640"/>
          <w:marRight w:val="0"/>
          <w:marTop w:val="0"/>
          <w:marBottom w:val="0"/>
          <w:divBdr>
            <w:top w:val="none" w:sz="0" w:space="0" w:color="auto"/>
            <w:left w:val="none" w:sz="0" w:space="0" w:color="auto"/>
            <w:bottom w:val="none" w:sz="0" w:space="0" w:color="auto"/>
            <w:right w:val="none" w:sz="0" w:space="0" w:color="auto"/>
          </w:divBdr>
        </w:div>
        <w:div w:id="1099449188">
          <w:marLeft w:val="640"/>
          <w:marRight w:val="0"/>
          <w:marTop w:val="0"/>
          <w:marBottom w:val="0"/>
          <w:divBdr>
            <w:top w:val="none" w:sz="0" w:space="0" w:color="auto"/>
            <w:left w:val="none" w:sz="0" w:space="0" w:color="auto"/>
            <w:bottom w:val="none" w:sz="0" w:space="0" w:color="auto"/>
            <w:right w:val="none" w:sz="0" w:space="0" w:color="auto"/>
          </w:divBdr>
        </w:div>
        <w:div w:id="1909683195">
          <w:marLeft w:val="640"/>
          <w:marRight w:val="0"/>
          <w:marTop w:val="0"/>
          <w:marBottom w:val="0"/>
          <w:divBdr>
            <w:top w:val="none" w:sz="0" w:space="0" w:color="auto"/>
            <w:left w:val="none" w:sz="0" w:space="0" w:color="auto"/>
            <w:bottom w:val="none" w:sz="0" w:space="0" w:color="auto"/>
            <w:right w:val="none" w:sz="0" w:space="0" w:color="auto"/>
          </w:divBdr>
        </w:div>
        <w:div w:id="555631093">
          <w:marLeft w:val="640"/>
          <w:marRight w:val="0"/>
          <w:marTop w:val="0"/>
          <w:marBottom w:val="0"/>
          <w:divBdr>
            <w:top w:val="none" w:sz="0" w:space="0" w:color="auto"/>
            <w:left w:val="none" w:sz="0" w:space="0" w:color="auto"/>
            <w:bottom w:val="none" w:sz="0" w:space="0" w:color="auto"/>
            <w:right w:val="none" w:sz="0" w:space="0" w:color="auto"/>
          </w:divBdr>
        </w:div>
        <w:div w:id="1400129772">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425810000">
          <w:marLeft w:val="640"/>
          <w:marRight w:val="0"/>
          <w:marTop w:val="0"/>
          <w:marBottom w:val="0"/>
          <w:divBdr>
            <w:top w:val="none" w:sz="0" w:space="0" w:color="auto"/>
            <w:left w:val="none" w:sz="0" w:space="0" w:color="auto"/>
            <w:bottom w:val="none" w:sz="0" w:space="0" w:color="auto"/>
            <w:right w:val="none" w:sz="0" w:space="0" w:color="auto"/>
          </w:divBdr>
        </w:div>
        <w:div w:id="118885669">
          <w:marLeft w:val="640"/>
          <w:marRight w:val="0"/>
          <w:marTop w:val="0"/>
          <w:marBottom w:val="0"/>
          <w:divBdr>
            <w:top w:val="none" w:sz="0" w:space="0" w:color="auto"/>
            <w:left w:val="none" w:sz="0" w:space="0" w:color="auto"/>
            <w:bottom w:val="none" w:sz="0" w:space="0" w:color="auto"/>
            <w:right w:val="none" w:sz="0" w:space="0" w:color="auto"/>
          </w:divBdr>
        </w:div>
        <w:div w:id="1739203798">
          <w:marLeft w:val="640"/>
          <w:marRight w:val="0"/>
          <w:marTop w:val="0"/>
          <w:marBottom w:val="0"/>
          <w:divBdr>
            <w:top w:val="none" w:sz="0" w:space="0" w:color="auto"/>
            <w:left w:val="none" w:sz="0" w:space="0" w:color="auto"/>
            <w:bottom w:val="none" w:sz="0" w:space="0" w:color="auto"/>
            <w:right w:val="none" w:sz="0" w:space="0" w:color="auto"/>
          </w:divBdr>
        </w:div>
        <w:div w:id="2081368816">
          <w:marLeft w:val="640"/>
          <w:marRight w:val="0"/>
          <w:marTop w:val="0"/>
          <w:marBottom w:val="0"/>
          <w:divBdr>
            <w:top w:val="none" w:sz="0" w:space="0" w:color="auto"/>
            <w:left w:val="none" w:sz="0" w:space="0" w:color="auto"/>
            <w:bottom w:val="none" w:sz="0" w:space="0" w:color="auto"/>
            <w:right w:val="none" w:sz="0" w:space="0" w:color="auto"/>
          </w:divBdr>
        </w:div>
        <w:div w:id="1310549076">
          <w:marLeft w:val="640"/>
          <w:marRight w:val="0"/>
          <w:marTop w:val="0"/>
          <w:marBottom w:val="0"/>
          <w:divBdr>
            <w:top w:val="none" w:sz="0" w:space="0" w:color="auto"/>
            <w:left w:val="none" w:sz="0" w:space="0" w:color="auto"/>
            <w:bottom w:val="none" w:sz="0" w:space="0" w:color="auto"/>
            <w:right w:val="none" w:sz="0" w:space="0" w:color="auto"/>
          </w:divBdr>
        </w:div>
        <w:div w:id="1297640836">
          <w:marLeft w:val="640"/>
          <w:marRight w:val="0"/>
          <w:marTop w:val="0"/>
          <w:marBottom w:val="0"/>
          <w:divBdr>
            <w:top w:val="none" w:sz="0" w:space="0" w:color="auto"/>
            <w:left w:val="none" w:sz="0" w:space="0" w:color="auto"/>
            <w:bottom w:val="none" w:sz="0" w:space="0" w:color="auto"/>
            <w:right w:val="none" w:sz="0" w:space="0" w:color="auto"/>
          </w:divBdr>
        </w:div>
        <w:div w:id="1471554954">
          <w:marLeft w:val="640"/>
          <w:marRight w:val="0"/>
          <w:marTop w:val="0"/>
          <w:marBottom w:val="0"/>
          <w:divBdr>
            <w:top w:val="none" w:sz="0" w:space="0" w:color="auto"/>
            <w:left w:val="none" w:sz="0" w:space="0" w:color="auto"/>
            <w:bottom w:val="none" w:sz="0" w:space="0" w:color="auto"/>
            <w:right w:val="none" w:sz="0" w:space="0" w:color="auto"/>
          </w:divBdr>
        </w:div>
        <w:div w:id="1651984687">
          <w:marLeft w:val="640"/>
          <w:marRight w:val="0"/>
          <w:marTop w:val="0"/>
          <w:marBottom w:val="0"/>
          <w:divBdr>
            <w:top w:val="none" w:sz="0" w:space="0" w:color="auto"/>
            <w:left w:val="none" w:sz="0" w:space="0" w:color="auto"/>
            <w:bottom w:val="none" w:sz="0" w:space="0" w:color="auto"/>
            <w:right w:val="none" w:sz="0" w:space="0" w:color="auto"/>
          </w:divBdr>
        </w:div>
        <w:div w:id="806048910">
          <w:marLeft w:val="640"/>
          <w:marRight w:val="0"/>
          <w:marTop w:val="0"/>
          <w:marBottom w:val="0"/>
          <w:divBdr>
            <w:top w:val="none" w:sz="0" w:space="0" w:color="auto"/>
            <w:left w:val="none" w:sz="0" w:space="0" w:color="auto"/>
            <w:bottom w:val="none" w:sz="0" w:space="0" w:color="auto"/>
            <w:right w:val="none" w:sz="0" w:space="0" w:color="auto"/>
          </w:divBdr>
        </w:div>
        <w:div w:id="1523671097">
          <w:marLeft w:val="640"/>
          <w:marRight w:val="0"/>
          <w:marTop w:val="0"/>
          <w:marBottom w:val="0"/>
          <w:divBdr>
            <w:top w:val="none" w:sz="0" w:space="0" w:color="auto"/>
            <w:left w:val="none" w:sz="0" w:space="0" w:color="auto"/>
            <w:bottom w:val="none" w:sz="0" w:space="0" w:color="auto"/>
            <w:right w:val="none" w:sz="0" w:space="0" w:color="auto"/>
          </w:divBdr>
        </w:div>
        <w:div w:id="489248928">
          <w:marLeft w:val="640"/>
          <w:marRight w:val="0"/>
          <w:marTop w:val="0"/>
          <w:marBottom w:val="0"/>
          <w:divBdr>
            <w:top w:val="none" w:sz="0" w:space="0" w:color="auto"/>
            <w:left w:val="none" w:sz="0" w:space="0" w:color="auto"/>
            <w:bottom w:val="none" w:sz="0" w:space="0" w:color="auto"/>
            <w:right w:val="none" w:sz="0" w:space="0" w:color="auto"/>
          </w:divBdr>
        </w:div>
        <w:div w:id="1218056003">
          <w:marLeft w:val="640"/>
          <w:marRight w:val="0"/>
          <w:marTop w:val="0"/>
          <w:marBottom w:val="0"/>
          <w:divBdr>
            <w:top w:val="none" w:sz="0" w:space="0" w:color="auto"/>
            <w:left w:val="none" w:sz="0" w:space="0" w:color="auto"/>
            <w:bottom w:val="none" w:sz="0" w:space="0" w:color="auto"/>
            <w:right w:val="none" w:sz="0" w:space="0" w:color="auto"/>
          </w:divBdr>
        </w:div>
        <w:div w:id="58676690">
          <w:marLeft w:val="640"/>
          <w:marRight w:val="0"/>
          <w:marTop w:val="0"/>
          <w:marBottom w:val="0"/>
          <w:divBdr>
            <w:top w:val="none" w:sz="0" w:space="0" w:color="auto"/>
            <w:left w:val="none" w:sz="0" w:space="0" w:color="auto"/>
            <w:bottom w:val="none" w:sz="0" w:space="0" w:color="auto"/>
            <w:right w:val="none" w:sz="0" w:space="0" w:color="auto"/>
          </w:divBdr>
        </w:div>
        <w:div w:id="1126004353">
          <w:marLeft w:val="640"/>
          <w:marRight w:val="0"/>
          <w:marTop w:val="0"/>
          <w:marBottom w:val="0"/>
          <w:divBdr>
            <w:top w:val="none" w:sz="0" w:space="0" w:color="auto"/>
            <w:left w:val="none" w:sz="0" w:space="0" w:color="auto"/>
            <w:bottom w:val="none" w:sz="0" w:space="0" w:color="auto"/>
            <w:right w:val="none" w:sz="0" w:space="0" w:color="auto"/>
          </w:divBdr>
        </w:div>
        <w:div w:id="595598301">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6984457">
      <w:bodyDiv w:val="1"/>
      <w:marLeft w:val="0"/>
      <w:marRight w:val="0"/>
      <w:marTop w:val="0"/>
      <w:marBottom w:val="0"/>
      <w:divBdr>
        <w:top w:val="none" w:sz="0" w:space="0" w:color="auto"/>
        <w:left w:val="none" w:sz="0" w:space="0" w:color="auto"/>
        <w:bottom w:val="none" w:sz="0" w:space="0" w:color="auto"/>
        <w:right w:val="none" w:sz="0" w:space="0" w:color="auto"/>
      </w:divBdr>
      <w:divsChild>
        <w:div w:id="130054941">
          <w:marLeft w:val="640"/>
          <w:marRight w:val="0"/>
          <w:marTop w:val="0"/>
          <w:marBottom w:val="0"/>
          <w:divBdr>
            <w:top w:val="none" w:sz="0" w:space="0" w:color="auto"/>
            <w:left w:val="none" w:sz="0" w:space="0" w:color="auto"/>
            <w:bottom w:val="none" w:sz="0" w:space="0" w:color="auto"/>
            <w:right w:val="none" w:sz="0" w:space="0" w:color="auto"/>
          </w:divBdr>
        </w:div>
        <w:div w:id="1903716262">
          <w:marLeft w:val="640"/>
          <w:marRight w:val="0"/>
          <w:marTop w:val="0"/>
          <w:marBottom w:val="0"/>
          <w:divBdr>
            <w:top w:val="none" w:sz="0" w:space="0" w:color="auto"/>
            <w:left w:val="none" w:sz="0" w:space="0" w:color="auto"/>
            <w:bottom w:val="none" w:sz="0" w:space="0" w:color="auto"/>
            <w:right w:val="none" w:sz="0" w:space="0" w:color="auto"/>
          </w:divBdr>
        </w:div>
        <w:div w:id="81147971">
          <w:marLeft w:val="640"/>
          <w:marRight w:val="0"/>
          <w:marTop w:val="0"/>
          <w:marBottom w:val="0"/>
          <w:divBdr>
            <w:top w:val="none" w:sz="0" w:space="0" w:color="auto"/>
            <w:left w:val="none" w:sz="0" w:space="0" w:color="auto"/>
            <w:bottom w:val="none" w:sz="0" w:space="0" w:color="auto"/>
            <w:right w:val="none" w:sz="0" w:space="0" w:color="auto"/>
          </w:divBdr>
        </w:div>
        <w:div w:id="1391460428">
          <w:marLeft w:val="640"/>
          <w:marRight w:val="0"/>
          <w:marTop w:val="0"/>
          <w:marBottom w:val="0"/>
          <w:divBdr>
            <w:top w:val="none" w:sz="0" w:space="0" w:color="auto"/>
            <w:left w:val="none" w:sz="0" w:space="0" w:color="auto"/>
            <w:bottom w:val="none" w:sz="0" w:space="0" w:color="auto"/>
            <w:right w:val="none" w:sz="0" w:space="0" w:color="auto"/>
          </w:divBdr>
        </w:div>
        <w:div w:id="271864220">
          <w:marLeft w:val="640"/>
          <w:marRight w:val="0"/>
          <w:marTop w:val="0"/>
          <w:marBottom w:val="0"/>
          <w:divBdr>
            <w:top w:val="none" w:sz="0" w:space="0" w:color="auto"/>
            <w:left w:val="none" w:sz="0" w:space="0" w:color="auto"/>
            <w:bottom w:val="none" w:sz="0" w:space="0" w:color="auto"/>
            <w:right w:val="none" w:sz="0" w:space="0" w:color="auto"/>
          </w:divBdr>
        </w:div>
        <w:div w:id="283657092">
          <w:marLeft w:val="640"/>
          <w:marRight w:val="0"/>
          <w:marTop w:val="0"/>
          <w:marBottom w:val="0"/>
          <w:divBdr>
            <w:top w:val="none" w:sz="0" w:space="0" w:color="auto"/>
            <w:left w:val="none" w:sz="0" w:space="0" w:color="auto"/>
            <w:bottom w:val="none" w:sz="0" w:space="0" w:color="auto"/>
            <w:right w:val="none" w:sz="0" w:space="0" w:color="auto"/>
          </w:divBdr>
        </w:div>
        <w:div w:id="503975592">
          <w:marLeft w:val="640"/>
          <w:marRight w:val="0"/>
          <w:marTop w:val="0"/>
          <w:marBottom w:val="0"/>
          <w:divBdr>
            <w:top w:val="none" w:sz="0" w:space="0" w:color="auto"/>
            <w:left w:val="none" w:sz="0" w:space="0" w:color="auto"/>
            <w:bottom w:val="none" w:sz="0" w:space="0" w:color="auto"/>
            <w:right w:val="none" w:sz="0" w:space="0" w:color="auto"/>
          </w:divBdr>
        </w:div>
        <w:div w:id="1797673210">
          <w:marLeft w:val="640"/>
          <w:marRight w:val="0"/>
          <w:marTop w:val="0"/>
          <w:marBottom w:val="0"/>
          <w:divBdr>
            <w:top w:val="none" w:sz="0" w:space="0" w:color="auto"/>
            <w:left w:val="none" w:sz="0" w:space="0" w:color="auto"/>
            <w:bottom w:val="none" w:sz="0" w:space="0" w:color="auto"/>
            <w:right w:val="none" w:sz="0" w:space="0" w:color="auto"/>
          </w:divBdr>
        </w:div>
        <w:div w:id="146019832">
          <w:marLeft w:val="640"/>
          <w:marRight w:val="0"/>
          <w:marTop w:val="0"/>
          <w:marBottom w:val="0"/>
          <w:divBdr>
            <w:top w:val="none" w:sz="0" w:space="0" w:color="auto"/>
            <w:left w:val="none" w:sz="0" w:space="0" w:color="auto"/>
            <w:bottom w:val="none" w:sz="0" w:space="0" w:color="auto"/>
            <w:right w:val="none" w:sz="0" w:space="0" w:color="auto"/>
          </w:divBdr>
        </w:div>
        <w:div w:id="1778597473">
          <w:marLeft w:val="640"/>
          <w:marRight w:val="0"/>
          <w:marTop w:val="0"/>
          <w:marBottom w:val="0"/>
          <w:divBdr>
            <w:top w:val="none" w:sz="0" w:space="0" w:color="auto"/>
            <w:left w:val="none" w:sz="0" w:space="0" w:color="auto"/>
            <w:bottom w:val="none" w:sz="0" w:space="0" w:color="auto"/>
            <w:right w:val="none" w:sz="0" w:space="0" w:color="auto"/>
          </w:divBdr>
        </w:div>
        <w:div w:id="245040168">
          <w:marLeft w:val="640"/>
          <w:marRight w:val="0"/>
          <w:marTop w:val="0"/>
          <w:marBottom w:val="0"/>
          <w:divBdr>
            <w:top w:val="none" w:sz="0" w:space="0" w:color="auto"/>
            <w:left w:val="none" w:sz="0" w:space="0" w:color="auto"/>
            <w:bottom w:val="none" w:sz="0" w:space="0" w:color="auto"/>
            <w:right w:val="none" w:sz="0" w:space="0" w:color="auto"/>
          </w:divBdr>
        </w:div>
        <w:div w:id="1828084829">
          <w:marLeft w:val="640"/>
          <w:marRight w:val="0"/>
          <w:marTop w:val="0"/>
          <w:marBottom w:val="0"/>
          <w:divBdr>
            <w:top w:val="none" w:sz="0" w:space="0" w:color="auto"/>
            <w:left w:val="none" w:sz="0" w:space="0" w:color="auto"/>
            <w:bottom w:val="none" w:sz="0" w:space="0" w:color="auto"/>
            <w:right w:val="none" w:sz="0" w:space="0" w:color="auto"/>
          </w:divBdr>
        </w:div>
        <w:div w:id="1958175044">
          <w:marLeft w:val="640"/>
          <w:marRight w:val="0"/>
          <w:marTop w:val="0"/>
          <w:marBottom w:val="0"/>
          <w:divBdr>
            <w:top w:val="none" w:sz="0" w:space="0" w:color="auto"/>
            <w:left w:val="none" w:sz="0" w:space="0" w:color="auto"/>
            <w:bottom w:val="none" w:sz="0" w:space="0" w:color="auto"/>
            <w:right w:val="none" w:sz="0" w:space="0" w:color="auto"/>
          </w:divBdr>
        </w:div>
        <w:div w:id="1401174315">
          <w:marLeft w:val="640"/>
          <w:marRight w:val="0"/>
          <w:marTop w:val="0"/>
          <w:marBottom w:val="0"/>
          <w:divBdr>
            <w:top w:val="none" w:sz="0" w:space="0" w:color="auto"/>
            <w:left w:val="none" w:sz="0" w:space="0" w:color="auto"/>
            <w:bottom w:val="none" w:sz="0" w:space="0" w:color="auto"/>
            <w:right w:val="none" w:sz="0" w:space="0" w:color="auto"/>
          </w:divBdr>
        </w:div>
        <w:div w:id="619268245">
          <w:marLeft w:val="640"/>
          <w:marRight w:val="0"/>
          <w:marTop w:val="0"/>
          <w:marBottom w:val="0"/>
          <w:divBdr>
            <w:top w:val="none" w:sz="0" w:space="0" w:color="auto"/>
            <w:left w:val="none" w:sz="0" w:space="0" w:color="auto"/>
            <w:bottom w:val="none" w:sz="0" w:space="0" w:color="auto"/>
            <w:right w:val="none" w:sz="0" w:space="0" w:color="auto"/>
          </w:divBdr>
        </w:div>
        <w:div w:id="1290823232">
          <w:marLeft w:val="640"/>
          <w:marRight w:val="0"/>
          <w:marTop w:val="0"/>
          <w:marBottom w:val="0"/>
          <w:divBdr>
            <w:top w:val="none" w:sz="0" w:space="0" w:color="auto"/>
            <w:left w:val="none" w:sz="0" w:space="0" w:color="auto"/>
            <w:bottom w:val="none" w:sz="0" w:space="0" w:color="auto"/>
            <w:right w:val="none" w:sz="0" w:space="0" w:color="auto"/>
          </w:divBdr>
        </w:div>
        <w:div w:id="1474560753">
          <w:marLeft w:val="640"/>
          <w:marRight w:val="0"/>
          <w:marTop w:val="0"/>
          <w:marBottom w:val="0"/>
          <w:divBdr>
            <w:top w:val="none" w:sz="0" w:space="0" w:color="auto"/>
            <w:left w:val="none" w:sz="0" w:space="0" w:color="auto"/>
            <w:bottom w:val="none" w:sz="0" w:space="0" w:color="auto"/>
            <w:right w:val="none" w:sz="0" w:space="0" w:color="auto"/>
          </w:divBdr>
        </w:div>
        <w:div w:id="1096949995">
          <w:marLeft w:val="640"/>
          <w:marRight w:val="0"/>
          <w:marTop w:val="0"/>
          <w:marBottom w:val="0"/>
          <w:divBdr>
            <w:top w:val="none" w:sz="0" w:space="0" w:color="auto"/>
            <w:left w:val="none" w:sz="0" w:space="0" w:color="auto"/>
            <w:bottom w:val="none" w:sz="0" w:space="0" w:color="auto"/>
            <w:right w:val="none" w:sz="0" w:space="0" w:color="auto"/>
          </w:divBdr>
        </w:div>
        <w:div w:id="504824956">
          <w:marLeft w:val="640"/>
          <w:marRight w:val="0"/>
          <w:marTop w:val="0"/>
          <w:marBottom w:val="0"/>
          <w:divBdr>
            <w:top w:val="none" w:sz="0" w:space="0" w:color="auto"/>
            <w:left w:val="none" w:sz="0" w:space="0" w:color="auto"/>
            <w:bottom w:val="none" w:sz="0" w:space="0" w:color="auto"/>
            <w:right w:val="none" w:sz="0" w:space="0" w:color="auto"/>
          </w:divBdr>
        </w:div>
        <w:div w:id="512841653">
          <w:marLeft w:val="640"/>
          <w:marRight w:val="0"/>
          <w:marTop w:val="0"/>
          <w:marBottom w:val="0"/>
          <w:divBdr>
            <w:top w:val="none" w:sz="0" w:space="0" w:color="auto"/>
            <w:left w:val="none" w:sz="0" w:space="0" w:color="auto"/>
            <w:bottom w:val="none" w:sz="0" w:space="0" w:color="auto"/>
            <w:right w:val="none" w:sz="0" w:space="0" w:color="auto"/>
          </w:divBdr>
        </w:div>
        <w:div w:id="106776345">
          <w:marLeft w:val="640"/>
          <w:marRight w:val="0"/>
          <w:marTop w:val="0"/>
          <w:marBottom w:val="0"/>
          <w:divBdr>
            <w:top w:val="none" w:sz="0" w:space="0" w:color="auto"/>
            <w:left w:val="none" w:sz="0" w:space="0" w:color="auto"/>
            <w:bottom w:val="none" w:sz="0" w:space="0" w:color="auto"/>
            <w:right w:val="none" w:sz="0" w:space="0" w:color="auto"/>
          </w:divBdr>
        </w:div>
        <w:div w:id="436759916">
          <w:marLeft w:val="640"/>
          <w:marRight w:val="0"/>
          <w:marTop w:val="0"/>
          <w:marBottom w:val="0"/>
          <w:divBdr>
            <w:top w:val="none" w:sz="0" w:space="0" w:color="auto"/>
            <w:left w:val="none" w:sz="0" w:space="0" w:color="auto"/>
            <w:bottom w:val="none" w:sz="0" w:space="0" w:color="auto"/>
            <w:right w:val="none" w:sz="0" w:space="0" w:color="auto"/>
          </w:divBdr>
        </w:div>
        <w:div w:id="1665742568">
          <w:marLeft w:val="640"/>
          <w:marRight w:val="0"/>
          <w:marTop w:val="0"/>
          <w:marBottom w:val="0"/>
          <w:divBdr>
            <w:top w:val="none" w:sz="0" w:space="0" w:color="auto"/>
            <w:left w:val="none" w:sz="0" w:space="0" w:color="auto"/>
            <w:bottom w:val="none" w:sz="0" w:space="0" w:color="auto"/>
            <w:right w:val="none" w:sz="0" w:space="0" w:color="auto"/>
          </w:divBdr>
        </w:div>
        <w:div w:id="820006459">
          <w:marLeft w:val="640"/>
          <w:marRight w:val="0"/>
          <w:marTop w:val="0"/>
          <w:marBottom w:val="0"/>
          <w:divBdr>
            <w:top w:val="none" w:sz="0" w:space="0" w:color="auto"/>
            <w:left w:val="none" w:sz="0" w:space="0" w:color="auto"/>
            <w:bottom w:val="none" w:sz="0" w:space="0" w:color="auto"/>
            <w:right w:val="none" w:sz="0" w:space="0" w:color="auto"/>
          </w:divBdr>
        </w:div>
        <w:div w:id="722022577">
          <w:marLeft w:val="640"/>
          <w:marRight w:val="0"/>
          <w:marTop w:val="0"/>
          <w:marBottom w:val="0"/>
          <w:divBdr>
            <w:top w:val="none" w:sz="0" w:space="0" w:color="auto"/>
            <w:left w:val="none" w:sz="0" w:space="0" w:color="auto"/>
            <w:bottom w:val="none" w:sz="0" w:space="0" w:color="auto"/>
            <w:right w:val="none" w:sz="0" w:space="0" w:color="auto"/>
          </w:divBdr>
        </w:div>
        <w:div w:id="1873304674">
          <w:marLeft w:val="640"/>
          <w:marRight w:val="0"/>
          <w:marTop w:val="0"/>
          <w:marBottom w:val="0"/>
          <w:divBdr>
            <w:top w:val="none" w:sz="0" w:space="0" w:color="auto"/>
            <w:left w:val="none" w:sz="0" w:space="0" w:color="auto"/>
            <w:bottom w:val="none" w:sz="0" w:space="0" w:color="auto"/>
            <w:right w:val="none" w:sz="0" w:space="0" w:color="auto"/>
          </w:divBdr>
        </w:div>
        <w:div w:id="1673484106">
          <w:marLeft w:val="640"/>
          <w:marRight w:val="0"/>
          <w:marTop w:val="0"/>
          <w:marBottom w:val="0"/>
          <w:divBdr>
            <w:top w:val="none" w:sz="0" w:space="0" w:color="auto"/>
            <w:left w:val="none" w:sz="0" w:space="0" w:color="auto"/>
            <w:bottom w:val="none" w:sz="0" w:space="0" w:color="auto"/>
            <w:right w:val="none" w:sz="0" w:space="0" w:color="auto"/>
          </w:divBdr>
        </w:div>
        <w:div w:id="1831478740">
          <w:marLeft w:val="640"/>
          <w:marRight w:val="0"/>
          <w:marTop w:val="0"/>
          <w:marBottom w:val="0"/>
          <w:divBdr>
            <w:top w:val="none" w:sz="0" w:space="0" w:color="auto"/>
            <w:left w:val="none" w:sz="0" w:space="0" w:color="auto"/>
            <w:bottom w:val="none" w:sz="0" w:space="0" w:color="auto"/>
            <w:right w:val="none" w:sz="0" w:space="0" w:color="auto"/>
          </w:divBdr>
        </w:div>
        <w:div w:id="499198620">
          <w:marLeft w:val="640"/>
          <w:marRight w:val="0"/>
          <w:marTop w:val="0"/>
          <w:marBottom w:val="0"/>
          <w:divBdr>
            <w:top w:val="none" w:sz="0" w:space="0" w:color="auto"/>
            <w:left w:val="none" w:sz="0" w:space="0" w:color="auto"/>
            <w:bottom w:val="none" w:sz="0" w:space="0" w:color="auto"/>
            <w:right w:val="none" w:sz="0" w:space="0" w:color="auto"/>
          </w:divBdr>
        </w:div>
        <w:div w:id="744764588">
          <w:marLeft w:val="640"/>
          <w:marRight w:val="0"/>
          <w:marTop w:val="0"/>
          <w:marBottom w:val="0"/>
          <w:divBdr>
            <w:top w:val="none" w:sz="0" w:space="0" w:color="auto"/>
            <w:left w:val="none" w:sz="0" w:space="0" w:color="auto"/>
            <w:bottom w:val="none" w:sz="0" w:space="0" w:color="auto"/>
            <w:right w:val="none" w:sz="0" w:space="0" w:color="auto"/>
          </w:divBdr>
        </w:div>
        <w:div w:id="2104644153">
          <w:marLeft w:val="640"/>
          <w:marRight w:val="0"/>
          <w:marTop w:val="0"/>
          <w:marBottom w:val="0"/>
          <w:divBdr>
            <w:top w:val="none" w:sz="0" w:space="0" w:color="auto"/>
            <w:left w:val="none" w:sz="0" w:space="0" w:color="auto"/>
            <w:bottom w:val="none" w:sz="0" w:space="0" w:color="auto"/>
            <w:right w:val="none" w:sz="0" w:space="0" w:color="auto"/>
          </w:divBdr>
        </w:div>
        <w:div w:id="629551404">
          <w:marLeft w:val="640"/>
          <w:marRight w:val="0"/>
          <w:marTop w:val="0"/>
          <w:marBottom w:val="0"/>
          <w:divBdr>
            <w:top w:val="none" w:sz="0" w:space="0" w:color="auto"/>
            <w:left w:val="none" w:sz="0" w:space="0" w:color="auto"/>
            <w:bottom w:val="none" w:sz="0" w:space="0" w:color="auto"/>
            <w:right w:val="none" w:sz="0" w:space="0" w:color="auto"/>
          </w:divBdr>
        </w:div>
        <w:div w:id="1171330970">
          <w:marLeft w:val="640"/>
          <w:marRight w:val="0"/>
          <w:marTop w:val="0"/>
          <w:marBottom w:val="0"/>
          <w:divBdr>
            <w:top w:val="none" w:sz="0" w:space="0" w:color="auto"/>
            <w:left w:val="none" w:sz="0" w:space="0" w:color="auto"/>
            <w:bottom w:val="none" w:sz="0" w:space="0" w:color="auto"/>
            <w:right w:val="none" w:sz="0" w:space="0" w:color="auto"/>
          </w:divBdr>
        </w:div>
        <w:div w:id="1289821757">
          <w:marLeft w:val="640"/>
          <w:marRight w:val="0"/>
          <w:marTop w:val="0"/>
          <w:marBottom w:val="0"/>
          <w:divBdr>
            <w:top w:val="none" w:sz="0" w:space="0" w:color="auto"/>
            <w:left w:val="none" w:sz="0" w:space="0" w:color="auto"/>
            <w:bottom w:val="none" w:sz="0" w:space="0" w:color="auto"/>
            <w:right w:val="none" w:sz="0" w:space="0" w:color="auto"/>
          </w:divBdr>
        </w:div>
        <w:div w:id="373232612">
          <w:marLeft w:val="640"/>
          <w:marRight w:val="0"/>
          <w:marTop w:val="0"/>
          <w:marBottom w:val="0"/>
          <w:divBdr>
            <w:top w:val="none" w:sz="0" w:space="0" w:color="auto"/>
            <w:left w:val="none" w:sz="0" w:space="0" w:color="auto"/>
            <w:bottom w:val="none" w:sz="0" w:space="0" w:color="auto"/>
            <w:right w:val="none" w:sz="0" w:space="0" w:color="auto"/>
          </w:divBdr>
        </w:div>
        <w:div w:id="970601097">
          <w:marLeft w:val="640"/>
          <w:marRight w:val="0"/>
          <w:marTop w:val="0"/>
          <w:marBottom w:val="0"/>
          <w:divBdr>
            <w:top w:val="none" w:sz="0" w:space="0" w:color="auto"/>
            <w:left w:val="none" w:sz="0" w:space="0" w:color="auto"/>
            <w:bottom w:val="none" w:sz="0" w:space="0" w:color="auto"/>
            <w:right w:val="none" w:sz="0" w:space="0" w:color="auto"/>
          </w:divBdr>
        </w:div>
        <w:div w:id="1329553515">
          <w:marLeft w:val="640"/>
          <w:marRight w:val="0"/>
          <w:marTop w:val="0"/>
          <w:marBottom w:val="0"/>
          <w:divBdr>
            <w:top w:val="none" w:sz="0" w:space="0" w:color="auto"/>
            <w:left w:val="none" w:sz="0" w:space="0" w:color="auto"/>
            <w:bottom w:val="none" w:sz="0" w:space="0" w:color="auto"/>
            <w:right w:val="none" w:sz="0" w:space="0" w:color="auto"/>
          </w:divBdr>
        </w:div>
        <w:div w:id="783891017">
          <w:marLeft w:val="640"/>
          <w:marRight w:val="0"/>
          <w:marTop w:val="0"/>
          <w:marBottom w:val="0"/>
          <w:divBdr>
            <w:top w:val="none" w:sz="0" w:space="0" w:color="auto"/>
            <w:left w:val="none" w:sz="0" w:space="0" w:color="auto"/>
            <w:bottom w:val="none" w:sz="0" w:space="0" w:color="auto"/>
            <w:right w:val="none" w:sz="0" w:space="0" w:color="auto"/>
          </w:divBdr>
        </w:div>
        <w:div w:id="1199321791">
          <w:marLeft w:val="640"/>
          <w:marRight w:val="0"/>
          <w:marTop w:val="0"/>
          <w:marBottom w:val="0"/>
          <w:divBdr>
            <w:top w:val="none" w:sz="0" w:space="0" w:color="auto"/>
            <w:left w:val="none" w:sz="0" w:space="0" w:color="auto"/>
            <w:bottom w:val="none" w:sz="0" w:space="0" w:color="auto"/>
            <w:right w:val="none" w:sz="0" w:space="0" w:color="auto"/>
          </w:divBdr>
        </w:div>
        <w:div w:id="1963611783">
          <w:marLeft w:val="640"/>
          <w:marRight w:val="0"/>
          <w:marTop w:val="0"/>
          <w:marBottom w:val="0"/>
          <w:divBdr>
            <w:top w:val="none" w:sz="0" w:space="0" w:color="auto"/>
            <w:left w:val="none" w:sz="0" w:space="0" w:color="auto"/>
            <w:bottom w:val="none" w:sz="0" w:space="0" w:color="auto"/>
            <w:right w:val="none" w:sz="0" w:space="0" w:color="auto"/>
          </w:divBdr>
        </w:div>
        <w:div w:id="1556701199">
          <w:marLeft w:val="640"/>
          <w:marRight w:val="0"/>
          <w:marTop w:val="0"/>
          <w:marBottom w:val="0"/>
          <w:divBdr>
            <w:top w:val="none" w:sz="0" w:space="0" w:color="auto"/>
            <w:left w:val="none" w:sz="0" w:space="0" w:color="auto"/>
            <w:bottom w:val="none" w:sz="0" w:space="0" w:color="auto"/>
            <w:right w:val="none" w:sz="0" w:space="0" w:color="auto"/>
          </w:divBdr>
        </w:div>
        <w:div w:id="879825451">
          <w:marLeft w:val="640"/>
          <w:marRight w:val="0"/>
          <w:marTop w:val="0"/>
          <w:marBottom w:val="0"/>
          <w:divBdr>
            <w:top w:val="none" w:sz="0" w:space="0" w:color="auto"/>
            <w:left w:val="none" w:sz="0" w:space="0" w:color="auto"/>
            <w:bottom w:val="none" w:sz="0" w:space="0" w:color="auto"/>
            <w:right w:val="none" w:sz="0" w:space="0" w:color="auto"/>
          </w:divBdr>
        </w:div>
        <w:div w:id="620722152">
          <w:marLeft w:val="640"/>
          <w:marRight w:val="0"/>
          <w:marTop w:val="0"/>
          <w:marBottom w:val="0"/>
          <w:divBdr>
            <w:top w:val="none" w:sz="0" w:space="0" w:color="auto"/>
            <w:left w:val="none" w:sz="0" w:space="0" w:color="auto"/>
            <w:bottom w:val="none" w:sz="0" w:space="0" w:color="auto"/>
            <w:right w:val="none" w:sz="0" w:space="0" w:color="auto"/>
          </w:divBdr>
        </w:div>
        <w:div w:id="532495608">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2614435">
      <w:bodyDiv w:val="1"/>
      <w:marLeft w:val="0"/>
      <w:marRight w:val="0"/>
      <w:marTop w:val="0"/>
      <w:marBottom w:val="0"/>
      <w:divBdr>
        <w:top w:val="none" w:sz="0" w:space="0" w:color="auto"/>
        <w:left w:val="none" w:sz="0" w:space="0" w:color="auto"/>
        <w:bottom w:val="none" w:sz="0" w:space="0" w:color="auto"/>
        <w:right w:val="none" w:sz="0" w:space="0" w:color="auto"/>
      </w:divBdr>
      <w:divsChild>
        <w:div w:id="76095984">
          <w:marLeft w:val="640"/>
          <w:marRight w:val="0"/>
          <w:marTop w:val="0"/>
          <w:marBottom w:val="0"/>
          <w:divBdr>
            <w:top w:val="none" w:sz="0" w:space="0" w:color="auto"/>
            <w:left w:val="none" w:sz="0" w:space="0" w:color="auto"/>
            <w:bottom w:val="none" w:sz="0" w:space="0" w:color="auto"/>
            <w:right w:val="none" w:sz="0" w:space="0" w:color="auto"/>
          </w:divBdr>
        </w:div>
        <w:div w:id="796339492">
          <w:marLeft w:val="640"/>
          <w:marRight w:val="0"/>
          <w:marTop w:val="0"/>
          <w:marBottom w:val="0"/>
          <w:divBdr>
            <w:top w:val="none" w:sz="0" w:space="0" w:color="auto"/>
            <w:left w:val="none" w:sz="0" w:space="0" w:color="auto"/>
            <w:bottom w:val="none" w:sz="0" w:space="0" w:color="auto"/>
            <w:right w:val="none" w:sz="0" w:space="0" w:color="auto"/>
          </w:divBdr>
        </w:div>
        <w:div w:id="1247348155">
          <w:marLeft w:val="640"/>
          <w:marRight w:val="0"/>
          <w:marTop w:val="0"/>
          <w:marBottom w:val="0"/>
          <w:divBdr>
            <w:top w:val="none" w:sz="0" w:space="0" w:color="auto"/>
            <w:left w:val="none" w:sz="0" w:space="0" w:color="auto"/>
            <w:bottom w:val="none" w:sz="0" w:space="0" w:color="auto"/>
            <w:right w:val="none" w:sz="0" w:space="0" w:color="auto"/>
          </w:divBdr>
        </w:div>
        <w:div w:id="1158687133">
          <w:marLeft w:val="640"/>
          <w:marRight w:val="0"/>
          <w:marTop w:val="0"/>
          <w:marBottom w:val="0"/>
          <w:divBdr>
            <w:top w:val="none" w:sz="0" w:space="0" w:color="auto"/>
            <w:left w:val="none" w:sz="0" w:space="0" w:color="auto"/>
            <w:bottom w:val="none" w:sz="0" w:space="0" w:color="auto"/>
            <w:right w:val="none" w:sz="0" w:space="0" w:color="auto"/>
          </w:divBdr>
        </w:div>
        <w:div w:id="1243877799">
          <w:marLeft w:val="640"/>
          <w:marRight w:val="0"/>
          <w:marTop w:val="0"/>
          <w:marBottom w:val="0"/>
          <w:divBdr>
            <w:top w:val="none" w:sz="0" w:space="0" w:color="auto"/>
            <w:left w:val="none" w:sz="0" w:space="0" w:color="auto"/>
            <w:bottom w:val="none" w:sz="0" w:space="0" w:color="auto"/>
            <w:right w:val="none" w:sz="0" w:space="0" w:color="auto"/>
          </w:divBdr>
        </w:div>
        <w:div w:id="1237134363">
          <w:marLeft w:val="640"/>
          <w:marRight w:val="0"/>
          <w:marTop w:val="0"/>
          <w:marBottom w:val="0"/>
          <w:divBdr>
            <w:top w:val="none" w:sz="0" w:space="0" w:color="auto"/>
            <w:left w:val="none" w:sz="0" w:space="0" w:color="auto"/>
            <w:bottom w:val="none" w:sz="0" w:space="0" w:color="auto"/>
            <w:right w:val="none" w:sz="0" w:space="0" w:color="auto"/>
          </w:divBdr>
        </w:div>
        <w:div w:id="766194566">
          <w:marLeft w:val="640"/>
          <w:marRight w:val="0"/>
          <w:marTop w:val="0"/>
          <w:marBottom w:val="0"/>
          <w:divBdr>
            <w:top w:val="none" w:sz="0" w:space="0" w:color="auto"/>
            <w:left w:val="none" w:sz="0" w:space="0" w:color="auto"/>
            <w:bottom w:val="none" w:sz="0" w:space="0" w:color="auto"/>
            <w:right w:val="none" w:sz="0" w:space="0" w:color="auto"/>
          </w:divBdr>
        </w:div>
        <w:div w:id="593125197">
          <w:marLeft w:val="640"/>
          <w:marRight w:val="0"/>
          <w:marTop w:val="0"/>
          <w:marBottom w:val="0"/>
          <w:divBdr>
            <w:top w:val="none" w:sz="0" w:space="0" w:color="auto"/>
            <w:left w:val="none" w:sz="0" w:space="0" w:color="auto"/>
            <w:bottom w:val="none" w:sz="0" w:space="0" w:color="auto"/>
            <w:right w:val="none" w:sz="0" w:space="0" w:color="auto"/>
          </w:divBdr>
        </w:div>
        <w:div w:id="954212385">
          <w:marLeft w:val="640"/>
          <w:marRight w:val="0"/>
          <w:marTop w:val="0"/>
          <w:marBottom w:val="0"/>
          <w:divBdr>
            <w:top w:val="none" w:sz="0" w:space="0" w:color="auto"/>
            <w:left w:val="none" w:sz="0" w:space="0" w:color="auto"/>
            <w:bottom w:val="none" w:sz="0" w:space="0" w:color="auto"/>
            <w:right w:val="none" w:sz="0" w:space="0" w:color="auto"/>
          </w:divBdr>
        </w:div>
        <w:div w:id="271985597">
          <w:marLeft w:val="640"/>
          <w:marRight w:val="0"/>
          <w:marTop w:val="0"/>
          <w:marBottom w:val="0"/>
          <w:divBdr>
            <w:top w:val="none" w:sz="0" w:space="0" w:color="auto"/>
            <w:left w:val="none" w:sz="0" w:space="0" w:color="auto"/>
            <w:bottom w:val="none" w:sz="0" w:space="0" w:color="auto"/>
            <w:right w:val="none" w:sz="0" w:space="0" w:color="auto"/>
          </w:divBdr>
        </w:div>
        <w:div w:id="628823502">
          <w:marLeft w:val="640"/>
          <w:marRight w:val="0"/>
          <w:marTop w:val="0"/>
          <w:marBottom w:val="0"/>
          <w:divBdr>
            <w:top w:val="none" w:sz="0" w:space="0" w:color="auto"/>
            <w:left w:val="none" w:sz="0" w:space="0" w:color="auto"/>
            <w:bottom w:val="none" w:sz="0" w:space="0" w:color="auto"/>
            <w:right w:val="none" w:sz="0" w:space="0" w:color="auto"/>
          </w:divBdr>
        </w:div>
        <w:div w:id="572662708">
          <w:marLeft w:val="640"/>
          <w:marRight w:val="0"/>
          <w:marTop w:val="0"/>
          <w:marBottom w:val="0"/>
          <w:divBdr>
            <w:top w:val="none" w:sz="0" w:space="0" w:color="auto"/>
            <w:left w:val="none" w:sz="0" w:space="0" w:color="auto"/>
            <w:bottom w:val="none" w:sz="0" w:space="0" w:color="auto"/>
            <w:right w:val="none" w:sz="0" w:space="0" w:color="auto"/>
          </w:divBdr>
        </w:div>
        <w:div w:id="1762337055">
          <w:marLeft w:val="640"/>
          <w:marRight w:val="0"/>
          <w:marTop w:val="0"/>
          <w:marBottom w:val="0"/>
          <w:divBdr>
            <w:top w:val="none" w:sz="0" w:space="0" w:color="auto"/>
            <w:left w:val="none" w:sz="0" w:space="0" w:color="auto"/>
            <w:bottom w:val="none" w:sz="0" w:space="0" w:color="auto"/>
            <w:right w:val="none" w:sz="0" w:space="0" w:color="auto"/>
          </w:divBdr>
        </w:div>
        <w:div w:id="1983340651">
          <w:marLeft w:val="640"/>
          <w:marRight w:val="0"/>
          <w:marTop w:val="0"/>
          <w:marBottom w:val="0"/>
          <w:divBdr>
            <w:top w:val="none" w:sz="0" w:space="0" w:color="auto"/>
            <w:left w:val="none" w:sz="0" w:space="0" w:color="auto"/>
            <w:bottom w:val="none" w:sz="0" w:space="0" w:color="auto"/>
            <w:right w:val="none" w:sz="0" w:space="0" w:color="auto"/>
          </w:divBdr>
        </w:div>
        <w:div w:id="2019772689">
          <w:marLeft w:val="640"/>
          <w:marRight w:val="0"/>
          <w:marTop w:val="0"/>
          <w:marBottom w:val="0"/>
          <w:divBdr>
            <w:top w:val="none" w:sz="0" w:space="0" w:color="auto"/>
            <w:left w:val="none" w:sz="0" w:space="0" w:color="auto"/>
            <w:bottom w:val="none" w:sz="0" w:space="0" w:color="auto"/>
            <w:right w:val="none" w:sz="0" w:space="0" w:color="auto"/>
          </w:divBdr>
        </w:div>
        <w:div w:id="254672958">
          <w:marLeft w:val="640"/>
          <w:marRight w:val="0"/>
          <w:marTop w:val="0"/>
          <w:marBottom w:val="0"/>
          <w:divBdr>
            <w:top w:val="none" w:sz="0" w:space="0" w:color="auto"/>
            <w:left w:val="none" w:sz="0" w:space="0" w:color="auto"/>
            <w:bottom w:val="none" w:sz="0" w:space="0" w:color="auto"/>
            <w:right w:val="none" w:sz="0" w:space="0" w:color="auto"/>
          </w:divBdr>
        </w:div>
        <w:div w:id="401878777">
          <w:marLeft w:val="640"/>
          <w:marRight w:val="0"/>
          <w:marTop w:val="0"/>
          <w:marBottom w:val="0"/>
          <w:divBdr>
            <w:top w:val="none" w:sz="0" w:space="0" w:color="auto"/>
            <w:left w:val="none" w:sz="0" w:space="0" w:color="auto"/>
            <w:bottom w:val="none" w:sz="0" w:space="0" w:color="auto"/>
            <w:right w:val="none" w:sz="0" w:space="0" w:color="auto"/>
          </w:divBdr>
        </w:div>
        <w:div w:id="198326324">
          <w:marLeft w:val="640"/>
          <w:marRight w:val="0"/>
          <w:marTop w:val="0"/>
          <w:marBottom w:val="0"/>
          <w:divBdr>
            <w:top w:val="none" w:sz="0" w:space="0" w:color="auto"/>
            <w:left w:val="none" w:sz="0" w:space="0" w:color="auto"/>
            <w:bottom w:val="none" w:sz="0" w:space="0" w:color="auto"/>
            <w:right w:val="none" w:sz="0" w:space="0" w:color="auto"/>
          </w:divBdr>
        </w:div>
        <w:div w:id="947279329">
          <w:marLeft w:val="640"/>
          <w:marRight w:val="0"/>
          <w:marTop w:val="0"/>
          <w:marBottom w:val="0"/>
          <w:divBdr>
            <w:top w:val="none" w:sz="0" w:space="0" w:color="auto"/>
            <w:left w:val="none" w:sz="0" w:space="0" w:color="auto"/>
            <w:bottom w:val="none" w:sz="0" w:space="0" w:color="auto"/>
            <w:right w:val="none" w:sz="0" w:space="0" w:color="auto"/>
          </w:divBdr>
        </w:div>
        <w:div w:id="761486613">
          <w:marLeft w:val="640"/>
          <w:marRight w:val="0"/>
          <w:marTop w:val="0"/>
          <w:marBottom w:val="0"/>
          <w:divBdr>
            <w:top w:val="none" w:sz="0" w:space="0" w:color="auto"/>
            <w:left w:val="none" w:sz="0" w:space="0" w:color="auto"/>
            <w:bottom w:val="none" w:sz="0" w:space="0" w:color="auto"/>
            <w:right w:val="none" w:sz="0" w:space="0" w:color="auto"/>
          </w:divBdr>
        </w:div>
        <w:div w:id="1989477916">
          <w:marLeft w:val="640"/>
          <w:marRight w:val="0"/>
          <w:marTop w:val="0"/>
          <w:marBottom w:val="0"/>
          <w:divBdr>
            <w:top w:val="none" w:sz="0" w:space="0" w:color="auto"/>
            <w:left w:val="none" w:sz="0" w:space="0" w:color="auto"/>
            <w:bottom w:val="none" w:sz="0" w:space="0" w:color="auto"/>
            <w:right w:val="none" w:sz="0" w:space="0" w:color="auto"/>
          </w:divBdr>
        </w:div>
        <w:div w:id="1371027235">
          <w:marLeft w:val="640"/>
          <w:marRight w:val="0"/>
          <w:marTop w:val="0"/>
          <w:marBottom w:val="0"/>
          <w:divBdr>
            <w:top w:val="none" w:sz="0" w:space="0" w:color="auto"/>
            <w:left w:val="none" w:sz="0" w:space="0" w:color="auto"/>
            <w:bottom w:val="none" w:sz="0" w:space="0" w:color="auto"/>
            <w:right w:val="none" w:sz="0" w:space="0" w:color="auto"/>
          </w:divBdr>
        </w:div>
        <w:div w:id="507870021">
          <w:marLeft w:val="640"/>
          <w:marRight w:val="0"/>
          <w:marTop w:val="0"/>
          <w:marBottom w:val="0"/>
          <w:divBdr>
            <w:top w:val="none" w:sz="0" w:space="0" w:color="auto"/>
            <w:left w:val="none" w:sz="0" w:space="0" w:color="auto"/>
            <w:bottom w:val="none" w:sz="0" w:space="0" w:color="auto"/>
            <w:right w:val="none" w:sz="0" w:space="0" w:color="auto"/>
          </w:divBdr>
        </w:div>
        <w:div w:id="967055498">
          <w:marLeft w:val="640"/>
          <w:marRight w:val="0"/>
          <w:marTop w:val="0"/>
          <w:marBottom w:val="0"/>
          <w:divBdr>
            <w:top w:val="none" w:sz="0" w:space="0" w:color="auto"/>
            <w:left w:val="none" w:sz="0" w:space="0" w:color="auto"/>
            <w:bottom w:val="none" w:sz="0" w:space="0" w:color="auto"/>
            <w:right w:val="none" w:sz="0" w:space="0" w:color="auto"/>
          </w:divBdr>
        </w:div>
        <w:div w:id="1512525119">
          <w:marLeft w:val="640"/>
          <w:marRight w:val="0"/>
          <w:marTop w:val="0"/>
          <w:marBottom w:val="0"/>
          <w:divBdr>
            <w:top w:val="none" w:sz="0" w:space="0" w:color="auto"/>
            <w:left w:val="none" w:sz="0" w:space="0" w:color="auto"/>
            <w:bottom w:val="none" w:sz="0" w:space="0" w:color="auto"/>
            <w:right w:val="none" w:sz="0" w:space="0" w:color="auto"/>
          </w:divBdr>
        </w:div>
        <w:div w:id="585269214">
          <w:marLeft w:val="640"/>
          <w:marRight w:val="0"/>
          <w:marTop w:val="0"/>
          <w:marBottom w:val="0"/>
          <w:divBdr>
            <w:top w:val="none" w:sz="0" w:space="0" w:color="auto"/>
            <w:left w:val="none" w:sz="0" w:space="0" w:color="auto"/>
            <w:bottom w:val="none" w:sz="0" w:space="0" w:color="auto"/>
            <w:right w:val="none" w:sz="0" w:space="0" w:color="auto"/>
          </w:divBdr>
        </w:div>
        <w:div w:id="1344474279">
          <w:marLeft w:val="640"/>
          <w:marRight w:val="0"/>
          <w:marTop w:val="0"/>
          <w:marBottom w:val="0"/>
          <w:divBdr>
            <w:top w:val="none" w:sz="0" w:space="0" w:color="auto"/>
            <w:left w:val="none" w:sz="0" w:space="0" w:color="auto"/>
            <w:bottom w:val="none" w:sz="0" w:space="0" w:color="auto"/>
            <w:right w:val="none" w:sz="0" w:space="0" w:color="auto"/>
          </w:divBdr>
        </w:div>
        <w:div w:id="376003638">
          <w:marLeft w:val="640"/>
          <w:marRight w:val="0"/>
          <w:marTop w:val="0"/>
          <w:marBottom w:val="0"/>
          <w:divBdr>
            <w:top w:val="none" w:sz="0" w:space="0" w:color="auto"/>
            <w:left w:val="none" w:sz="0" w:space="0" w:color="auto"/>
            <w:bottom w:val="none" w:sz="0" w:space="0" w:color="auto"/>
            <w:right w:val="none" w:sz="0" w:space="0" w:color="auto"/>
          </w:divBdr>
        </w:div>
        <w:div w:id="445394708">
          <w:marLeft w:val="640"/>
          <w:marRight w:val="0"/>
          <w:marTop w:val="0"/>
          <w:marBottom w:val="0"/>
          <w:divBdr>
            <w:top w:val="none" w:sz="0" w:space="0" w:color="auto"/>
            <w:left w:val="none" w:sz="0" w:space="0" w:color="auto"/>
            <w:bottom w:val="none" w:sz="0" w:space="0" w:color="auto"/>
            <w:right w:val="none" w:sz="0" w:space="0" w:color="auto"/>
          </w:divBdr>
        </w:div>
        <w:div w:id="453595274">
          <w:marLeft w:val="640"/>
          <w:marRight w:val="0"/>
          <w:marTop w:val="0"/>
          <w:marBottom w:val="0"/>
          <w:divBdr>
            <w:top w:val="none" w:sz="0" w:space="0" w:color="auto"/>
            <w:left w:val="none" w:sz="0" w:space="0" w:color="auto"/>
            <w:bottom w:val="none" w:sz="0" w:space="0" w:color="auto"/>
            <w:right w:val="none" w:sz="0" w:space="0" w:color="auto"/>
          </w:divBdr>
        </w:div>
        <w:div w:id="1710304511">
          <w:marLeft w:val="640"/>
          <w:marRight w:val="0"/>
          <w:marTop w:val="0"/>
          <w:marBottom w:val="0"/>
          <w:divBdr>
            <w:top w:val="none" w:sz="0" w:space="0" w:color="auto"/>
            <w:left w:val="none" w:sz="0" w:space="0" w:color="auto"/>
            <w:bottom w:val="none" w:sz="0" w:space="0" w:color="auto"/>
            <w:right w:val="none" w:sz="0" w:space="0" w:color="auto"/>
          </w:divBdr>
        </w:div>
        <w:div w:id="2106412756">
          <w:marLeft w:val="640"/>
          <w:marRight w:val="0"/>
          <w:marTop w:val="0"/>
          <w:marBottom w:val="0"/>
          <w:divBdr>
            <w:top w:val="none" w:sz="0" w:space="0" w:color="auto"/>
            <w:left w:val="none" w:sz="0" w:space="0" w:color="auto"/>
            <w:bottom w:val="none" w:sz="0" w:space="0" w:color="auto"/>
            <w:right w:val="none" w:sz="0" w:space="0" w:color="auto"/>
          </w:divBdr>
        </w:div>
        <w:div w:id="152065810">
          <w:marLeft w:val="640"/>
          <w:marRight w:val="0"/>
          <w:marTop w:val="0"/>
          <w:marBottom w:val="0"/>
          <w:divBdr>
            <w:top w:val="none" w:sz="0" w:space="0" w:color="auto"/>
            <w:left w:val="none" w:sz="0" w:space="0" w:color="auto"/>
            <w:bottom w:val="none" w:sz="0" w:space="0" w:color="auto"/>
            <w:right w:val="none" w:sz="0" w:space="0" w:color="auto"/>
          </w:divBdr>
        </w:div>
        <w:div w:id="1108040318">
          <w:marLeft w:val="640"/>
          <w:marRight w:val="0"/>
          <w:marTop w:val="0"/>
          <w:marBottom w:val="0"/>
          <w:divBdr>
            <w:top w:val="none" w:sz="0" w:space="0" w:color="auto"/>
            <w:left w:val="none" w:sz="0" w:space="0" w:color="auto"/>
            <w:bottom w:val="none" w:sz="0" w:space="0" w:color="auto"/>
            <w:right w:val="none" w:sz="0" w:space="0" w:color="auto"/>
          </w:divBdr>
        </w:div>
        <w:div w:id="1097603631">
          <w:marLeft w:val="640"/>
          <w:marRight w:val="0"/>
          <w:marTop w:val="0"/>
          <w:marBottom w:val="0"/>
          <w:divBdr>
            <w:top w:val="none" w:sz="0" w:space="0" w:color="auto"/>
            <w:left w:val="none" w:sz="0" w:space="0" w:color="auto"/>
            <w:bottom w:val="none" w:sz="0" w:space="0" w:color="auto"/>
            <w:right w:val="none" w:sz="0" w:space="0" w:color="auto"/>
          </w:divBdr>
        </w:div>
        <w:div w:id="1514757608">
          <w:marLeft w:val="640"/>
          <w:marRight w:val="0"/>
          <w:marTop w:val="0"/>
          <w:marBottom w:val="0"/>
          <w:divBdr>
            <w:top w:val="none" w:sz="0" w:space="0" w:color="auto"/>
            <w:left w:val="none" w:sz="0" w:space="0" w:color="auto"/>
            <w:bottom w:val="none" w:sz="0" w:space="0" w:color="auto"/>
            <w:right w:val="none" w:sz="0" w:space="0" w:color="auto"/>
          </w:divBdr>
        </w:div>
        <w:div w:id="492455943">
          <w:marLeft w:val="640"/>
          <w:marRight w:val="0"/>
          <w:marTop w:val="0"/>
          <w:marBottom w:val="0"/>
          <w:divBdr>
            <w:top w:val="none" w:sz="0" w:space="0" w:color="auto"/>
            <w:left w:val="none" w:sz="0" w:space="0" w:color="auto"/>
            <w:bottom w:val="none" w:sz="0" w:space="0" w:color="auto"/>
            <w:right w:val="none" w:sz="0" w:space="0" w:color="auto"/>
          </w:divBdr>
        </w:div>
        <w:div w:id="2096856330">
          <w:marLeft w:val="640"/>
          <w:marRight w:val="0"/>
          <w:marTop w:val="0"/>
          <w:marBottom w:val="0"/>
          <w:divBdr>
            <w:top w:val="none" w:sz="0" w:space="0" w:color="auto"/>
            <w:left w:val="none" w:sz="0" w:space="0" w:color="auto"/>
            <w:bottom w:val="none" w:sz="0" w:space="0" w:color="auto"/>
            <w:right w:val="none" w:sz="0" w:space="0" w:color="auto"/>
          </w:divBdr>
        </w:div>
        <w:div w:id="1452672501">
          <w:marLeft w:val="640"/>
          <w:marRight w:val="0"/>
          <w:marTop w:val="0"/>
          <w:marBottom w:val="0"/>
          <w:divBdr>
            <w:top w:val="none" w:sz="0" w:space="0" w:color="auto"/>
            <w:left w:val="none" w:sz="0" w:space="0" w:color="auto"/>
            <w:bottom w:val="none" w:sz="0" w:space="0" w:color="auto"/>
            <w:right w:val="none" w:sz="0" w:space="0" w:color="auto"/>
          </w:divBdr>
        </w:div>
        <w:div w:id="402989917">
          <w:marLeft w:val="640"/>
          <w:marRight w:val="0"/>
          <w:marTop w:val="0"/>
          <w:marBottom w:val="0"/>
          <w:divBdr>
            <w:top w:val="none" w:sz="0" w:space="0" w:color="auto"/>
            <w:left w:val="none" w:sz="0" w:space="0" w:color="auto"/>
            <w:bottom w:val="none" w:sz="0" w:space="0" w:color="auto"/>
            <w:right w:val="none" w:sz="0" w:space="0" w:color="auto"/>
          </w:divBdr>
        </w:div>
        <w:div w:id="1878614656">
          <w:marLeft w:val="640"/>
          <w:marRight w:val="0"/>
          <w:marTop w:val="0"/>
          <w:marBottom w:val="0"/>
          <w:divBdr>
            <w:top w:val="none" w:sz="0" w:space="0" w:color="auto"/>
            <w:left w:val="none" w:sz="0" w:space="0" w:color="auto"/>
            <w:bottom w:val="none" w:sz="0" w:space="0" w:color="auto"/>
            <w:right w:val="none" w:sz="0" w:space="0" w:color="auto"/>
          </w:divBdr>
        </w:div>
        <w:div w:id="356351268">
          <w:marLeft w:val="640"/>
          <w:marRight w:val="0"/>
          <w:marTop w:val="0"/>
          <w:marBottom w:val="0"/>
          <w:divBdr>
            <w:top w:val="none" w:sz="0" w:space="0" w:color="auto"/>
            <w:left w:val="none" w:sz="0" w:space="0" w:color="auto"/>
            <w:bottom w:val="none" w:sz="0" w:space="0" w:color="auto"/>
            <w:right w:val="none" w:sz="0" w:space="0" w:color="auto"/>
          </w:divBdr>
        </w:div>
        <w:div w:id="1694578024">
          <w:marLeft w:val="640"/>
          <w:marRight w:val="0"/>
          <w:marTop w:val="0"/>
          <w:marBottom w:val="0"/>
          <w:divBdr>
            <w:top w:val="none" w:sz="0" w:space="0" w:color="auto"/>
            <w:left w:val="none" w:sz="0" w:space="0" w:color="auto"/>
            <w:bottom w:val="none" w:sz="0" w:space="0" w:color="auto"/>
            <w:right w:val="none" w:sz="0" w:space="0" w:color="auto"/>
          </w:divBdr>
        </w:div>
        <w:div w:id="846211276">
          <w:marLeft w:val="640"/>
          <w:marRight w:val="0"/>
          <w:marTop w:val="0"/>
          <w:marBottom w:val="0"/>
          <w:divBdr>
            <w:top w:val="none" w:sz="0" w:space="0" w:color="auto"/>
            <w:left w:val="none" w:sz="0" w:space="0" w:color="auto"/>
            <w:bottom w:val="none" w:sz="0" w:space="0" w:color="auto"/>
            <w:right w:val="none" w:sz="0" w:space="0" w:color="auto"/>
          </w:divBdr>
        </w:div>
        <w:div w:id="1056314108">
          <w:marLeft w:val="640"/>
          <w:marRight w:val="0"/>
          <w:marTop w:val="0"/>
          <w:marBottom w:val="0"/>
          <w:divBdr>
            <w:top w:val="none" w:sz="0" w:space="0" w:color="auto"/>
            <w:left w:val="none" w:sz="0" w:space="0" w:color="auto"/>
            <w:bottom w:val="none" w:sz="0" w:space="0" w:color="auto"/>
            <w:right w:val="none" w:sz="0" w:space="0" w:color="auto"/>
          </w:divBdr>
        </w:div>
      </w:divsChild>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04866077">
      <w:bodyDiv w:val="1"/>
      <w:marLeft w:val="0"/>
      <w:marRight w:val="0"/>
      <w:marTop w:val="0"/>
      <w:marBottom w:val="0"/>
      <w:divBdr>
        <w:top w:val="none" w:sz="0" w:space="0" w:color="auto"/>
        <w:left w:val="none" w:sz="0" w:space="0" w:color="auto"/>
        <w:bottom w:val="none" w:sz="0" w:space="0" w:color="auto"/>
        <w:right w:val="none" w:sz="0" w:space="0" w:color="auto"/>
      </w:divBdr>
      <w:divsChild>
        <w:div w:id="2140099976">
          <w:marLeft w:val="640"/>
          <w:marRight w:val="0"/>
          <w:marTop w:val="0"/>
          <w:marBottom w:val="0"/>
          <w:divBdr>
            <w:top w:val="none" w:sz="0" w:space="0" w:color="auto"/>
            <w:left w:val="none" w:sz="0" w:space="0" w:color="auto"/>
            <w:bottom w:val="none" w:sz="0" w:space="0" w:color="auto"/>
            <w:right w:val="none" w:sz="0" w:space="0" w:color="auto"/>
          </w:divBdr>
        </w:div>
        <w:div w:id="665865207">
          <w:marLeft w:val="640"/>
          <w:marRight w:val="0"/>
          <w:marTop w:val="0"/>
          <w:marBottom w:val="0"/>
          <w:divBdr>
            <w:top w:val="none" w:sz="0" w:space="0" w:color="auto"/>
            <w:left w:val="none" w:sz="0" w:space="0" w:color="auto"/>
            <w:bottom w:val="none" w:sz="0" w:space="0" w:color="auto"/>
            <w:right w:val="none" w:sz="0" w:space="0" w:color="auto"/>
          </w:divBdr>
        </w:div>
        <w:div w:id="992760613">
          <w:marLeft w:val="640"/>
          <w:marRight w:val="0"/>
          <w:marTop w:val="0"/>
          <w:marBottom w:val="0"/>
          <w:divBdr>
            <w:top w:val="none" w:sz="0" w:space="0" w:color="auto"/>
            <w:left w:val="none" w:sz="0" w:space="0" w:color="auto"/>
            <w:bottom w:val="none" w:sz="0" w:space="0" w:color="auto"/>
            <w:right w:val="none" w:sz="0" w:space="0" w:color="auto"/>
          </w:divBdr>
        </w:div>
        <w:div w:id="1190217839">
          <w:marLeft w:val="640"/>
          <w:marRight w:val="0"/>
          <w:marTop w:val="0"/>
          <w:marBottom w:val="0"/>
          <w:divBdr>
            <w:top w:val="none" w:sz="0" w:space="0" w:color="auto"/>
            <w:left w:val="none" w:sz="0" w:space="0" w:color="auto"/>
            <w:bottom w:val="none" w:sz="0" w:space="0" w:color="auto"/>
            <w:right w:val="none" w:sz="0" w:space="0" w:color="auto"/>
          </w:divBdr>
        </w:div>
        <w:div w:id="1774015343">
          <w:marLeft w:val="640"/>
          <w:marRight w:val="0"/>
          <w:marTop w:val="0"/>
          <w:marBottom w:val="0"/>
          <w:divBdr>
            <w:top w:val="none" w:sz="0" w:space="0" w:color="auto"/>
            <w:left w:val="none" w:sz="0" w:space="0" w:color="auto"/>
            <w:bottom w:val="none" w:sz="0" w:space="0" w:color="auto"/>
            <w:right w:val="none" w:sz="0" w:space="0" w:color="auto"/>
          </w:divBdr>
        </w:div>
        <w:div w:id="382557275">
          <w:marLeft w:val="640"/>
          <w:marRight w:val="0"/>
          <w:marTop w:val="0"/>
          <w:marBottom w:val="0"/>
          <w:divBdr>
            <w:top w:val="none" w:sz="0" w:space="0" w:color="auto"/>
            <w:left w:val="none" w:sz="0" w:space="0" w:color="auto"/>
            <w:bottom w:val="none" w:sz="0" w:space="0" w:color="auto"/>
            <w:right w:val="none" w:sz="0" w:space="0" w:color="auto"/>
          </w:divBdr>
        </w:div>
        <w:div w:id="455299822">
          <w:marLeft w:val="640"/>
          <w:marRight w:val="0"/>
          <w:marTop w:val="0"/>
          <w:marBottom w:val="0"/>
          <w:divBdr>
            <w:top w:val="none" w:sz="0" w:space="0" w:color="auto"/>
            <w:left w:val="none" w:sz="0" w:space="0" w:color="auto"/>
            <w:bottom w:val="none" w:sz="0" w:space="0" w:color="auto"/>
            <w:right w:val="none" w:sz="0" w:space="0" w:color="auto"/>
          </w:divBdr>
        </w:div>
        <w:div w:id="1053044358">
          <w:marLeft w:val="640"/>
          <w:marRight w:val="0"/>
          <w:marTop w:val="0"/>
          <w:marBottom w:val="0"/>
          <w:divBdr>
            <w:top w:val="none" w:sz="0" w:space="0" w:color="auto"/>
            <w:left w:val="none" w:sz="0" w:space="0" w:color="auto"/>
            <w:bottom w:val="none" w:sz="0" w:space="0" w:color="auto"/>
            <w:right w:val="none" w:sz="0" w:space="0" w:color="auto"/>
          </w:divBdr>
        </w:div>
        <w:div w:id="1952084732">
          <w:marLeft w:val="640"/>
          <w:marRight w:val="0"/>
          <w:marTop w:val="0"/>
          <w:marBottom w:val="0"/>
          <w:divBdr>
            <w:top w:val="none" w:sz="0" w:space="0" w:color="auto"/>
            <w:left w:val="none" w:sz="0" w:space="0" w:color="auto"/>
            <w:bottom w:val="none" w:sz="0" w:space="0" w:color="auto"/>
            <w:right w:val="none" w:sz="0" w:space="0" w:color="auto"/>
          </w:divBdr>
        </w:div>
        <w:div w:id="2139251619">
          <w:marLeft w:val="640"/>
          <w:marRight w:val="0"/>
          <w:marTop w:val="0"/>
          <w:marBottom w:val="0"/>
          <w:divBdr>
            <w:top w:val="none" w:sz="0" w:space="0" w:color="auto"/>
            <w:left w:val="none" w:sz="0" w:space="0" w:color="auto"/>
            <w:bottom w:val="none" w:sz="0" w:space="0" w:color="auto"/>
            <w:right w:val="none" w:sz="0" w:space="0" w:color="auto"/>
          </w:divBdr>
        </w:div>
        <w:div w:id="1232809713">
          <w:marLeft w:val="640"/>
          <w:marRight w:val="0"/>
          <w:marTop w:val="0"/>
          <w:marBottom w:val="0"/>
          <w:divBdr>
            <w:top w:val="none" w:sz="0" w:space="0" w:color="auto"/>
            <w:left w:val="none" w:sz="0" w:space="0" w:color="auto"/>
            <w:bottom w:val="none" w:sz="0" w:space="0" w:color="auto"/>
            <w:right w:val="none" w:sz="0" w:space="0" w:color="auto"/>
          </w:divBdr>
        </w:div>
        <w:div w:id="305817407">
          <w:marLeft w:val="640"/>
          <w:marRight w:val="0"/>
          <w:marTop w:val="0"/>
          <w:marBottom w:val="0"/>
          <w:divBdr>
            <w:top w:val="none" w:sz="0" w:space="0" w:color="auto"/>
            <w:left w:val="none" w:sz="0" w:space="0" w:color="auto"/>
            <w:bottom w:val="none" w:sz="0" w:space="0" w:color="auto"/>
            <w:right w:val="none" w:sz="0" w:space="0" w:color="auto"/>
          </w:divBdr>
        </w:div>
        <w:div w:id="1799911992">
          <w:marLeft w:val="640"/>
          <w:marRight w:val="0"/>
          <w:marTop w:val="0"/>
          <w:marBottom w:val="0"/>
          <w:divBdr>
            <w:top w:val="none" w:sz="0" w:space="0" w:color="auto"/>
            <w:left w:val="none" w:sz="0" w:space="0" w:color="auto"/>
            <w:bottom w:val="none" w:sz="0" w:space="0" w:color="auto"/>
            <w:right w:val="none" w:sz="0" w:space="0" w:color="auto"/>
          </w:divBdr>
        </w:div>
        <w:div w:id="1451707536">
          <w:marLeft w:val="640"/>
          <w:marRight w:val="0"/>
          <w:marTop w:val="0"/>
          <w:marBottom w:val="0"/>
          <w:divBdr>
            <w:top w:val="none" w:sz="0" w:space="0" w:color="auto"/>
            <w:left w:val="none" w:sz="0" w:space="0" w:color="auto"/>
            <w:bottom w:val="none" w:sz="0" w:space="0" w:color="auto"/>
            <w:right w:val="none" w:sz="0" w:space="0" w:color="auto"/>
          </w:divBdr>
        </w:div>
        <w:div w:id="1192843637">
          <w:marLeft w:val="640"/>
          <w:marRight w:val="0"/>
          <w:marTop w:val="0"/>
          <w:marBottom w:val="0"/>
          <w:divBdr>
            <w:top w:val="none" w:sz="0" w:space="0" w:color="auto"/>
            <w:left w:val="none" w:sz="0" w:space="0" w:color="auto"/>
            <w:bottom w:val="none" w:sz="0" w:space="0" w:color="auto"/>
            <w:right w:val="none" w:sz="0" w:space="0" w:color="auto"/>
          </w:divBdr>
        </w:div>
        <w:div w:id="1560819665">
          <w:marLeft w:val="640"/>
          <w:marRight w:val="0"/>
          <w:marTop w:val="0"/>
          <w:marBottom w:val="0"/>
          <w:divBdr>
            <w:top w:val="none" w:sz="0" w:space="0" w:color="auto"/>
            <w:left w:val="none" w:sz="0" w:space="0" w:color="auto"/>
            <w:bottom w:val="none" w:sz="0" w:space="0" w:color="auto"/>
            <w:right w:val="none" w:sz="0" w:space="0" w:color="auto"/>
          </w:divBdr>
        </w:div>
        <w:div w:id="2053537134">
          <w:marLeft w:val="640"/>
          <w:marRight w:val="0"/>
          <w:marTop w:val="0"/>
          <w:marBottom w:val="0"/>
          <w:divBdr>
            <w:top w:val="none" w:sz="0" w:space="0" w:color="auto"/>
            <w:left w:val="none" w:sz="0" w:space="0" w:color="auto"/>
            <w:bottom w:val="none" w:sz="0" w:space="0" w:color="auto"/>
            <w:right w:val="none" w:sz="0" w:space="0" w:color="auto"/>
          </w:divBdr>
        </w:div>
        <w:div w:id="1849785600">
          <w:marLeft w:val="640"/>
          <w:marRight w:val="0"/>
          <w:marTop w:val="0"/>
          <w:marBottom w:val="0"/>
          <w:divBdr>
            <w:top w:val="none" w:sz="0" w:space="0" w:color="auto"/>
            <w:left w:val="none" w:sz="0" w:space="0" w:color="auto"/>
            <w:bottom w:val="none" w:sz="0" w:space="0" w:color="auto"/>
            <w:right w:val="none" w:sz="0" w:space="0" w:color="auto"/>
          </w:divBdr>
        </w:div>
        <w:div w:id="1898785075">
          <w:marLeft w:val="640"/>
          <w:marRight w:val="0"/>
          <w:marTop w:val="0"/>
          <w:marBottom w:val="0"/>
          <w:divBdr>
            <w:top w:val="none" w:sz="0" w:space="0" w:color="auto"/>
            <w:left w:val="none" w:sz="0" w:space="0" w:color="auto"/>
            <w:bottom w:val="none" w:sz="0" w:space="0" w:color="auto"/>
            <w:right w:val="none" w:sz="0" w:space="0" w:color="auto"/>
          </w:divBdr>
        </w:div>
        <w:div w:id="1027870503">
          <w:marLeft w:val="640"/>
          <w:marRight w:val="0"/>
          <w:marTop w:val="0"/>
          <w:marBottom w:val="0"/>
          <w:divBdr>
            <w:top w:val="none" w:sz="0" w:space="0" w:color="auto"/>
            <w:left w:val="none" w:sz="0" w:space="0" w:color="auto"/>
            <w:bottom w:val="none" w:sz="0" w:space="0" w:color="auto"/>
            <w:right w:val="none" w:sz="0" w:space="0" w:color="auto"/>
          </w:divBdr>
        </w:div>
        <w:div w:id="1106848007">
          <w:marLeft w:val="640"/>
          <w:marRight w:val="0"/>
          <w:marTop w:val="0"/>
          <w:marBottom w:val="0"/>
          <w:divBdr>
            <w:top w:val="none" w:sz="0" w:space="0" w:color="auto"/>
            <w:left w:val="none" w:sz="0" w:space="0" w:color="auto"/>
            <w:bottom w:val="none" w:sz="0" w:space="0" w:color="auto"/>
            <w:right w:val="none" w:sz="0" w:space="0" w:color="auto"/>
          </w:divBdr>
        </w:div>
        <w:div w:id="1197885213">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1110079295">
          <w:marLeft w:val="640"/>
          <w:marRight w:val="0"/>
          <w:marTop w:val="0"/>
          <w:marBottom w:val="0"/>
          <w:divBdr>
            <w:top w:val="none" w:sz="0" w:space="0" w:color="auto"/>
            <w:left w:val="none" w:sz="0" w:space="0" w:color="auto"/>
            <w:bottom w:val="none" w:sz="0" w:space="0" w:color="auto"/>
            <w:right w:val="none" w:sz="0" w:space="0" w:color="auto"/>
          </w:divBdr>
        </w:div>
        <w:div w:id="82915483">
          <w:marLeft w:val="640"/>
          <w:marRight w:val="0"/>
          <w:marTop w:val="0"/>
          <w:marBottom w:val="0"/>
          <w:divBdr>
            <w:top w:val="none" w:sz="0" w:space="0" w:color="auto"/>
            <w:left w:val="none" w:sz="0" w:space="0" w:color="auto"/>
            <w:bottom w:val="none" w:sz="0" w:space="0" w:color="auto"/>
            <w:right w:val="none" w:sz="0" w:space="0" w:color="auto"/>
          </w:divBdr>
        </w:div>
        <w:div w:id="1541938445">
          <w:marLeft w:val="640"/>
          <w:marRight w:val="0"/>
          <w:marTop w:val="0"/>
          <w:marBottom w:val="0"/>
          <w:divBdr>
            <w:top w:val="none" w:sz="0" w:space="0" w:color="auto"/>
            <w:left w:val="none" w:sz="0" w:space="0" w:color="auto"/>
            <w:bottom w:val="none" w:sz="0" w:space="0" w:color="auto"/>
            <w:right w:val="none" w:sz="0" w:space="0" w:color="auto"/>
          </w:divBdr>
        </w:div>
        <w:div w:id="1623807682">
          <w:marLeft w:val="640"/>
          <w:marRight w:val="0"/>
          <w:marTop w:val="0"/>
          <w:marBottom w:val="0"/>
          <w:divBdr>
            <w:top w:val="none" w:sz="0" w:space="0" w:color="auto"/>
            <w:left w:val="none" w:sz="0" w:space="0" w:color="auto"/>
            <w:bottom w:val="none" w:sz="0" w:space="0" w:color="auto"/>
            <w:right w:val="none" w:sz="0" w:space="0" w:color="auto"/>
          </w:divBdr>
        </w:div>
        <w:div w:id="421032767">
          <w:marLeft w:val="640"/>
          <w:marRight w:val="0"/>
          <w:marTop w:val="0"/>
          <w:marBottom w:val="0"/>
          <w:divBdr>
            <w:top w:val="none" w:sz="0" w:space="0" w:color="auto"/>
            <w:left w:val="none" w:sz="0" w:space="0" w:color="auto"/>
            <w:bottom w:val="none" w:sz="0" w:space="0" w:color="auto"/>
            <w:right w:val="none" w:sz="0" w:space="0" w:color="auto"/>
          </w:divBdr>
        </w:div>
        <w:div w:id="1488011773">
          <w:marLeft w:val="640"/>
          <w:marRight w:val="0"/>
          <w:marTop w:val="0"/>
          <w:marBottom w:val="0"/>
          <w:divBdr>
            <w:top w:val="none" w:sz="0" w:space="0" w:color="auto"/>
            <w:left w:val="none" w:sz="0" w:space="0" w:color="auto"/>
            <w:bottom w:val="none" w:sz="0" w:space="0" w:color="auto"/>
            <w:right w:val="none" w:sz="0" w:space="0" w:color="auto"/>
          </w:divBdr>
        </w:div>
        <w:div w:id="87579053">
          <w:marLeft w:val="640"/>
          <w:marRight w:val="0"/>
          <w:marTop w:val="0"/>
          <w:marBottom w:val="0"/>
          <w:divBdr>
            <w:top w:val="none" w:sz="0" w:space="0" w:color="auto"/>
            <w:left w:val="none" w:sz="0" w:space="0" w:color="auto"/>
            <w:bottom w:val="none" w:sz="0" w:space="0" w:color="auto"/>
            <w:right w:val="none" w:sz="0" w:space="0" w:color="auto"/>
          </w:divBdr>
        </w:div>
        <w:div w:id="2027902136">
          <w:marLeft w:val="640"/>
          <w:marRight w:val="0"/>
          <w:marTop w:val="0"/>
          <w:marBottom w:val="0"/>
          <w:divBdr>
            <w:top w:val="none" w:sz="0" w:space="0" w:color="auto"/>
            <w:left w:val="none" w:sz="0" w:space="0" w:color="auto"/>
            <w:bottom w:val="none" w:sz="0" w:space="0" w:color="auto"/>
            <w:right w:val="none" w:sz="0" w:space="0" w:color="auto"/>
          </w:divBdr>
        </w:div>
        <w:div w:id="936715432">
          <w:marLeft w:val="640"/>
          <w:marRight w:val="0"/>
          <w:marTop w:val="0"/>
          <w:marBottom w:val="0"/>
          <w:divBdr>
            <w:top w:val="none" w:sz="0" w:space="0" w:color="auto"/>
            <w:left w:val="none" w:sz="0" w:space="0" w:color="auto"/>
            <w:bottom w:val="none" w:sz="0" w:space="0" w:color="auto"/>
            <w:right w:val="none" w:sz="0" w:space="0" w:color="auto"/>
          </w:divBdr>
        </w:div>
        <w:div w:id="1552309239">
          <w:marLeft w:val="640"/>
          <w:marRight w:val="0"/>
          <w:marTop w:val="0"/>
          <w:marBottom w:val="0"/>
          <w:divBdr>
            <w:top w:val="none" w:sz="0" w:space="0" w:color="auto"/>
            <w:left w:val="none" w:sz="0" w:space="0" w:color="auto"/>
            <w:bottom w:val="none" w:sz="0" w:space="0" w:color="auto"/>
            <w:right w:val="none" w:sz="0" w:space="0" w:color="auto"/>
          </w:divBdr>
        </w:div>
        <w:div w:id="408118892">
          <w:marLeft w:val="640"/>
          <w:marRight w:val="0"/>
          <w:marTop w:val="0"/>
          <w:marBottom w:val="0"/>
          <w:divBdr>
            <w:top w:val="none" w:sz="0" w:space="0" w:color="auto"/>
            <w:left w:val="none" w:sz="0" w:space="0" w:color="auto"/>
            <w:bottom w:val="none" w:sz="0" w:space="0" w:color="auto"/>
            <w:right w:val="none" w:sz="0" w:space="0" w:color="auto"/>
          </w:divBdr>
        </w:div>
        <w:div w:id="1877617216">
          <w:marLeft w:val="640"/>
          <w:marRight w:val="0"/>
          <w:marTop w:val="0"/>
          <w:marBottom w:val="0"/>
          <w:divBdr>
            <w:top w:val="none" w:sz="0" w:space="0" w:color="auto"/>
            <w:left w:val="none" w:sz="0" w:space="0" w:color="auto"/>
            <w:bottom w:val="none" w:sz="0" w:space="0" w:color="auto"/>
            <w:right w:val="none" w:sz="0" w:space="0" w:color="auto"/>
          </w:divBdr>
        </w:div>
        <w:div w:id="1236428187">
          <w:marLeft w:val="640"/>
          <w:marRight w:val="0"/>
          <w:marTop w:val="0"/>
          <w:marBottom w:val="0"/>
          <w:divBdr>
            <w:top w:val="none" w:sz="0" w:space="0" w:color="auto"/>
            <w:left w:val="none" w:sz="0" w:space="0" w:color="auto"/>
            <w:bottom w:val="none" w:sz="0" w:space="0" w:color="auto"/>
            <w:right w:val="none" w:sz="0" w:space="0" w:color="auto"/>
          </w:divBdr>
        </w:div>
        <w:div w:id="2027169476">
          <w:marLeft w:val="640"/>
          <w:marRight w:val="0"/>
          <w:marTop w:val="0"/>
          <w:marBottom w:val="0"/>
          <w:divBdr>
            <w:top w:val="none" w:sz="0" w:space="0" w:color="auto"/>
            <w:left w:val="none" w:sz="0" w:space="0" w:color="auto"/>
            <w:bottom w:val="none" w:sz="0" w:space="0" w:color="auto"/>
            <w:right w:val="none" w:sz="0" w:space="0" w:color="auto"/>
          </w:divBdr>
        </w:div>
        <w:div w:id="535503434">
          <w:marLeft w:val="640"/>
          <w:marRight w:val="0"/>
          <w:marTop w:val="0"/>
          <w:marBottom w:val="0"/>
          <w:divBdr>
            <w:top w:val="none" w:sz="0" w:space="0" w:color="auto"/>
            <w:left w:val="none" w:sz="0" w:space="0" w:color="auto"/>
            <w:bottom w:val="none" w:sz="0" w:space="0" w:color="auto"/>
            <w:right w:val="none" w:sz="0" w:space="0" w:color="auto"/>
          </w:divBdr>
        </w:div>
        <w:div w:id="1643804129">
          <w:marLeft w:val="640"/>
          <w:marRight w:val="0"/>
          <w:marTop w:val="0"/>
          <w:marBottom w:val="0"/>
          <w:divBdr>
            <w:top w:val="none" w:sz="0" w:space="0" w:color="auto"/>
            <w:left w:val="none" w:sz="0" w:space="0" w:color="auto"/>
            <w:bottom w:val="none" w:sz="0" w:space="0" w:color="auto"/>
            <w:right w:val="none" w:sz="0" w:space="0" w:color="auto"/>
          </w:divBdr>
        </w:div>
        <w:div w:id="1911580074">
          <w:marLeft w:val="640"/>
          <w:marRight w:val="0"/>
          <w:marTop w:val="0"/>
          <w:marBottom w:val="0"/>
          <w:divBdr>
            <w:top w:val="none" w:sz="0" w:space="0" w:color="auto"/>
            <w:left w:val="none" w:sz="0" w:space="0" w:color="auto"/>
            <w:bottom w:val="none" w:sz="0" w:space="0" w:color="auto"/>
            <w:right w:val="none" w:sz="0" w:space="0" w:color="auto"/>
          </w:divBdr>
        </w:div>
        <w:div w:id="587352738">
          <w:marLeft w:val="640"/>
          <w:marRight w:val="0"/>
          <w:marTop w:val="0"/>
          <w:marBottom w:val="0"/>
          <w:divBdr>
            <w:top w:val="none" w:sz="0" w:space="0" w:color="auto"/>
            <w:left w:val="none" w:sz="0" w:space="0" w:color="auto"/>
            <w:bottom w:val="none" w:sz="0" w:space="0" w:color="auto"/>
            <w:right w:val="none" w:sz="0" w:space="0" w:color="auto"/>
          </w:divBdr>
        </w:div>
        <w:div w:id="86930135">
          <w:marLeft w:val="640"/>
          <w:marRight w:val="0"/>
          <w:marTop w:val="0"/>
          <w:marBottom w:val="0"/>
          <w:divBdr>
            <w:top w:val="none" w:sz="0" w:space="0" w:color="auto"/>
            <w:left w:val="none" w:sz="0" w:space="0" w:color="auto"/>
            <w:bottom w:val="none" w:sz="0" w:space="0" w:color="auto"/>
            <w:right w:val="none" w:sz="0" w:space="0" w:color="auto"/>
          </w:divBdr>
        </w:div>
        <w:div w:id="1655716092">
          <w:marLeft w:val="640"/>
          <w:marRight w:val="0"/>
          <w:marTop w:val="0"/>
          <w:marBottom w:val="0"/>
          <w:divBdr>
            <w:top w:val="none" w:sz="0" w:space="0" w:color="auto"/>
            <w:left w:val="none" w:sz="0" w:space="0" w:color="auto"/>
            <w:bottom w:val="none" w:sz="0" w:space="0" w:color="auto"/>
            <w:right w:val="none" w:sz="0" w:space="0" w:color="auto"/>
          </w:divBdr>
        </w:div>
        <w:div w:id="1418212962">
          <w:marLeft w:val="640"/>
          <w:marRight w:val="0"/>
          <w:marTop w:val="0"/>
          <w:marBottom w:val="0"/>
          <w:divBdr>
            <w:top w:val="none" w:sz="0" w:space="0" w:color="auto"/>
            <w:left w:val="none" w:sz="0" w:space="0" w:color="auto"/>
            <w:bottom w:val="none" w:sz="0" w:space="0" w:color="auto"/>
            <w:right w:val="none" w:sz="0" w:space="0" w:color="auto"/>
          </w:divBdr>
        </w:div>
        <w:div w:id="2074817812">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19233531">
      <w:bodyDiv w:val="1"/>
      <w:marLeft w:val="0"/>
      <w:marRight w:val="0"/>
      <w:marTop w:val="0"/>
      <w:marBottom w:val="0"/>
      <w:divBdr>
        <w:top w:val="none" w:sz="0" w:space="0" w:color="auto"/>
        <w:left w:val="none" w:sz="0" w:space="0" w:color="auto"/>
        <w:bottom w:val="none" w:sz="0" w:space="0" w:color="auto"/>
        <w:right w:val="none" w:sz="0" w:space="0" w:color="auto"/>
      </w:divBdr>
      <w:divsChild>
        <w:div w:id="215356061">
          <w:marLeft w:val="640"/>
          <w:marRight w:val="0"/>
          <w:marTop w:val="0"/>
          <w:marBottom w:val="0"/>
          <w:divBdr>
            <w:top w:val="none" w:sz="0" w:space="0" w:color="auto"/>
            <w:left w:val="none" w:sz="0" w:space="0" w:color="auto"/>
            <w:bottom w:val="none" w:sz="0" w:space="0" w:color="auto"/>
            <w:right w:val="none" w:sz="0" w:space="0" w:color="auto"/>
          </w:divBdr>
        </w:div>
        <w:div w:id="1542937483">
          <w:marLeft w:val="640"/>
          <w:marRight w:val="0"/>
          <w:marTop w:val="0"/>
          <w:marBottom w:val="0"/>
          <w:divBdr>
            <w:top w:val="none" w:sz="0" w:space="0" w:color="auto"/>
            <w:left w:val="none" w:sz="0" w:space="0" w:color="auto"/>
            <w:bottom w:val="none" w:sz="0" w:space="0" w:color="auto"/>
            <w:right w:val="none" w:sz="0" w:space="0" w:color="auto"/>
          </w:divBdr>
        </w:div>
        <w:div w:id="564537368">
          <w:marLeft w:val="640"/>
          <w:marRight w:val="0"/>
          <w:marTop w:val="0"/>
          <w:marBottom w:val="0"/>
          <w:divBdr>
            <w:top w:val="none" w:sz="0" w:space="0" w:color="auto"/>
            <w:left w:val="none" w:sz="0" w:space="0" w:color="auto"/>
            <w:bottom w:val="none" w:sz="0" w:space="0" w:color="auto"/>
            <w:right w:val="none" w:sz="0" w:space="0" w:color="auto"/>
          </w:divBdr>
        </w:div>
        <w:div w:id="1857766190">
          <w:marLeft w:val="640"/>
          <w:marRight w:val="0"/>
          <w:marTop w:val="0"/>
          <w:marBottom w:val="0"/>
          <w:divBdr>
            <w:top w:val="none" w:sz="0" w:space="0" w:color="auto"/>
            <w:left w:val="none" w:sz="0" w:space="0" w:color="auto"/>
            <w:bottom w:val="none" w:sz="0" w:space="0" w:color="auto"/>
            <w:right w:val="none" w:sz="0" w:space="0" w:color="auto"/>
          </w:divBdr>
        </w:div>
        <w:div w:id="2107460791">
          <w:marLeft w:val="640"/>
          <w:marRight w:val="0"/>
          <w:marTop w:val="0"/>
          <w:marBottom w:val="0"/>
          <w:divBdr>
            <w:top w:val="none" w:sz="0" w:space="0" w:color="auto"/>
            <w:left w:val="none" w:sz="0" w:space="0" w:color="auto"/>
            <w:bottom w:val="none" w:sz="0" w:space="0" w:color="auto"/>
            <w:right w:val="none" w:sz="0" w:space="0" w:color="auto"/>
          </w:divBdr>
        </w:div>
        <w:div w:id="1832982466">
          <w:marLeft w:val="640"/>
          <w:marRight w:val="0"/>
          <w:marTop w:val="0"/>
          <w:marBottom w:val="0"/>
          <w:divBdr>
            <w:top w:val="none" w:sz="0" w:space="0" w:color="auto"/>
            <w:left w:val="none" w:sz="0" w:space="0" w:color="auto"/>
            <w:bottom w:val="none" w:sz="0" w:space="0" w:color="auto"/>
            <w:right w:val="none" w:sz="0" w:space="0" w:color="auto"/>
          </w:divBdr>
        </w:div>
        <w:div w:id="1722364718">
          <w:marLeft w:val="640"/>
          <w:marRight w:val="0"/>
          <w:marTop w:val="0"/>
          <w:marBottom w:val="0"/>
          <w:divBdr>
            <w:top w:val="none" w:sz="0" w:space="0" w:color="auto"/>
            <w:left w:val="none" w:sz="0" w:space="0" w:color="auto"/>
            <w:bottom w:val="none" w:sz="0" w:space="0" w:color="auto"/>
            <w:right w:val="none" w:sz="0" w:space="0" w:color="auto"/>
          </w:divBdr>
        </w:div>
        <w:div w:id="2037384092">
          <w:marLeft w:val="640"/>
          <w:marRight w:val="0"/>
          <w:marTop w:val="0"/>
          <w:marBottom w:val="0"/>
          <w:divBdr>
            <w:top w:val="none" w:sz="0" w:space="0" w:color="auto"/>
            <w:left w:val="none" w:sz="0" w:space="0" w:color="auto"/>
            <w:bottom w:val="none" w:sz="0" w:space="0" w:color="auto"/>
            <w:right w:val="none" w:sz="0" w:space="0" w:color="auto"/>
          </w:divBdr>
        </w:div>
        <w:div w:id="83186946">
          <w:marLeft w:val="640"/>
          <w:marRight w:val="0"/>
          <w:marTop w:val="0"/>
          <w:marBottom w:val="0"/>
          <w:divBdr>
            <w:top w:val="none" w:sz="0" w:space="0" w:color="auto"/>
            <w:left w:val="none" w:sz="0" w:space="0" w:color="auto"/>
            <w:bottom w:val="none" w:sz="0" w:space="0" w:color="auto"/>
            <w:right w:val="none" w:sz="0" w:space="0" w:color="auto"/>
          </w:divBdr>
        </w:div>
        <w:div w:id="288244952">
          <w:marLeft w:val="640"/>
          <w:marRight w:val="0"/>
          <w:marTop w:val="0"/>
          <w:marBottom w:val="0"/>
          <w:divBdr>
            <w:top w:val="none" w:sz="0" w:space="0" w:color="auto"/>
            <w:left w:val="none" w:sz="0" w:space="0" w:color="auto"/>
            <w:bottom w:val="none" w:sz="0" w:space="0" w:color="auto"/>
            <w:right w:val="none" w:sz="0" w:space="0" w:color="auto"/>
          </w:divBdr>
        </w:div>
        <w:div w:id="1525244115">
          <w:marLeft w:val="640"/>
          <w:marRight w:val="0"/>
          <w:marTop w:val="0"/>
          <w:marBottom w:val="0"/>
          <w:divBdr>
            <w:top w:val="none" w:sz="0" w:space="0" w:color="auto"/>
            <w:left w:val="none" w:sz="0" w:space="0" w:color="auto"/>
            <w:bottom w:val="none" w:sz="0" w:space="0" w:color="auto"/>
            <w:right w:val="none" w:sz="0" w:space="0" w:color="auto"/>
          </w:divBdr>
        </w:div>
        <w:div w:id="244726585">
          <w:marLeft w:val="640"/>
          <w:marRight w:val="0"/>
          <w:marTop w:val="0"/>
          <w:marBottom w:val="0"/>
          <w:divBdr>
            <w:top w:val="none" w:sz="0" w:space="0" w:color="auto"/>
            <w:left w:val="none" w:sz="0" w:space="0" w:color="auto"/>
            <w:bottom w:val="none" w:sz="0" w:space="0" w:color="auto"/>
            <w:right w:val="none" w:sz="0" w:space="0" w:color="auto"/>
          </w:divBdr>
        </w:div>
        <w:div w:id="2092121774">
          <w:marLeft w:val="640"/>
          <w:marRight w:val="0"/>
          <w:marTop w:val="0"/>
          <w:marBottom w:val="0"/>
          <w:divBdr>
            <w:top w:val="none" w:sz="0" w:space="0" w:color="auto"/>
            <w:left w:val="none" w:sz="0" w:space="0" w:color="auto"/>
            <w:bottom w:val="none" w:sz="0" w:space="0" w:color="auto"/>
            <w:right w:val="none" w:sz="0" w:space="0" w:color="auto"/>
          </w:divBdr>
        </w:div>
        <w:div w:id="1339846683">
          <w:marLeft w:val="640"/>
          <w:marRight w:val="0"/>
          <w:marTop w:val="0"/>
          <w:marBottom w:val="0"/>
          <w:divBdr>
            <w:top w:val="none" w:sz="0" w:space="0" w:color="auto"/>
            <w:left w:val="none" w:sz="0" w:space="0" w:color="auto"/>
            <w:bottom w:val="none" w:sz="0" w:space="0" w:color="auto"/>
            <w:right w:val="none" w:sz="0" w:space="0" w:color="auto"/>
          </w:divBdr>
        </w:div>
        <w:div w:id="855119184">
          <w:marLeft w:val="640"/>
          <w:marRight w:val="0"/>
          <w:marTop w:val="0"/>
          <w:marBottom w:val="0"/>
          <w:divBdr>
            <w:top w:val="none" w:sz="0" w:space="0" w:color="auto"/>
            <w:left w:val="none" w:sz="0" w:space="0" w:color="auto"/>
            <w:bottom w:val="none" w:sz="0" w:space="0" w:color="auto"/>
            <w:right w:val="none" w:sz="0" w:space="0" w:color="auto"/>
          </w:divBdr>
        </w:div>
        <w:div w:id="1017537577">
          <w:marLeft w:val="640"/>
          <w:marRight w:val="0"/>
          <w:marTop w:val="0"/>
          <w:marBottom w:val="0"/>
          <w:divBdr>
            <w:top w:val="none" w:sz="0" w:space="0" w:color="auto"/>
            <w:left w:val="none" w:sz="0" w:space="0" w:color="auto"/>
            <w:bottom w:val="none" w:sz="0" w:space="0" w:color="auto"/>
            <w:right w:val="none" w:sz="0" w:space="0" w:color="auto"/>
          </w:divBdr>
        </w:div>
        <w:div w:id="1334182979">
          <w:marLeft w:val="640"/>
          <w:marRight w:val="0"/>
          <w:marTop w:val="0"/>
          <w:marBottom w:val="0"/>
          <w:divBdr>
            <w:top w:val="none" w:sz="0" w:space="0" w:color="auto"/>
            <w:left w:val="none" w:sz="0" w:space="0" w:color="auto"/>
            <w:bottom w:val="none" w:sz="0" w:space="0" w:color="auto"/>
            <w:right w:val="none" w:sz="0" w:space="0" w:color="auto"/>
          </w:divBdr>
        </w:div>
        <w:div w:id="878661770">
          <w:marLeft w:val="640"/>
          <w:marRight w:val="0"/>
          <w:marTop w:val="0"/>
          <w:marBottom w:val="0"/>
          <w:divBdr>
            <w:top w:val="none" w:sz="0" w:space="0" w:color="auto"/>
            <w:left w:val="none" w:sz="0" w:space="0" w:color="auto"/>
            <w:bottom w:val="none" w:sz="0" w:space="0" w:color="auto"/>
            <w:right w:val="none" w:sz="0" w:space="0" w:color="auto"/>
          </w:divBdr>
        </w:div>
        <w:div w:id="896166982">
          <w:marLeft w:val="640"/>
          <w:marRight w:val="0"/>
          <w:marTop w:val="0"/>
          <w:marBottom w:val="0"/>
          <w:divBdr>
            <w:top w:val="none" w:sz="0" w:space="0" w:color="auto"/>
            <w:left w:val="none" w:sz="0" w:space="0" w:color="auto"/>
            <w:bottom w:val="none" w:sz="0" w:space="0" w:color="auto"/>
            <w:right w:val="none" w:sz="0" w:space="0" w:color="auto"/>
          </w:divBdr>
        </w:div>
        <w:div w:id="1822038209">
          <w:marLeft w:val="640"/>
          <w:marRight w:val="0"/>
          <w:marTop w:val="0"/>
          <w:marBottom w:val="0"/>
          <w:divBdr>
            <w:top w:val="none" w:sz="0" w:space="0" w:color="auto"/>
            <w:left w:val="none" w:sz="0" w:space="0" w:color="auto"/>
            <w:bottom w:val="none" w:sz="0" w:space="0" w:color="auto"/>
            <w:right w:val="none" w:sz="0" w:space="0" w:color="auto"/>
          </w:divBdr>
        </w:div>
        <w:div w:id="1312756886">
          <w:marLeft w:val="640"/>
          <w:marRight w:val="0"/>
          <w:marTop w:val="0"/>
          <w:marBottom w:val="0"/>
          <w:divBdr>
            <w:top w:val="none" w:sz="0" w:space="0" w:color="auto"/>
            <w:left w:val="none" w:sz="0" w:space="0" w:color="auto"/>
            <w:bottom w:val="none" w:sz="0" w:space="0" w:color="auto"/>
            <w:right w:val="none" w:sz="0" w:space="0" w:color="auto"/>
          </w:divBdr>
        </w:div>
        <w:div w:id="973023839">
          <w:marLeft w:val="640"/>
          <w:marRight w:val="0"/>
          <w:marTop w:val="0"/>
          <w:marBottom w:val="0"/>
          <w:divBdr>
            <w:top w:val="none" w:sz="0" w:space="0" w:color="auto"/>
            <w:left w:val="none" w:sz="0" w:space="0" w:color="auto"/>
            <w:bottom w:val="none" w:sz="0" w:space="0" w:color="auto"/>
            <w:right w:val="none" w:sz="0" w:space="0" w:color="auto"/>
          </w:divBdr>
        </w:div>
        <w:div w:id="780076179">
          <w:marLeft w:val="640"/>
          <w:marRight w:val="0"/>
          <w:marTop w:val="0"/>
          <w:marBottom w:val="0"/>
          <w:divBdr>
            <w:top w:val="none" w:sz="0" w:space="0" w:color="auto"/>
            <w:left w:val="none" w:sz="0" w:space="0" w:color="auto"/>
            <w:bottom w:val="none" w:sz="0" w:space="0" w:color="auto"/>
            <w:right w:val="none" w:sz="0" w:space="0" w:color="auto"/>
          </w:divBdr>
        </w:div>
        <w:div w:id="2069179402">
          <w:marLeft w:val="640"/>
          <w:marRight w:val="0"/>
          <w:marTop w:val="0"/>
          <w:marBottom w:val="0"/>
          <w:divBdr>
            <w:top w:val="none" w:sz="0" w:space="0" w:color="auto"/>
            <w:left w:val="none" w:sz="0" w:space="0" w:color="auto"/>
            <w:bottom w:val="none" w:sz="0" w:space="0" w:color="auto"/>
            <w:right w:val="none" w:sz="0" w:space="0" w:color="auto"/>
          </w:divBdr>
        </w:div>
        <w:div w:id="694041046">
          <w:marLeft w:val="640"/>
          <w:marRight w:val="0"/>
          <w:marTop w:val="0"/>
          <w:marBottom w:val="0"/>
          <w:divBdr>
            <w:top w:val="none" w:sz="0" w:space="0" w:color="auto"/>
            <w:left w:val="none" w:sz="0" w:space="0" w:color="auto"/>
            <w:bottom w:val="none" w:sz="0" w:space="0" w:color="auto"/>
            <w:right w:val="none" w:sz="0" w:space="0" w:color="auto"/>
          </w:divBdr>
        </w:div>
        <w:div w:id="224684128">
          <w:marLeft w:val="640"/>
          <w:marRight w:val="0"/>
          <w:marTop w:val="0"/>
          <w:marBottom w:val="0"/>
          <w:divBdr>
            <w:top w:val="none" w:sz="0" w:space="0" w:color="auto"/>
            <w:left w:val="none" w:sz="0" w:space="0" w:color="auto"/>
            <w:bottom w:val="none" w:sz="0" w:space="0" w:color="auto"/>
            <w:right w:val="none" w:sz="0" w:space="0" w:color="auto"/>
          </w:divBdr>
        </w:div>
        <w:div w:id="758907928">
          <w:marLeft w:val="640"/>
          <w:marRight w:val="0"/>
          <w:marTop w:val="0"/>
          <w:marBottom w:val="0"/>
          <w:divBdr>
            <w:top w:val="none" w:sz="0" w:space="0" w:color="auto"/>
            <w:left w:val="none" w:sz="0" w:space="0" w:color="auto"/>
            <w:bottom w:val="none" w:sz="0" w:space="0" w:color="auto"/>
            <w:right w:val="none" w:sz="0" w:space="0" w:color="auto"/>
          </w:divBdr>
        </w:div>
        <w:div w:id="1079518330">
          <w:marLeft w:val="640"/>
          <w:marRight w:val="0"/>
          <w:marTop w:val="0"/>
          <w:marBottom w:val="0"/>
          <w:divBdr>
            <w:top w:val="none" w:sz="0" w:space="0" w:color="auto"/>
            <w:left w:val="none" w:sz="0" w:space="0" w:color="auto"/>
            <w:bottom w:val="none" w:sz="0" w:space="0" w:color="auto"/>
            <w:right w:val="none" w:sz="0" w:space="0" w:color="auto"/>
          </w:divBdr>
        </w:div>
        <w:div w:id="1339039579">
          <w:marLeft w:val="640"/>
          <w:marRight w:val="0"/>
          <w:marTop w:val="0"/>
          <w:marBottom w:val="0"/>
          <w:divBdr>
            <w:top w:val="none" w:sz="0" w:space="0" w:color="auto"/>
            <w:left w:val="none" w:sz="0" w:space="0" w:color="auto"/>
            <w:bottom w:val="none" w:sz="0" w:space="0" w:color="auto"/>
            <w:right w:val="none" w:sz="0" w:space="0" w:color="auto"/>
          </w:divBdr>
        </w:div>
        <w:div w:id="715929318">
          <w:marLeft w:val="640"/>
          <w:marRight w:val="0"/>
          <w:marTop w:val="0"/>
          <w:marBottom w:val="0"/>
          <w:divBdr>
            <w:top w:val="none" w:sz="0" w:space="0" w:color="auto"/>
            <w:left w:val="none" w:sz="0" w:space="0" w:color="auto"/>
            <w:bottom w:val="none" w:sz="0" w:space="0" w:color="auto"/>
            <w:right w:val="none" w:sz="0" w:space="0" w:color="auto"/>
          </w:divBdr>
        </w:div>
        <w:div w:id="527061211">
          <w:marLeft w:val="640"/>
          <w:marRight w:val="0"/>
          <w:marTop w:val="0"/>
          <w:marBottom w:val="0"/>
          <w:divBdr>
            <w:top w:val="none" w:sz="0" w:space="0" w:color="auto"/>
            <w:left w:val="none" w:sz="0" w:space="0" w:color="auto"/>
            <w:bottom w:val="none" w:sz="0" w:space="0" w:color="auto"/>
            <w:right w:val="none" w:sz="0" w:space="0" w:color="auto"/>
          </w:divBdr>
        </w:div>
        <w:div w:id="698821762">
          <w:marLeft w:val="640"/>
          <w:marRight w:val="0"/>
          <w:marTop w:val="0"/>
          <w:marBottom w:val="0"/>
          <w:divBdr>
            <w:top w:val="none" w:sz="0" w:space="0" w:color="auto"/>
            <w:left w:val="none" w:sz="0" w:space="0" w:color="auto"/>
            <w:bottom w:val="none" w:sz="0" w:space="0" w:color="auto"/>
            <w:right w:val="none" w:sz="0" w:space="0" w:color="auto"/>
          </w:divBdr>
        </w:div>
        <w:div w:id="359208834">
          <w:marLeft w:val="640"/>
          <w:marRight w:val="0"/>
          <w:marTop w:val="0"/>
          <w:marBottom w:val="0"/>
          <w:divBdr>
            <w:top w:val="none" w:sz="0" w:space="0" w:color="auto"/>
            <w:left w:val="none" w:sz="0" w:space="0" w:color="auto"/>
            <w:bottom w:val="none" w:sz="0" w:space="0" w:color="auto"/>
            <w:right w:val="none" w:sz="0" w:space="0" w:color="auto"/>
          </w:divBdr>
        </w:div>
        <w:div w:id="697663140">
          <w:marLeft w:val="640"/>
          <w:marRight w:val="0"/>
          <w:marTop w:val="0"/>
          <w:marBottom w:val="0"/>
          <w:divBdr>
            <w:top w:val="none" w:sz="0" w:space="0" w:color="auto"/>
            <w:left w:val="none" w:sz="0" w:space="0" w:color="auto"/>
            <w:bottom w:val="none" w:sz="0" w:space="0" w:color="auto"/>
            <w:right w:val="none" w:sz="0" w:space="0" w:color="auto"/>
          </w:divBdr>
        </w:div>
        <w:div w:id="109859729">
          <w:marLeft w:val="640"/>
          <w:marRight w:val="0"/>
          <w:marTop w:val="0"/>
          <w:marBottom w:val="0"/>
          <w:divBdr>
            <w:top w:val="none" w:sz="0" w:space="0" w:color="auto"/>
            <w:left w:val="none" w:sz="0" w:space="0" w:color="auto"/>
            <w:bottom w:val="none" w:sz="0" w:space="0" w:color="auto"/>
            <w:right w:val="none" w:sz="0" w:space="0" w:color="auto"/>
          </w:divBdr>
        </w:div>
        <w:div w:id="637337957">
          <w:marLeft w:val="640"/>
          <w:marRight w:val="0"/>
          <w:marTop w:val="0"/>
          <w:marBottom w:val="0"/>
          <w:divBdr>
            <w:top w:val="none" w:sz="0" w:space="0" w:color="auto"/>
            <w:left w:val="none" w:sz="0" w:space="0" w:color="auto"/>
            <w:bottom w:val="none" w:sz="0" w:space="0" w:color="auto"/>
            <w:right w:val="none" w:sz="0" w:space="0" w:color="auto"/>
          </w:divBdr>
        </w:div>
        <w:div w:id="688213626">
          <w:marLeft w:val="640"/>
          <w:marRight w:val="0"/>
          <w:marTop w:val="0"/>
          <w:marBottom w:val="0"/>
          <w:divBdr>
            <w:top w:val="none" w:sz="0" w:space="0" w:color="auto"/>
            <w:left w:val="none" w:sz="0" w:space="0" w:color="auto"/>
            <w:bottom w:val="none" w:sz="0" w:space="0" w:color="auto"/>
            <w:right w:val="none" w:sz="0" w:space="0" w:color="auto"/>
          </w:divBdr>
        </w:div>
        <w:div w:id="1850214925">
          <w:marLeft w:val="640"/>
          <w:marRight w:val="0"/>
          <w:marTop w:val="0"/>
          <w:marBottom w:val="0"/>
          <w:divBdr>
            <w:top w:val="none" w:sz="0" w:space="0" w:color="auto"/>
            <w:left w:val="none" w:sz="0" w:space="0" w:color="auto"/>
            <w:bottom w:val="none" w:sz="0" w:space="0" w:color="auto"/>
            <w:right w:val="none" w:sz="0" w:space="0" w:color="auto"/>
          </w:divBdr>
        </w:div>
        <w:div w:id="405149688">
          <w:marLeft w:val="640"/>
          <w:marRight w:val="0"/>
          <w:marTop w:val="0"/>
          <w:marBottom w:val="0"/>
          <w:divBdr>
            <w:top w:val="none" w:sz="0" w:space="0" w:color="auto"/>
            <w:left w:val="none" w:sz="0" w:space="0" w:color="auto"/>
            <w:bottom w:val="none" w:sz="0" w:space="0" w:color="auto"/>
            <w:right w:val="none" w:sz="0" w:space="0" w:color="auto"/>
          </w:divBdr>
        </w:div>
        <w:div w:id="1372342029">
          <w:marLeft w:val="640"/>
          <w:marRight w:val="0"/>
          <w:marTop w:val="0"/>
          <w:marBottom w:val="0"/>
          <w:divBdr>
            <w:top w:val="none" w:sz="0" w:space="0" w:color="auto"/>
            <w:left w:val="none" w:sz="0" w:space="0" w:color="auto"/>
            <w:bottom w:val="none" w:sz="0" w:space="0" w:color="auto"/>
            <w:right w:val="none" w:sz="0" w:space="0" w:color="auto"/>
          </w:divBdr>
        </w:div>
        <w:div w:id="822769807">
          <w:marLeft w:val="640"/>
          <w:marRight w:val="0"/>
          <w:marTop w:val="0"/>
          <w:marBottom w:val="0"/>
          <w:divBdr>
            <w:top w:val="none" w:sz="0" w:space="0" w:color="auto"/>
            <w:left w:val="none" w:sz="0" w:space="0" w:color="auto"/>
            <w:bottom w:val="none" w:sz="0" w:space="0" w:color="auto"/>
            <w:right w:val="none" w:sz="0" w:space="0" w:color="auto"/>
          </w:divBdr>
        </w:div>
        <w:div w:id="750856596">
          <w:marLeft w:val="640"/>
          <w:marRight w:val="0"/>
          <w:marTop w:val="0"/>
          <w:marBottom w:val="0"/>
          <w:divBdr>
            <w:top w:val="none" w:sz="0" w:space="0" w:color="auto"/>
            <w:left w:val="none" w:sz="0" w:space="0" w:color="auto"/>
            <w:bottom w:val="none" w:sz="0" w:space="0" w:color="auto"/>
            <w:right w:val="none" w:sz="0" w:space="0" w:color="auto"/>
          </w:divBdr>
        </w:div>
        <w:div w:id="318271427">
          <w:marLeft w:val="640"/>
          <w:marRight w:val="0"/>
          <w:marTop w:val="0"/>
          <w:marBottom w:val="0"/>
          <w:divBdr>
            <w:top w:val="none" w:sz="0" w:space="0" w:color="auto"/>
            <w:left w:val="none" w:sz="0" w:space="0" w:color="auto"/>
            <w:bottom w:val="none" w:sz="0" w:space="0" w:color="auto"/>
            <w:right w:val="none" w:sz="0" w:space="0" w:color="auto"/>
          </w:divBdr>
        </w:div>
        <w:div w:id="1916428139">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2000311">
      <w:bodyDiv w:val="1"/>
      <w:marLeft w:val="0"/>
      <w:marRight w:val="0"/>
      <w:marTop w:val="0"/>
      <w:marBottom w:val="0"/>
      <w:divBdr>
        <w:top w:val="none" w:sz="0" w:space="0" w:color="auto"/>
        <w:left w:val="none" w:sz="0" w:space="0" w:color="auto"/>
        <w:bottom w:val="none" w:sz="0" w:space="0" w:color="auto"/>
        <w:right w:val="none" w:sz="0" w:space="0" w:color="auto"/>
      </w:divBdr>
      <w:divsChild>
        <w:div w:id="2046364632">
          <w:marLeft w:val="640"/>
          <w:marRight w:val="0"/>
          <w:marTop w:val="0"/>
          <w:marBottom w:val="0"/>
          <w:divBdr>
            <w:top w:val="none" w:sz="0" w:space="0" w:color="auto"/>
            <w:left w:val="none" w:sz="0" w:space="0" w:color="auto"/>
            <w:bottom w:val="none" w:sz="0" w:space="0" w:color="auto"/>
            <w:right w:val="none" w:sz="0" w:space="0" w:color="auto"/>
          </w:divBdr>
        </w:div>
        <w:div w:id="38553527">
          <w:marLeft w:val="640"/>
          <w:marRight w:val="0"/>
          <w:marTop w:val="0"/>
          <w:marBottom w:val="0"/>
          <w:divBdr>
            <w:top w:val="none" w:sz="0" w:space="0" w:color="auto"/>
            <w:left w:val="none" w:sz="0" w:space="0" w:color="auto"/>
            <w:bottom w:val="none" w:sz="0" w:space="0" w:color="auto"/>
            <w:right w:val="none" w:sz="0" w:space="0" w:color="auto"/>
          </w:divBdr>
        </w:div>
        <w:div w:id="1014497527">
          <w:marLeft w:val="640"/>
          <w:marRight w:val="0"/>
          <w:marTop w:val="0"/>
          <w:marBottom w:val="0"/>
          <w:divBdr>
            <w:top w:val="none" w:sz="0" w:space="0" w:color="auto"/>
            <w:left w:val="none" w:sz="0" w:space="0" w:color="auto"/>
            <w:bottom w:val="none" w:sz="0" w:space="0" w:color="auto"/>
            <w:right w:val="none" w:sz="0" w:space="0" w:color="auto"/>
          </w:divBdr>
        </w:div>
        <w:div w:id="629165686">
          <w:marLeft w:val="640"/>
          <w:marRight w:val="0"/>
          <w:marTop w:val="0"/>
          <w:marBottom w:val="0"/>
          <w:divBdr>
            <w:top w:val="none" w:sz="0" w:space="0" w:color="auto"/>
            <w:left w:val="none" w:sz="0" w:space="0" w:color="auto"/>
            <w:bottom w:val="none" w:sz="0" w:space="0" w:color="auto"/>
            <w:right w:val="none" w:sz="0" w:space="0" w:color="auto"/>
          </w:divBdr>
        </w:div>
        <w:div w:id="580911835">
          <w:marLeft w:val="640"/>
          <w:marRight w:val="0"/>
          <w:marTop w:val="0"/>
          <w:marBottom w:val="0"/>
          <w:divBdr>
            <w:top w:val="none" w:sz="0" w:space="0" w:color="auto"/>
            <w:left w:val="none" w:sz="0" w:space="0" w:color="auto"/>
            <w:bottom w:val="none" w:sz="0" w:space="0" w:color="auto"/>
            <w:right w:val="none" w:sz="0" w:space="0" w:color="auto"/>
          </w:divBdr>
        </w:div>
        <w:div w:id="1855681912">
          <w:marLeft w:val="640"/>
          <w:marRight w:val="0"/>
          <w:marTop w:val="0"/>
          <w:marBottom w:val="0"/>
          <w:divBdr>
            <w:top w:val="none" w:sz="0" w:space="0" w:color="auto"/>
            <w:left w:val="none" w:sz="0" w:space="0" w:color="auto"/>
            <w:bottom w:val="none" w:sz="0" w:space="0" w:color="auto"/>
            <w:right w:val="none" w:sz="0" w:space="0" w:color="auto"/>
          </w:divBdr>
        </w:div>
        <w:div w:id="500004014">
          <w:marLeft w:val="640"/>
          <w:marRight w:val="0"/>
          <w:marTop w:val="0"/>
          <w:marBottom w:val="0"/>
          <w:divBdr>
            <w:top w:val="none" w:sz="0" w:space="0" w:color="auto"/>
            <w:left w:val="none" w:sz="0" w:space="0" w:color="auto"/>
            <w:bottom w:val="none" w:sz="0" w:space="0" w:color="auto"/>
            <w:right w:val="none" w:sz="0" w:space="0" w:color="auto"/>
          </w:divBdr>
        </w:div>
        <w:div w:id="661661187">
          <w:marLeft w:val="640"/>
          <w:marRight w:val="0"/>
          <w:marTop w:val="0"/>
          <w:marBottom w:val="0"/>
          <w:divBdr>
            <w:top w:val="none" w:sz="0" w:space="0" w:color="auto"/>
            <w:left w:val="none" w:sz="0" w:space="0" w:color="auto"/>
            <w:bottom w:val="none" w:sz="0" w:space="0" w:color="auto"/>
            <w:right w:val="none" w:sz="0" w:space="0" w:color="auto"/>
          </w:divBdr>
        </w:div>
        <w:div w:id="2049865354">
          <w:marLeft w:val="640"/>
          <w:marRight w:val="0"/>
          <w:marTop w:val="0"/>
          <w:marBottom w:val="0"/>
          <w:divBdr>
            <w:top w:val="none" w:sz="0" w:space="0" w:color="auto"/>
            <w:left w:val="none" w:sz="0" w:space="0" w:color="auto"/>
            <w:bottom w:val="none" w:sz="0" w:space="0" w:color="auto"/>
            <w:right w:val="none" w:sz="0" w:space="0" w:color="auto"/>
          </w:divBdr>
        </w:div>
        <w:div w:id="1938513478">
          <w:marLeft w:val="640"/>
          <w:marRight w:val="0"/>
          <w:marTop w:val="0"/>
          <w:marBottom w:val="0"/>
          <w:divBdr>
            <w:top w:val="none" w:sz="0" w:space="0" w:color="auto"/>
            <w:left w:val="none" w:sz="0" w:space="0" w:color="auto"/>
            <w:bottom w:val="none" w:sz="0" w:space="0" w:color="auto"/>
            <w:right w:val="none" w:sz="0" w:space="0" w:color="auto"/>
          </w:divBdr>
        </w:div>
        <w:div w:id="1476679522">
          <w:marLeft w:val="640"/>
          <w:marRight w:val="0"/>
          <w:marTop w:val="0"/>
          <w:marBottom w:val="0"/>
          <w:divBdr>
            <w:top w:val="none" w:sz="0" w:space="0" w:color="auto"/>
            <w:left w:val="none" w:sz="0" w:space="0" w:color="auto"/>
            <w:bottom w:val="none" w:sz="0" w:space="0" w:color="auto"/>
            <w:right w:val="none" w:sz="0" w:space="0" w:color="auto"/>
          </w:divBdr>
        </w:div>
        <w:div w:id="1918048403">
          <w:marLeft w:val="640"/>
          <w:marRight w:val="0"/>
          <w:marTop w:val="0"/>
          <w:marBottom w:val="0"/>
          <w:divBdr>
            <w:top w:val="none" w:sz="0" w:space="0" w:color="auto"/>
            <w:left w:val="none" w:sz="0" w:space="0" w:color="auto"/>
            <w:bottom w:val="none" w:sz="0" w:space="0" w:color="auto"/>
            <w:right w:val="none" w:sz="0" w:space="0" w:color="auto"/>
          </w:divBdr>
        </w:div>
        <w:div w:id="53550155">
          <w:marLeft w:val="640"/>
          <w:marRight w:val="0"/>
          <w:marTop w:val="0"/>
          <w:marBottom w:val="0"/>
          <w:divBdr>
            <w:top w:val="none" w:sz="0" w:space="0" w:color="auto"/>
            <w:left w:val="none" w:sz="0" w:space="0" w:color="auto"/>
            <w:bottom w:val="none" w:sz="0" w:space="0" w:color="auto"/>
            <w:right w:val="none" w:sz="0" w:space="0" w:color="auto"/>
          </w:divBdr>
        </w:div>
        <w:div w:id="1610699654">
          <w:marLeft w:val="640"/>
          <w:marRight w:val="0"/>
          <w:marTop w:val="0"/>
          <w:marBottom w:val="0"/>
          <w:divBdr>
            <w:top w:val="none" w:sz="0" w:space="0" w:color="auto"/>
            <w:left w:val="none" w:sz="0" w:space="0" w:color="auto"/>
            <w:bottom w:val="none" w:sz="0" w:space="0" w:color="auto"/>
            <w:right w:val="none" w:sz="0" w:space="0" w:color="auto"/>
          </w:divBdr>
        </w:div>
        <w:div w:id="2118133378">
          <w:marLeft w:val="640"/>
          <w:marRight w:val="0"/>
          <w:marTop w:val="0"/>
          <w:marBottom w:val="0"/>
          <w:divBdr>
            <w:top w:val="none" w:sz="0" w:space="0" w:color="auto"/>
            <w:left w:val="none" w:sz="0" w:space="0" w:color="auto"/>
            <w:bottom w:val="none" w:sz="0" w:space="0" w:color="auto"/>
            <w:right w:val="none" w:sz="0" w:space="0" w:color="auto"/>
          </w:divBdr>
        </w:div>
        <w:div w:id="1936287073">
          <w:marLeft w:val="640"/>
          <w:marRight w:val="0"/>
          <w:marTop w:val="0"/>
          <w:marBottom w:val="0"/>
          <w:divBdr>
            <w:top w:val="none" w:sz="0" w:space="0" w:color="auto"/>
            <w:left w:val="none" w:sz="0" w:space="0" w:color="auto"/>
            <w:bottom w:val="none" w:sz="0" w:space="0" w:color="auto"/>
            <w:right w:val="none" w:sz="0" w:space="0" w:color="auto"/>
          </w:divBdr>
        </w:div>
        <w:div w:id="42217049">
          <w:marLeft w:val="640"/>
          <w:marRight w:val="0"/>
          <w:marTop w:val="0"/>
          <w:marBottom w:val="0"/>
          <w:divBdr>
            <w:top w:val="none" w:sz="0" w:space="0" w:color="auto"/>
            <w:left w:val="none" w:sz="0" w:space="0" w:color="auto"/>
            <w:bottom w:val="none" w:sz="0" w:space="0" w:color="auto"/>
            <w:right w:val="none" w:sz="0" w:space="0" w:color="auto"/>
          </w:divBdr>
        </w:div>
        <w:div w:id="2134399427">
          <w:marLeft w:val="640"/>
          <w:marRight w:val="0"/>
          <w:marTop w:val="0"/>
          <w:marBottom w:val="0"/>
          <w:divBdr>
            <w:top w:val="none" w:sz="0" w:space="0" w:color="auto"/>
            <w:left w:val="none" w:sz="0" w:space="0" w:color="auto"/>
            <w:bottom w:val="none" w:sz="0" w:space="0" w:color="auto"/>
            <w:right w:val="none" w:sz="0" w:space="0" w:color="auto"/>
          </w:divBdr>
        </w:div>
        <w:div w:id="2030716303">
          <w:marLeft w:val="640"/>
          <w:marRight w:val="0"/>
          <w:marTop w:val="0"/>
          <w:marBottom w:val="0"/>
          <w:divBdr>
            <w:top w:val="none" w:sz="0" w:space="0" w:color="auto"/>
            <w:left w:val="none" w:sz="0" w:space="0" w:color="auto"/>
            <w:bottom w:val="none" w:sz="0" w:space="0" w:color="auto"/>
            <w:right w:val="none" w:sz="0" w:space="0" w:color="auto"/>
          </w:divBdr>
        </w:div>
        <w:div w:id="168913889">
          <w:marLeft w:val="640"/>
          <w:marRight w:val="0"/>
          <w:marTop w:val="0"/>
          <w:marBottom w:val="0"/>
          <w:divBdr>
            <w:top w:val="none" w:sz="0" w:space="0" w:color="auto"/>
            <w:left w:val="none" w:sz="0" w:space="0" w:color="auto"/>
            <w:bottom w:val="none" w:sz="0" w:space="0" w:color="auto"/>
            <w:right w:val="none" w:sz="0" w:space="0" w:color="auto"/>
          </w:divBdr>
        </w:div>
        <w:div w:id="783574920">
          <w:marLeft w:val="640"/>
          <w:marRight w:val="0"/>
          <w:marTop w:val="0"/>
          <w:marBottom w:val="0"/>
          <w:divBdr>
            <w:top w:val="none" w:sz="0" w:space="0" w:color="auto"/>
            <w:left w:val="none" w:sz="0" w:space="0" w:color="auto"/>
            <w:bottom w:val="none" w:sz="0" w:space="0" w:color="auto"/>
            <w:right w:val="none" w:sz="0" w:space="0" w:color="auto"/>
          </w:divBdr>
        </w:div>
        <w:div w:id="789906754">
          <w:marLeft w:val="640"/>
          <w:marRight w:val="0"/>
          <w:marTop w:val="0"/>
          <w:marBottom w:val="0"/>
          <w:divBdr>
            <w:top w:val="none" w:sz="0" w:space="0" w:color="auto"/>
            <w:left w:val="none" w:sz="0" w:space="0" w:color="auto"/>
            <w:bottom w:val="none" w:sz="0" w:space="0" w:color="auto"/>
            <w:right w:val="none" w:sz="0" w:space="0" w:color="auto"/>
          </w:divBdr>
        </w:div>
        <w:div w:id="516626034">
          <w:marLeft w:val="640"/>
          <w:marRight w:val="0"/>
          <w:marTop w:val="0"/>
          <w:marBottom w:val="0"/>
          <w:divBdr>
            <w:top w:val="none" w:sz="0" w:space="0" w:color="auto"/>
            <w:left w:val="none" w:sz="0" w:space="0" w:color="auto"/>
            <w:bottom w:val="none" w:sz="0" w:space="0" w:color="auto"/>
            <w:right w:val="none" w:sz="0" w:space="0" w:color="auto"/>
          </w:divBdr>
        </w:div>
        <w:div w:id="2041201546">
          <w:marLeft w:val="640"/>
          <w:marRight w:val="0"/>
          <w:marTop w:val="0"/>
          <w:marBottom w:val="0"/>
          <w:divBdr>
            <w:top w:val="none" w:sz="0" w:space="0" w:color="auto"/>
            <w:left w:val="none" w:sz="0" w:space="0" w:color="auto"/>
            <w:bottom w:val="none" w:sz="0" w:space="0" w:color="auto"/>
            <w:right w:val="none" w:sz="0" w:space="0" w:color="auto"/>
          </w:divBdr>
        </w:div>
        <w:div w:id="1038974656">
          <w:marLeft w:val="640"/>
          <w:marRight w:val="0"/>
          <w:marTop w:val="0"/>
          <w:marBottom w:val="0"/>
          <w:divBdr>
            <w:top w:val="none" w:sz="0" w:space="0" w:color="auto"/>
            <w:left w:val="none" w:sz="0" w:space="0" w:color="auto"/>
            <w:bottom w:val="none" w:sz="0" w:space="0" w:color="auto"/>
            <w:right w:val="none" w:sz="0" w:space="0" w:color="auto"/>
          </w:divBdr>
        </w:div>
        <w:div w:id="1955358227">
          <w:marLeft w:val="640"/>
          <w:marRight w:val="0"/>
          <w:marTop w:val="0"/>
          <w:marBottom w:val="0"/>
          <w:divBdr>
            <w:top w:val="none" w:sz="0" w:space="0" w:color="auto"/>
            <w:left w:val="none" w:sz="0" w:space="0" w:color="auto"/>
            <w:bottom w:val="none" w:sz="0" w:space="0" w:color="auto"/>
            <w:right w:val="none" w:sz="0" w:space="0" w:color="auto"/>
          </w:divBdr>
        </w:div>
        <w:div w:id="544682793">
          <w:marLeft w:val="640"/>
          <w:marRight w:val="0"/>
          <w:marTop w:val="0"/>
          <w:marBottom w:val="0"/>
          <w:divBdr>
            <w:top w:val="none" w:sz="0" w:space="0" w:color="auto"/>
            <w:left w:val="none" w:sz="0" w:space="0" w:color="auto"/>
            <w:bottom w:val="none" w:sz="0" w:space="0" w:color="auto"/>
            <w:right w:val="none" w:sz="0" w:space="0" w:color="auto"/>
          </w:divBdr>
        </w:div>
        <w:div w:id="1113480749">
          <w:marLeft w:val="640"/>
          <w:marRight w:val="0"/>
          <w:marTop w:val="0"/>
          <w:marBottom w:val="0"/>
          <w:divBdr>
            <w:top w:val="none" w:sz="0" w:space="0" w:color="auto"/>
            <w:left w:val="none" w:sz="0" w:space="0" w:color="auto"/>
            <w:bottom w:val="none" w:sz="0" w:space="0" w:color="auto"/>
            <w:right w:val="none" w:sz="0" w:space="0" w:color="auto"/>
          </w:divBdr>
        </w:div>
        <w:div w:id="432089497">
          <w:marLeft w:val="640"/>
          <w:marRight w:val="0"/>
          <w:marTop w:val="0"/>
          <w:marBottom w:val="0"/>
          <w:divBdr>
            <w:top w:val="none" w:sz="0" w:space="0" w:color="auto"/>
            <w:left w:val="none" w:sz="0" w:space="0" w:color="auto"/>
            <w:bottom w:val="none" w:sz="0" w:space="0" w:color="auto"/>
            <w:right w:val="none" w:sz="0" w:space="0" w:color="auto"/>
          </w:divBdr>
        </w:div>
        <w:div w:id="1469594687">
          <w:marLeft w:val="640"/>
          <w:marRight w:val="0"/>
          <w:marTop w:val="0"/>
          <w:marBottom w:val="0"/>
          <w:divBdr>
            <w:top w:val="none" w:sz="0" w:space="0" w:color="auto"/>
            <w:left w:val="none" w:sz="0" w:space="0" w:color="auto"/>
            <w:bottom w:val="none" w:sz="0" w:space="0" w:color="auto"/>
            <w:right w:val="none" w:sz="0" w:space="0" w:color="auto"/>
          </w:divBdr>
        </w:div>
        <w:div w:id="1746880116">
          <w:marLeft w:val="640"/>
          <w:marRight w:val="0"/>
          <w:marTop w:val="0"/>
          <w:marBottom w:val="0"/>
          <w:divBdr>
            <w:top w:val="none" w:sz="0" w:space="0" w:color="auto"/>
            <w:left w:val="none" w:sz="0" w:space="0" w:color="auto"/>
            <w:bottom w:val="none" w:sz="0" w:space="0" w:color="auto"/>
            <w:right w:val="none" w:sz="0" w:space="0" w:color="auto"/>
          </w:divBdr>
        </w:div>
        <w:div w:id="552541930">
          <w:marLeft w:val="640"/>
          <w:marRight w:val="0"/>
          <w:marTop w:val="0"/>
          <w:marBottom w:val="0"/>
          <w:divBdr>
            <w:top w:val="none" w:sz="0" w:space="0" w:color="auto"/>
            <w:left w:val="none" w:sz="0" w:space="0" w:color="auto"/>
            <w:bottom w:val="none" w:sz="0" w:space="0" w:color="auto"/>
            <w:right w:val="none" w:sz="0" w:space="0" w:color="auto"/>
          </w:divBdr>
        </w:div>
        <w:div w:id="1969316911">
          <w:marLeft w:val="640"/>
          <w:marRight w:val="0"/>
          <w:marTop w:val="0"/>
          <w:marBottom w:val="0"/>
          <w:divBdr>
            <w:top w:val="none" w:sz="0" w:space="0" w:color="auto"/>
            <w:left w:val="none" w:sz="0" w:space="0" w:color="auto"/>
            <w:bottom w:val="none" w:sz="0" w:space="0" w:color="auto"/>
            <w:right w:val="none" w:sz="0" w:space="0" w:color="auto"/>
          </w:divBdr>
        </w:div>
        <w:div w:id="1630479306">
          <w:marLeft w:val="640"/>
          <w:marRight w:val="0"/>
          <w:marTop w:val="0"/>
          <w:marBottom w:val="0"/>
          <w:divBdr>
            <w:top w:val="none" w:sz="0" w:space="0" w:color="auto"/>
            <w:left w:val="none" w:sz="0" w:space="0" w:color="auto"/>
            <w:bottom w:val="none" w:sz="0" w:space="0" w:color="auto"/>
            <w:right w:val="none" w:sz="0" w:space="0" w:color="auto"/>
          </w:divBdr>
        </w:div>
        <w:div w:id="1378970700">
          <w:marLeft w:val="640"/>
          <w:marRight w:val="0"/>
          <w:marTop w:val="0"/>
          <w:marBottom w:val="0"/>
          <w:divBdr>
            <w:top w:val="none" w:sz="0" w:space="0" w:color="auto"/>
            <w:left w:val="none" w:sz="0" w:space="0" w:color="auto"/>
            <w:bottom w:val="none" w:sz="0" w:space="0" w:color="auto"/>
            <w:right w:val="none" w:sz="0" w:space="0" w:color="auto"/>
          </w:divBdr>
        </w:div>
        <w:div w:id="2095585037">
          <w:marLeft w:val="640"/>
          <w:marRight w:val="0"/>
          <w:marTop w:val="0"/>
          <w:marBottom w:val="0"/>
          <w:divBdr>
            <w:top w:val="none" w:sz="0" w:space="0" w:color="auto"/>
            <w:left w:val="none" w:sz="0" w:space="0" w:color="auto"/>
            <w:bottom w:val="none" w:sz="0" w:space="0" w:color="auto"/>
            <w:right w:val="none" w:sz="0" w:space="0" w:color="auto"/>
          </w:divBdr>
        </w:div>
        <w:div w:id="480342706">
          <w:marLeft w:val="640"/>
          <w:marRight w:val="0"/>
          <w:marTop w:val="0"/>
          <w:marBottom w:val="0"/>
          <w:divBdr>
            <w:top w:val="none" w:sz="0" w:space="0" w:color="auto"/>
            <w:left w:val="none" w:sz="0" w:space="0" w:color="auto"/>
            <w:bottom w:val="none" w:sz="0" w:space="0" w:color="auto"/>
            <w:right w:val="none" w:sz="0" w:space="0" w:color="auto"/>
          </w:divBdr>
        </w:div>
        <w:div w:id="656497393">
          <w:marLeft w:val="640"/>
          <w:marRight w:val="0"/>
          <w:marTop w:val="0"/>
          <w:marBottom w:val="0"/>
          <w:divBdr>
            <w:top w:val="none" w:sz="0" w:space="0" w:color="auto"/>
            <w:left w:val="none" w:sz="0" w:space="0" w:color="auto"/>
            <w:bottom w:val="none" w:sz="0" w:space="0" w:color="auto"/>
            <w:right w:val="none" w:sz="0" w:space="0" w:color="auto"/>
          </w:divBdr>
        </w:div>
        <w:div w:id="570582990">
          <w:marLeft w:val="640"/>
          <w:marRight w:val="0"/>
          <w:marTop w:val="0"/>
          <w:marBottom w:val="0"/>
          <w:divBdr>
            <w:top w:val="none" w:sz="0" w:space="0" w:color="auto"/>
            <w:left w:val="none" w:sz="0" w:space="0" w:color="auto"/>
            <w:bottom w:val="none" w:sz="0" w:space="0" w:color="auto"/>
            <w:right w:val="none" w:sz="0" w:space="0" w:color="auto"/>
          </w:divBdr>
        </w:div>
        <w:div w:id="1548491076">
          <w:marLeft w:val="640"/>
          <w:marRight w:val="0"/>
          <w:marTop w:val="0"/>
          <w:marBottom w:val="0"/>
          <w:divBdr>
            <w:top w:val="none" w:sz="0" w:space="0" w:color="auto"/>
            <w:left w:val="none" w:sz="0" w:space="0" w:color="auto"/>
            <w:bottom w:val="none" w:sz="0" w:space="0" w:color="auto"/>
            <w:right w:val="none" w:sz="0" w:space="0" w:color="auto"/>
          </w:divBdr>
        </w:div>
        <w:div w:id="1823813224">
          <w:marLeft w:val="640"/>
          <w:marRight w:val="0"/>
          <w:marTop w:val="0"/>
          <w:marBottom w:val="0"/>
          <w:divBdr>
            <w:top w:val="none" w:sz="0" w:space="0" w:color="auto"/>
            <w:left w:val="none" w:sz="0" w:space="0" w:color="auto"/>
            <w:bottom w:val="none" w:sz="0" w:space="0" w:color="auto"/>
            <w:right w:val="none" w:sz="0" w:space="0" w:color="auto"/>
          </w:divBdr>
        </w:div>
        <w:div w:id="1104961379">
          <w:marLeft w:val="640"/>
          <w:marRight w:val="0"/>
          <w:marTop w:val="0"/>
          <w:marBottom w:val="0"/>
          <w:divBdr>
            <w:top w:val="none" w:sz="0" w:space="0" w:color="auto"/>
            <w:left w:val="none" w:sz="0" w:space="0" w:color="auto"/>
            <w:bottom w:val="none" w:sz="0" w:space="0" w:color="auto"/>
            <w:right w:val="none" w:sz="0" w:space="0" w:color="auto"/>
          </w:divBdr>
        </w:div>
        <w:div w:id="611207976">
          <w:marLeft w:val="640"/>
          <w:marRight w:val="0"/>
          <w:marTop w:val="0"/>
          <w:marBottom w:val="0"/>
          <w:divBdr>
            <w:top w:val="none" w:sz="0" w:space="0" w:color="auto"/>
            <w:left w:val="none" w:sz="0" w:space="0" w:color="auto"/>
            <w:bottom w:val="none" w:sz="0" w:space="0" w:color="auto"/>
            <w:right w:val="none" w:sz="0" w:space="0" w:color="auto"/>
          </w:divBdr>
        </w:div>
        <w:div w:id="2013025359">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61093896">
      <w:bodyDiv w:val="1"/>
      <w:marLeft w:val="0"/>
      <w:marRight w:val="0"/>
      <w:marTop w:val="0"/>
      <w:marBottom w:val="0"/>
      <w:divBdr>
        <w:top w:val="none" w:sz="0" w:space="0" w:color="auto"/>
        <w:left w:val="none" w:sz="0" w:space="0" w:color="auto"/>
        <w:bottom w:val="none" w:sz="0" w:space="0" w:color="auto"/>
        <w:right w:val="none" w:sz="0" w:space="0" w:color="auto"/>
      </w:divBdr>
      <w:divsChild>
        <w:div w:id="1856454448">
          <w:marLeft w:val="640"/>
          <w:marRight w:val="0"/>
          <w:marTop w:val="0"/>
          <w:marBottom w:val="0"/>
          <w:divBdr>
            <w:top w:val="none" w:sz="0" w:space="0" w:color="auto"/>
            <w:left w:val="none" w:sz="0" w:space="0" w:color="auto"/>
            <w:bottom w:val="none" w:sz="0" w:space="0" w:color="auto"/>
            <w:right w:val="none" w:sz="0" w:space="0" w:color="auto"/>
          </w:divBdr>
        </w:div>
        <w:div w:id="1318345136">
          <w:marLeft w:val="640"/>
          <w:marRight w:val="0"/>
          <w:marTop w:val="0"/>
          <w:marBottom w:val="0"/>
          <w:divBdr>
            <w:top w:val="none" w:sz="0" w:space="0" w:color="auto"/>
            <w:left w:val="none" w:sz="0" w:space="0" w:color="auto"/>
            <w:bottom w:val="none" w:sz="0" w:space="0" w:color="auto"/>
            <w:right w:val="none" w:sz="0" w:space="0" w:color="auto"/>
          </w:divBdr>
        </w:div>
        <w:div w:id="309676354">
          <w:marLeft w:val="640"/>
          <w:marRight w:val="0"/>
          <w:marTop w:val="0"/>
          <w:marBottom w:val="0"/>
          <w:divBdr>
            <w:top w:val="none" w:sz="0" w:space="0" w:color="auto"/>
            <w:left w:val="none" w:sz="0" w:space="0" w:color="auto"/>
            <w:bottom w:val="none" w:sz="0" w:space="0" w:color="auto"/>
            <w:right w:val="none" w:sz="0" w:space="0" w:color="auto"/>
          </w:divBdr>
        </w:div>
        <w:div w:id="617496349">
          <w:marLeft w:val="640"/>
          <w:marRight w:val="0"/>
          <w:marTop w:val="0"/>
          <w:marBottom w:val="0"/>
          <w:divBdr>
            <w:top w:val="none" w:sz="0" w:space="0" w:color="auto"/>
            <w:left w:val="none" w:sz="0" w:space="0" w:color="auto"/>
            <w:bottom w:val="none" w:sz="0" w:space="0" w:color="auto"/>
            <w:right w:val="none" w:sz="0" w:space="0" w:color="auto"/>
          </w:divBdr>
        </w:div>
        <w:div w:id="1289822698">
          <w:marLeft w:val="640"/>
          <w:marRight w:val="0"/>
          <w:marTop w:val="0"/>
          <w:marBottom w:val="0"/>
          <w:divBdr>
            <w:top w:val="none" w:sz="0" w:space="0" w:color="auto"/>
            <w:left w:val="none" w:sz="0" w:space="0" w:color="auto"/>
            <w:bottom w:val="none" w:sz="0" w:space="0" w:color="auto"/>
            <w:right w:val="none" w:sz="0" w:space="0" w:color="auto"/>
          </w:divBdr>
        </w:div>
        <w:div w:id="1488395499">
          <w:marLeft w:val="640"/>
          <w:marRight w:val="0"/>
          <w:marTop w:val="0"/>
          <w:marBottom w:val="0"/>
          <w:divBdr>
            <w:top w:val="none" w:sz="0" w:space="0" w:color="auto"/>
            <w:left w:val="none" w:sz="0" w:space="0" w:color="auto"/>
            <w:bottom w:val="none" w:sz="0" w:space="0" w:color="auto"/>
            <w:right w:val="none" w:sz="0" w:space="0" w:color="auto"/>
          </w:divBdr>
        </w:div>
        <w:div w:id="267196444">
          <w:marLeft w:val="640"/>
          <w:marRight w:val="0"/>
          <w:marTop w:val="0"/>
          <w:marBottom w:val="0"/>
          <w:divBdr>
            <w:top w:val="none" w:sz="0" w:space="0" w:color="auto"/>
            <w:left w:val="none" w:sz="0" w:space="0" w:color="auto"/>
            <w:bottom w:val="none" w:sz="0" w:space="0" w:color="auto"/>
            <w:right w:val="none" w:sz="0" w:space="0" w:color="auto"/>
          </w:divBdr>
        </w:div>
        <w:div w:id="1286883342">
          <w:marLeft w:val="640"/>
          <w:marRight w:val="0"/>
          <w:marTop w:val="0"/>
          <w:marBottom w:val="0"/>
          <w:divBdr>
            <w:top w:val="none" w:sz="0" w:space="0" w:color="auto"/>
            <w:left w:val="none" w:sz="0" w:space="0" w:color="auto"/>
            <w:bottom w:val="none" w:sz="0" w:space="0" w:color="auto"/>
            <w:right w:val="none" w:sz="0" w:space="0" w:color="auto"/>
          </w:divBdr>
        </w:div>
        <w:div w:id="1852454921">
          <w:marLeft w:val="640"/>
          <w:marRight w:val="0"/>
          <w:marTop w:val="0"/>
          <w:marBottom w:val="0"/>
          <w:divBdr>
            <w:top w:val="none" w:sz="0" w:space="0" w:color="auto"/>
            <w:left w:val="none" w:sz="0" w:space="0" w:color="auto"/>
            <w:bottom w:val="none" w:sz="0" w:space="0" w:color="auto"/>
            <w:right w:val="none" w:sz="0" w:space="0" w:color="auto"/>
          </w:divBdr>
        </w:div>
        <w:div w:id="1317107952">
          <w:marLeft w:val="640"/>
          <w:marRight w:val="0"/>
          <w:marTop w:val="0"/>
          <w:marBottom w:val="0"/>
          <w:divBdr>
            <w:top w:val="none" w:sz="0" w:space="0" w:color="auto"/>
            <w:left w:val="none" w:sz="0" w:space="0" w:color="auto"/>
            <w:bottom w:val="none" w:sz="0" w:space="0" w:color="auto"/>
            <w:right w:val="none" w:sz="0" w:space="0" w:color="auto"/>
          </w:divBdr>
        </w:div>
        <w:div w:id="1478566182">
          <w:marLeft w:val="640"/>
          <w:marRight w:val="0"/>
          <w:marTop w:val="0"/>
          <w:marBottom w:val="0"/>
          <w:divBdr>
            <w:top w:val="none" w:sz="0" w:space="0" w:color="auto"/>
            <w:left w:val="none" w:sz="0" w:space="0" w:color="auto"/>
            <w:bottom w:val="none" w:sz="0" w:space="0" w:color="auto"/>
            <w:right w:val="none" w:sz="0" w:space="0" w:color="auto"/>
          </w:divBdr>
        </w:div>
        <w:div w:id="90853643">
          <w:marLeft w:val="640"/>
          <w:marRight w:val="0"/>
          <w:marTop w:val="0"/>
          <w:marBottom w:val="0"/>
          <w:divBdr>
            <w:top w:val="none" w:sz="0" w:space="0" w:color="auto"/>
            <w:left w:val="none" w:sz="0" w:space="0" w:color="auto"/>
            <w:bottom w:val="none" w:sz="0" w:space="0" w:color="auto"/>
            <w:right w:val="none" w:sz="0" w:space="0" w:color="auto"/>
          </w:divBdr>
        </w:div>
        <w:div w:id="1323660157">
          <w:marLeft w:val="640"/>
          <w:marRight w:val="0"/>
          <w:marTop w:val="0"/>
          <w:marBottom w:val="0"/>
          <w:divBdr>
            <w:top w:val="none" w:sz="0" w:space="0" w:color="auto"/>
            <w:left w:val="none" w:sz="0" w:space="0" w:color="auto"/>
            <w:bottom w:val="none" w:sz="0" w:space="0" w:color="auto"/>
            <w:right w:val="none" w:sz="0" w:space="0" w:color="auto"/>
          </w:divBdr>
        </w:div>
        <w:div w:id="1311246412">
          <w:marLeft w:val="640"/>
          <w:marRight w:val="0"/>
          <w:marTop w:val="0"/>
          <w:marBottom w:val="0"/>
          <w:divBdr>
            <w:top w:val="none" w:sz="0" w:space="0" w:color="auto"/>
            <w:left w:val="none" w:sz="0" w:space="0" w:color="auto"/>
            <w:bottom w:val="none" w:sz="0" w:space="0" w:color="auto"/>
            <w:right w:val="none" w:sz="0" w:space="0" w:color="auto"/>
          </w:divBdr>
        </w:div>
        <w:div w:id="2011324669">
          <w:marLeft w:val="640"/>
          <w:marRight w:val="0"/>
          <w:marTop w:val="0"/>
          <w:marBottom w:val="0"/>
          <w:divBdr>
            <w:top w:val="none" w:sz="0" w:space="0" w:color="auto"/>
            <w:left w:val="none" w:sz="0" w:space="0" w:color="auto"/>
            <w:bottom w:val="none" w:sz="0" w:space="0" w:color="auto"/>
            <w:right w:val="none" w:sz="0" w:space="0" w:color="auto"/>
          </w:divBdr>
        </w:div>
        <w:div w:id="894120780">
          <w:marLeft w:val="640"/>
          <w:marRight w:val="0"/>
          <w:marTop w:val="0"/>
          <w:marBottom w:val="0"/>
          <w:divBdr>
            <w:top w:val="none" w:sz="0" w:space="0" w:color="auto"/>
            <w:left w:val="none" w:sz="0" w:space="0" w:color="auto"/>
            <w:bottom w:val="none" w:sz="0" w:space="0" w:color="auto"/>
            <w:right w:val="none" w:sz="0" w:space="0" w:color="auto"/>
          </w:divBdr>
        </w:div>
        <w:div w:id="899633585">
          <w:marLeft w:val="640"/>
          <w:marRight w:val="0"/>
          <w:marTop w:val="0"/>
          <w:marBottom w:val="0"/>
          <w:divBdr>
            <w:top w:val="none" w:sz="0" w:space="0" w:color="auto"/>
            <w:left w:val="none" w:sz="0" w:space="0" w:color="auto"/>
            <w:bottom w:val="none" w:sz="0" w:space="0" w:color="auto"/>
            <w:right w:val="none" w:sz="0" w:space="0" w:color="auto"/>
          </w:divBdr>
        </w:div>
        <w:div w:id="1666013186">
          <w:marLeft w:val="640"/>
          <w:marRight w:val="0"/>
          <w:marTop w:val="0"/>
          <w:marBottom w:val="0"/>
          <w:divBdr>
            <w:top w:val="none" w:sz="0" w:space="0" w:color="auto"/>
            <w:left w:val="none" w:sz="0" w:space="0" w:color="auto"/>
            <w:bottom w:val="none" w:sz="0" w:space="0" w:color="auto"/>
            <w:right w:val="none" w:sz="0" w:space="0" w:color="auto"/>
          </w:divBdr>
        </w:div>
        <w:div w:id="306977202">
          <w:marLeft w:val="640"/>
          <w:marRight w:val="0"/>
          <w:marTop w:val="0"/>
          <w:marBottom w:val="0"/>
          <w:divBdr>
            <w:top w:val="none" w:sz="0" w:space="0" w:color="auto"/>
            <w:left w:val="none" w:sz="0" w:space="0" w:color="auto"/>
            <w:bottom w:val="none" w:sz="0" w:space="0" w:color="auto"/>
            <w:right w:val="none" w:sz="0" w:space="0" w:color="auto"/>
          </w:divBdr>
        </w:div>
        <w:div w:id="1275361230">
          <w:marLeft w:val="640"/>
          <w:marRight w:val="0"/>
          <w:marTop w:val="0"/>
          <w:marBottom w:val="0"/>
          <w:divBdr>
            <w:top w:val="none" w:sz="0" w:space="0" w:color="auto"/>
            <w:left w:val="none" w:sz="0" w:space="0" w:color="auto"/>
            <w:bottom w:val="none" w:sz="0" w:space="0" w:color="auto"/>
            <w:right w:val="none" w:sz="0" w:space="0" w:color="auto"/>
          </w:divBdr>
        </w:div>
        <w:div w:id="206720251">
          <w:marLeft w:val="640"/>
          <w:marRight w:val="0"/>
          <w:marTop w:val="0"/>
          <w:marBottom w:val="0"/>
          <w:divBdr>
            <w:top w:val="none" w:sz="0" w:space="0" w:color="auto"/>
            <w:left w:val="none" w:sz="0" w:space="0" w:color="auto"/>
            <w:bottom w:val="none" w:sz="0" w:space="0" w:color="auto"/>
            <w:right w:val="none" w:sz="0" w:space="0" w:color="auto"/>
          </w:divBdr>
        </w:div>
        <w:div w:id="2008946481">
          <w:marLeft w:val="640"/>
          <w:marRight w:val="0"/>
          <w:marTop w:val="0"/>
          <w:marBottom w:val="0"/>
          <w:divBdr>
            <w:top w:val="none" w:sz="0" w:space="0" w:color="auto"/>
            <w:left w:val="none" w:sz="0" w:space="0" w:color="auto"/>
            <w:bottom w:val="none" w:sz="0" w:space="0" w:color="auto"/>
            <w:right w:val="none" w:sz="0" w:space="0" w:color="auto"/>
          </w:divBdr>
        </w:div>
        <w:div w:id="1171221427">
          <w:marLeft w:val="640"/>
          <w:marRight w:val="0"/>
          <w:marTop w:val="0"/>
          <w:marBottom w:val="0"/>
          <w:divBdr>
            <w:top w:val="none" w:sz="0" w:space="0" w:color="auto"/>
            <w:left w:val="none" w:sz="0" w:space="0" w:color="auto"/>
            <w:bottom w:val="none" w:sz="0" w:space="0" w:color="auto"/>
            <w:right w:val="none" w:sz="0" w:space="0" w:color="auto"/>
          </w:divBdr>
        </w:div>
        <w:div w:id="1460538960">
          <w:marLeft w:val="640"/>
          <w:marRight w:val="0"/>
          <w:marTop w:val="0"/>
          <w:marBottom w:val="0"/>
          <w:divBdr>
            <w:top w:val="none" w:sz="0" w:space="0" w:color="auto"/>
            <w:left w:val="none" w:sz="0" w:space="0" w:color="auto"/>
            <w:bottom w:val="none" w:sz="0" w:space="0" w:color="auto"/>
            <w:right w:val="none" w:sz="0" w:space="0" w:color="auto"/>
          </w:divBdr>
        </w:div>
        <w:div w:id="595987542">
          <w:marLeft w:val="640"/>
          <w:marRight w:val="0"/>
          <w:marTop w:val="0"/>
          <w:marBottom w:val="0"/>
          <w:divBdr>
            <w:top w:val="none" w:sz="0" w:space="0" w:color="auto"/>
            <w:left w:val="none" w:sz="0" w:space="0" w:color="auto"/>
            <w:bottom w:val="none" w:sz="0" w:space="0" w:color="auto"/>
            <w:right w:val="none" w:sz="0" w:space="0" w:color="auto"/>
          </w:divBdr>
        </w:div>
        <w:div w:id="31612242">
          <w:marLeft w:val="640"/>
          <w:marRight w:val="0"/>
          <w:marTop w:val="0"/>
          <w:marBottom w:val="0"/>
          <w:divBdr>
            <w:top w:val="none" w:sz="0" w:space="0" w:color="auto"/>
            <w:left w:val="none" w:sz="0" w:space="0" w:color="auto"/>
            <w:bottom w:val="none" w:sz="0" w:space="0" w:color="auto"/>
            <w:right w:val="none" w:sz="0" w:space="0" w:color="auto"/>
          </w:divBdr>
        </w:div>
        <w:div w:id="2122724090">
          <w:marLeft w:val="640"/>
          <w:marRight w:val="0"/>
          <w:marTop w:val="0"/>
          <w:marBottom w:val="0"/>
          <w:divBdr>
            <w:top w:val="none" w:sz="0" w:space="0" w:color="auto"/>
            <w:left w:val="none" w:sz="0" w:space="0" w:color="auto"/>
            <w:bottom w:val="none" w:sz="0" w:space="0" w:color="auto"/>
            <w:right w:val="none" w:sz="0" w:space="0" w:color="auto"/>
          </w:divBdr>
        </w:div>
        <w:div w:id="690029385">
          <w:marLeft w:val="640"/>
          <w:marRight w:val="0"/>
          <w:marTop w:val="0"/>
          <w:marBottom w:val="0"/>
          <w:divBdr>
            <w:top w:val="none" w:sz="0" w:space="0" w:color="auto"/>
            <w:left w:val="none" w:sz="0" w:space="0" w:color="auto"/>
            <w:bottom w:val="none" w:sz="0" w:space="0" w:color="auto"/>
            <w:right w:val="none" w:sz="0" w:space="0" w:color="auto"/>
          </w:divBdr>
        </w:div>
        <w:div w:id="2125347929">
          <w:marLeft w:val="640"/>
          <w:marRight w:val="0"/>
          <w:marTop w:val="0"/>
          <w:marBottom w:val="0"/>
          <w:divBdr>
            <w:top w:val="none" w:sz="0" w:space="0" w:color="auto"/>
            <w:left w:val="none" w:sz="0" w:space="0" w:color="auto"/>
            <w:bottom w:val="none" w:sz="0" w:space="0" w:color="auto"/>
            <w:right w:val="none" w:sz="0" w:space="0" w:color="auto"/>
          </w:divBdr>
        </w:div>
        <w:div w:id="1868640780">
          <w:marLeft w:val="640"/>
          <w:marRight w:val="0"/>
          <w:marTop w:val="0"/>
          <w:marBottom w:val="0"/>
          <w:divBdr>
            <w:top w:val="none" w:sz="0" w:space="0" w:color="auto"/>
            <w:left w:val="none" w:sz="0" w:space="0" w:color="auto"/>
            <w:bottom w:val="none" w:sz="0" w:space="0" w:color="auto"/>
            <w:right w:val="none" w:sz="0" w:space="0" w:color="auto"/>
          </w:divBdr>
        </w:div>
        <w:div w:id="89087321">
          <w:marLeft w:val="640"/>
          <w:marRight w:val="0"/>
          <w:marTop w:val="0"/>
          <w:marBottom w:val="0"/>
          <w:divBdr>
            <w:top w:val="none" w:sz="0" w:space="0" w:color="auto"/>
            <w:left w:val="none" w:sz="0" w:space="0" w:color="auto"/>
            <w:bottom w:val="none" w:sz="0" w:space="0" w:color="auto"/>
            <w:right w:val="none" w:sz="0" w:space="0" w:color="auto"/>
          </w:divBdr>
        </w:div>
        <w:div w:id="1734113665">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987054685">
          <w:marLeft w:val="640"/>
          <w:marRight w:val="0"/>
          <w:marTop w:val="0"/>
          <w:marBottom w:val="0"/>
          <w:divBdr>
            <w:top w:val="none" w:sz="0" w:space="0" w:color="auto"/>
            <w:left w:val="none" w:sz="0" w:space="0" w:color="auto"/>
            <w:bottom w:val="none" w:sz="0" w:space="0" w:color="auto"/>
            <w:right w:val="none" w:sz="0" w:space="0" w:color="auto"/>
          </w:divBdr>
        </w:div>
        <w:div w:id="359162562">
          <w:marLeft w:val="640"/>
          <w:marRight w:val="0"/>
          <w:marTop w:val="0"/>
          <w:marBottom w:val="0"/>
          <w:divBdr>
            <w:top w:val="none" w:sz="0" w:space="0" w:color="auto"/>
            <w:left w:val="none" w:sz="0" w:space="0" w:color="auto"/>
            <w:bottom w:val="none" w:sz="0" w:space="0" w:color="auto"/>
            <w:right w:val="none" w:sz="0" w:space="0" w:color="auto"/>
          </w:divBdr>
        </w:div>
        <w:div w:id="1377201710">
          <w:marLeft w:val="640"/>
          <w:marRight w:val="0"/>
          <w:marTop w:val="0"/>
          <w:marBottom w:val="0"/>
          <w:divBdr>
            <w:top w:val="none" w:sz="0" w:space="0" w:color="auto"/>
            <w:left w:val="none" w:sz="0" w:space="0" w:color="auto"/>
            <w:bottom w:val="none" w:sz="0" w:space="0" w:color="auto"/>
            <w:right w:val="none" w:sz="0" w:space="0" w:color="auto"/>
          </w:divBdr>
        </w:div>
        <w:div w:id="1505433377">
          <w:marLeft w:val="640"/>
          <w:marRight w:val="0"/>
          <w:marTop w:val="0"/>
          <w:marBottom w:val="0"/>
          <w:divBdr>
            <w:top w:val="none" w:sz="0" w:space="0" w:color="auto"/>
            <w:left w:val="none" w:sz="0" w:space="0" w:color="auto"/>
            <w:bottom w:val="none" w:sz="0" w:space="0" w:color="auto"/>
            <w:right w:val="none" w:sz="0" w:space="0" w:color="auto"/>
          </w:divBdr>
        </w:div>
        <w:div w:id="1128013264">
          <w:marLeft w:val="640"/>
          <w:marRight w:val="0"/>
          <w:marTop w:val="0"/>
          <w:marBottom w:val="0"/>
          <w:divBdr>
            <w:top w:val="none" w:sz="0" w:space="0" w:color="auto"/>
            <w:left w:val="none" w:sz="0" w:space="0" w:color="auto"/>
            <w:bottom w:val="none" w:sz="0" w:space="0" w:color="auto"/>
            <w:right w:val="none" w:sz="0" w:space="0" w:color="auto"/>
          </w:divBdr>
        </w:div>
        <w:div w:id="1487699495">
          <w:marLeft w:val="640"/>
          <w:marRight w:val="0"/>
          <w:marTop w:val="0"/>
          <w:marBottom w:val="0"/>
          <w:divBdr>
            <w:top w:val="none" w:sz="0" w:space="0" w:color="auto"/>
            <w:left w:val="none" w:sz="0" w:space="0" w:color="auto"/>
            <w:bottom w:val="none" w:sz="0" w:space="0" w:color="auto"/>
            <w:right w:val="none" w:sz="0" w:space="0" w:color="auto"/>
          </w:divBdr>
        </w:div>
        <w:div w:id="1959530073">
          <w:marLeft w:val="640"/>
          <w:marRight w:val="0"/>
          <w:marTop w:val="0"/>
          <w:marBottom w:val="0"/>
          <w:divBdr>
            <w:top w:val="none" w:sz="0" w:space="0" w:color="auto"/>
            <w:left w:val="none" w:sz="0" w:space="0" w:color="auto"/>
            <w:bottom w:val="none" w:sz="0" w:space="0" w:color="auto"/>
            <w:right w:val="none" w:sz="0" w:space="0" w:color="auto"/>
          </w:divBdr>
        </w:div>
        <w:div w:id="1100949858">
          <w:marLeft w:val="640"/>
          <w:marRight w:val="0"/>
          <w:marTop w:val="0"/>
          <w:marBottom w:val="0"/>
          <w:divBdr>
            <w:top w:val="none" w:sz="0" w:space="0" w:color="auto"/>
            <w:left w:val="none" w:sz="0" w:space="0" w:color="auto"/>
            <w:bottom w:val="none" w:sz="0" w:space="0" w:color="auto"/>
            <w:right w:val="none" w:sz="0" w:space="0" w:color="auto"/>
          </w:divBdr>
        </w:div>
        <w:div w:id="1310673339">
          <w:marLeft w:val="640"/>
          <w:marRight w:val="0"/>
          <w:marTop w:val="0"/>
          <w:marBottom w:val="0"/>
          <w:divBdr>
            <w:top w:val="none" w:sz="0" w:space="0" w:color="auto"/>
            <w:left w:val="none" w:sz="0" w:space="0" w:color="auto"/>
            <w:bottom w:val="none" w:sz="0" w:space="0" w:color="auto"/>
            <w:right w:val="none" w:sz="0" w:space="0" w:color="auto"/>
          </w:divBdr>
        </w:div>
        <w:div w:id="1750888258">
          <w:marLeft w:val="640"/>
          <w:marRight w:val="0"/>
          <w:marTop w:val="0"/>
          <w:marBottom w:val="0"/>
          <w:divBdr>
            <w:top w:val="none" w:sz="0" w:space="0" w:color="auto"/>
            <w:left w:val="none" w:sz="0" w:space="0" w:color="auto"/>
            <w:bottom w:val="none" w:sz="0" w:space="0" w:color="auto"/>
            <w:right w:val="none" w:sz="0" w:space="0" w:color="auto"/>
          </w:divBdr>
        </w:div>
        <w:div w:id="973869382">
          <w:marLeft w:val="640"/>
          <w:marRight w:val="0"/>
          <w:marTop w:val="0"/>
          <w:marBottom w:val="0"/>
          <w:divBdr>
            <w:top w:val="none" w:sz="0" w:space="0" w:color="auto"/>
            <w:left w:val="none" w:sz="0" w:space="0" w:color="auto"/>
            <w:bottom w:val="none" w:sz="0" w:space="0" w:color="auto"/>
            <w:right w:val="none" w:sz="0" w:space="0" w:color="auto"/>
          </w:divBdr>
        </w:div>
        <w:div w:id="477191063">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0590228">
      <w:bodyDiv w:val="1"/>
      <w:marLeft w:val="0"/>
      <w:marRight w:val="0"/>
      <w:marTop w:val="0"/>
      <w:marBottom w:val="0"/>
      <w:divBdr>
        <w:top w:val="none" w:sz="0" w:space="0" w:color="auto"/>
        <w:left w:val="none" w:sz="0" w:space="0" w:color="auto"/>
        <w:bottom w:val="none" w:sz="0" w:space="0" w:color="auto"/>
        <w:right w:val="none" w:sz="0" w:space="0" w:color="auto"/>
      </w:divBdr>
      <w:divsChild>
        <w:div w:id="717782836">
          <w:marLeft w:val="640"/>
          <w:marRight w:val="0"/>
          <w:marTop w:val="0"/>
          <w:marBottom w:val="0"/>
          <w:divBdr>
            <w:top w:val="none" w:sz="0" w:space="0" w:color="auto"/>
            <w:left w:val="none" w:sz="0" w:space="0" w:color="auto"/>
            <w:bottom w:val="none" w:sz="0" w:space="0" w:color="auto"/>
            <w:right w:val="none" w:sz="0" w:space="0" w:color="auto"/>
          </w:divBdr>
        </w:div>
        <w:div w:id="1515725264">
          <w:marLeft w:val="640"/>
          <w:marRight w:val="0"/>
          <w:marTop w:val="0"/>
          <w:marBottom w:val="0"/>
          <w:divBdr>
            <w:top w:val="none" w:sz="0" w:space="0" w:color="auto"/>
            <w:left w:val="none" w:sz="0" w:space="0" w:color="auto"/>
            <w:bottom w:val="none" w:sz="0" w:space="0" w:color="auto"/>
            <w:right w:val="none" w:sz="0" w:space="0" w:color="auto"/>
          </w:divBdr>
        </w:div>
        <w:div w:id="420175402">
          <w:marLeft w:val="640"/>
          <w:marRight w:val="0"/>
          <w:marTop w:val="0"/>
          <w:marBottom w:val="0"/>
          <w:divBdr>
            <w:top w:val="none" w:sz="0" w:space="0" w:color="auto"/>
            <w:left w:val="none" w:sz="0" w:space="0" w:color="auto"/>
            <w:bottom w:val="none" w:sz="0" w:space="0" w:color="auto"/>
            <w:right w:val="none" w:sz="0" w:space="0" w:color="auto"/>
          </w:divBdr>
        </w:div>
        <w:div w:id="236868129">
          <w:marLeft w:val="640"/>
          <w:marRight w:val="0"/>
          <w:marTop w:val="0"/>
          <w:marBottom w:val="0"/>
          <w:divBdr>
            <w:top w:val="none" w:sz="0" w:space="0" w:color="auto"/>
            <w:left w:val="none" w:sz="0" w:space="0" w:color="auto"/>
            <w:bottom w:val="none" w:sz="0" w:space="0" w:color="auto"/>
            <w:right w:val="none" w:sz="0" w:space="0" w:color="auto"/>
          </w:divBdr>
        </w:div>
        <w:div w:id="1977561141">
          <w:marLeft w:val="640"/>
          <w:marRight w:val="0"/>
          <w:marTop w:val="0"/>
          <w:marBottom w:val="0"/>
          <w:divBdr>
            <w:top w:val="none" w:sz="0" w:space="0" w:color="auto"/>
            <w:left w:val="none" w:sz="0" w:space="0" w:color="auto"/>
            <w:bottom w:val="none" w:sz="0" w:space="0" w:color="auto"/>
            <w:right w:val="none" w:sz="0" w:space="0" w:color="auto"/>
          </w:divBdr>
        </w:div>
        <w:div w:id="117115595">
          <w:marLeft w:val="640"/>
          <w:marRight w:val="0"/>
          <w:marTop w:val="0"/>
          <w:marBottom w:val="0"/>
          <w:divBdr>
            <w:top w:val="none" w:sz="0" w:space="0" w:color="auto"/>
            <w:left w:val="none" w:sz="0" w:space="0" w:color="auto"/>
            <w:bottom w:val="none" w:sz="0" w:space="0" w:color="auto"/>
            <w:right w:val="none" w:sz="0" w:space="0" w:color="auto"/>
          </w:divBdr>
        </w:div>
        <w:div w:id="1499955146">
          <w:marLeft w:val="640"/>
          <w:marRight w:val="0"/>
          <w:marTop w:val="0"/>
          <w:marBottom w:val="0"/>
          <w:divBdr>
            <w:top w:val="none" w:sz="0" w:space="0" w:color="auto"/>
            <w:left w:val="none" w:sz="0" w:space="0" w:color="auto"/>
            <w:bottom w:val="none" w:sz="0" w:space="0" w:color="auto"/>
            <w:right w:val="none" w:sz="0" w:space="0" w:color="auto"/>
          </w:divBdr>
        </w:div>
        <w:div w:id="1973244160">
          <w:marLeft w:val="640"/>
          <w:marRight w:val="0"/>
          <w:marTop w:val="0"/>
          <w:marBottom w:val="0"/>
          <w:divBdr>
            <w:top w:val="none" w:sz="0" w:space="0" w:color="auto"/>
            <w:left w:val="none" w:sz="0" w:space="0" w:color="auto"/>
            <w:bottom w:val="none" w:sz="0" w:space="0" w:color="auto"/>
            <w:right w:val="none" w:sz="0" w:space="0" w:color="auto"/>
          </w:divBdr>
        </w:div>
        <w:div w:id="1361514039">
          <w:marLeft w:val="640"/>
          <w:marRight w:val="0"/>
          <w:marTop w:val="0"/>
          <w:marBottom w:val="0"/>
          <w:divBdr>
            <w:top w:val="none" w:sz="0" w:space="0" w:color="auto"/>
            <w:left w:val="none" w:sz="0" w:space="0" w:color="auto"/>
            <w:bottom w:val="none" w:sz="0" w:space="0" w:color="auto"/>
            <w:right w:val="none" w:sz="0" w:space="0" w:color="auto"/>
          </w:divBdr>
        </w:div>
        <w:div w:id="1490903951">
          <w:marLeft w:val="640"/>
          <w:marRight w:val="0"/>
          <w:marTop w:val="0"/>
          <w:marBottom w:val="0"/>
          <w:divBdr>
            <w:top w:val="none" w:sz="0" w:space="0" w:color="auto"/>
            <w:left w:val="none" w:sz="0" w:space="0" w:color="auto"/>
            <w:bottom w:val="none" w:sz="0" w:space="0" w:color="auto"/>
            <w:right w:val="none" w:sz="0" w:space="0" w:color="auto"/>
          </w:divBdr>
        </w:div>
        <w:div w:id="1784690657">
          <w:marLeft w:val="640"/>
          <w:marRight w:val="0"/>
          <w:marTop w:val="0"/>
          <w:marBottom w:val="0"/>
          <w:divBdr>
            <w:top w:val="none" w:sz="0" w:space="0" w:color="auto"/>
            <w:left w:val="none" w:sz="0" w:space="0" w:color="auto"/>
            <w:bottom w:val="none" w:sz="0" w:space="0" w:color="auto"/>
            <w:right w:val="none" w:sz="0" w:space="0" w:color="auto"/>
          </w:divBdr>
        </w:div>
        <w:div w:id="920215799">
          <w:marLeft w:val="640"/>
          <w:marRight w:val="0"/>
          <w:marTop w:val="0"/>
          <w:marBottom w:val="0"/>
          <w:divBdr>
            <w:top w:val="none" w:sz="0" w:space="0" w:color="auto"/>
            <w:left w:val="none" w:sz="0" w:space="0" w:color="auto"/>
            <w:bottom w:val="none" w:sz="0" w:space="0" w:color="auto"/>
            <w:right w:val="none" w:sz="0" w:space="0" w:color="auto"/>
          </w:divBdr>
        </w:div>
        <w:div w:id="1679850497">
          <w:marLeft w:val="640"/>
          <w:marRight w:val="0"/>
          <w:marTop w:val="0"/>
          <w:marBottom w:val="0"/>
          <w:divBdr>
            <w:top w:val="none" w:sz="0" w:space="0" w:color="auto"/>
            <w:left w:val="none" w:sz="0" w:space="0" w:color="auto"/>
            <w:bottom w:val="none" w:sz="0" w:space="0" w:color="auto"/>
            <w:right w:val="none" w:sz="0" w:space="0" w:color="auto"/>
          </w:divBdr>
        </w:div>
        <w:div w:id="1090392869">
          <w:marLeft w:val="640"/>
          <w:marRight w:val="0"/>
          <w:marTop w:val="0"/>
          <w:marBottom w:val="0"/>
          <w:divBdr>
            <w:top w:val="none" w:sz="0" w:space="0" w:color="auto"/>
            <w:left w:val="none" w:sz="0" w:space="0" w:color="auto"/>
            <w:bottom w:val="none" w:sz="0" w:space="0" w:color="auto"/>
            <w:right w:val="none" w:sz="0" w:space="0" w:color="auto"/>
          </w:divBdr>
        </w:div>
        <w:div w:id="832330291">
          <w:marLeft w:val="640"/>
          <w:marRight w:val="0"/>
          <w:marTop w:val="0"/>
          <w:marBottom w:val="0"/>
          <w:divBdr>
            <w:top w:val="none" w:sz="0" w:space="0" w:color="auto"/>
            <w:left w:val="none" w:sz="0" w:space="0" w:color="auto"/>
            <w:bottom w:val="none" w:sz="0" w:space="0" w:color="auto"/>
            <w:right w:val="none" w:sz="0" w:space="0" w:color="auto"/>
          </w:divBdr>
        </w:div>
        <w:div w:id="1360161499">
          <w:marLeft w:val="640"/>
          <w:marRight w:val="0"/>
          <w:marTop w:val="0"/>
          <w:marBottom w:val="0"/>
          <w:divBdr>
            <w:top w:val="none" w:sz="0" w:space="0" w:color="auto"/>
            <w:left w:val="none" w:sz="0" w:space="0" w:color="auto"/>
            <w:bottom w:val="none" w:sz="0" w:space="0" w:color="auto"/>
            <w:right w:val="none" w:sz="0" w:space="0" w:color="auto"/>
          </w:divBdr>
        </w:div>
        <w:div w:id="139271102">
          <w:marLeft w:val="640"/>
          <w:marRight w:val="0"/>
          <w:marTop w:val="0"/>
          <w:marBottom w:val="0"/>
          <w:divBdr>
            <w:top w:val="none" w:sz="0" w:space="0" w:color="auto"/>
            <w:left w:val="none" w:sz="0" w:space="0" w:color="auto"/>
            <w:bottom w:val="none" w:sz="0" w:space="0" w:color="auto"/>
            <w:right w:val="none" w:sz="0" w:space="0" w:color="auto"/>
          </w:divBdr>
        </w:div>
        <w:div w:id="1232616035">
          <w:marLeft w:val="640"/>
          <w:marRight w:val="0"/>
          <w:marTop w:val="0"/>
          <w:marBottom w:val="0"/>
          <w:divBdr>
            <w:top w:val="none" w:sz="0" w:space="0" w:color="auto"/>
            <w:left w:val="none" w:sz="0" w:space="0" w:color="auto"/>
            <w:bottom w:val="none" w:sz="0" w:space="0" w:color="auto"/>
            <w:right w:val="none" w:sz="0" w:space="0" w:color="auto"/>
          </w:divBdr>
        </w:div>
        <w:div w:id="1791821933">
          <w:marLeft w:val="640"/>
          <w:marRight w:val="0"/>
          <w:marTop w:val="0"/>
          <w:marBottom w:val="0"/>
          <w:divBdr>
            <w:top w:val="none" w:sz="0" w:space="0" w:color="auto"/>
            <w:left w:val="none" w:sz="0" w:space="0" w:color="auto"/>
            <w:bottom w:val="none" w:sz="0" w:space="0" w:color="auto"/>
            <w:right w:val="none" w:sz="0" w:space="0" w:color="auto"/>
          </w:divBdr>
        </w:div>
        <w:div w:id="1326015110">
          <w:marLeft w:val="640"/>
          <w:marRight w:val="0"/>
          <w:marTop w:val="0"/>
          <w:marBottom w:val="0"/>
          <w:divBdr>
            <w:top w:val="none" w:sz="0" w:space="0" w:color="auto"/>
            <w:left w:val="none" w:sz="0" w:space="0" w:color="auto"/>
            <w:bottom w:val="none" w:sz="0" w:space="0" w:color="auto"/>
            <w:right w:val="none" w:sz="0" w:space="0" w:color="auto"/>
          </w:divBdr>
        </w:div>
        <w:div w:id="1368024671">
          <w:marLeft w:val="640"/>
          <w:marRight w:val="0"/>
          <w:marTop w:val="0"/>
          <w:marBottom w:val="0"/>
          <w:divBdr>
            <w:top w:val="none" w:sz="0" w:space="0" w:color="auto"/>
            <w:left w:val="none" w:sz="0" w:space="0" w:color="auto"/>
            <w:bottom w:val="none" w:sz="0" w:space="0" w:color="auto"/>
            <w:right w:val="none" w:sz="0" w:space="0" w:color="auto"/>
          </w:divBdr>
        </w:div>
        <w:div w:id="633293277">
          <w:marLeft w:val="640"/>
          <w:marRight w:val="0"/>
          <w:marTop w:val="0"/>
          <w:marBottom w:val="0"/>
          <w:divBdr>
            <w:top w:val="none" w:sz="0" w:space="0" w:color="auto"/>
            <w:left w:val="none" w:sz="0" w:space="0" w:color="auto"/>
            <w:bottom w:val="none" w:sz="0" w:space="0" w:color="auto"/>
            <w:right w:val="none" w:sz="0" w:space="0" w:color="auto"/>
          </w:divBdr>
        </w:div>
        <w:div w:id="1636715593">
          <w:marLeft w:val="640"/>
          <w:marRight w:val="0"/>
          <w:marTop w:val="0"/>
          <w:marBottom w:val="0"/>
          <w:divBdr>
            <w:top w:val="none" w:sz="0" w:space="0" w:color="auto"/>
            <w:left w:val="none" w:sz="0" w:space="0" w:color="auto"/>
            <w:bottom w:val="none" w:sz="0" w:space="0" w:color="auto"/>
            <w:right w:val="none" w:sz="0" w:space="0" w:color="auto"/>
          </w:divBdr>
        </w:div>
        <w:div w:id="1269045663">
          <w:marLeft w:val="640"/>
          <w:marRight w:val="0"/>
          <w:marTop w:val="0"/>
          <w:marBottom w:val="0"/>
          <w:divBdr>
            <w:top w:val="none" w:sz="0" w:space="0" w:color="auto"/>
            <w:left w:val="none" w:sz="0" w:space="0" w:color="auto"/>
            <w:bottom w:val="none" w:sz="0" w:space="0" w:color="auto"/>
            <w:right w:val="none" w:sz="0" w:space="0" w:color="auto"/>
          </w:divBdr>
        </w:div>
        <w:div w:id="1684701159">
          <w:marLeft w:val="640"/>
          <w:marRight w:val="0"/>
          <w:marTop w:val="0"/>
          <w:marBottom w:val="0"/>
          <w:divBdr>
            <w:top w:val="none" w:sz="0" w:space="0" w:color="auto"/>
            <w:left w:val="none" w:sz="0" w:space="0" w:color="auto"/>
            <w:bottom w:val="none" w:sz="0" w:space="0" w:color="auto"/>
            <w:right w:val="none" w:sz="0" w:space="0" w:color="auto"/>
          </w:divBdr>
        </w:div>
        <w:div w:id="975598918">
          <w:marLeft w:val="640"/>
          <w:marRight w:val="0"/>
          <w:marTop w:val="0"/>
          <w:marBottom w:val="0"/>
          <w:divBdr>
            <w:top w:val="none" w:sz="0" w:space="0" w:color="auto"/>
            <w:left w:val="none" w:sz="0" w:space="0" w:color="auto"/>
            <w:bottom w:val="none" w:sz="0" w:space="0" w:color="auto"/>
            <w:right w:val="none" w:sz="0" w:space="0" w:color="auto"/>
          </w:divBdr>
        </w:div>
        <w:div w:id="148523392">
          <w:marLeft w:val="640"/>
          <w:marRight w:val="0"/>
          <w:marTop w:val="0"/>
          <w:marBottom w:val="0"/>
          <w:divBdr>
            <w:top w:val="none" w:sz="0" w:space="0" w:color="auto"/>
            <w:left w:val="none" w:sz="0" w:space="0" w:color="auto"/>
            <w:bottom w:val="none" w:sz="0" w:space="0" w:color="auto"/>
            <w:right w:val="none" w:sz="0" w:space="0" w:color="auto"/>
          </w:divBdr>
        </w:div>
        <w:div w:id="1743140305">
          <w:marLeft w:val="640"/>
          <w:marRight w:val="0"/>
          <w:marTop w:val="0"/>
          <w:marBottom w:val="0"/>
          <w:divBdr>
            <w:top w:val="none" w:sz="0" w:space="0" w:color="auto"/>
            <w:left w:val="none" w:sz="0" w:space="0" w:color="auto"/>
            <w:bottom w:val="none" w:sz="0" w:space="0" w:color="auto"/>
            <w:right w:val="none" w:sz="0" w:space="0" w:color="auto"/>
          </w:divBdr>
        </w:div>
        <w:div w:id="1699701979">
          <w:marLeft w:val="640"/>
          <w:marRight w:val="0"/>
          <w:marTop w:val="0"/>
          <w:marBottom w:val="0"/>
          <w:divBdr>
            <w:top w:val="none" w:sz="0" w:space="0" w:color="auto"/>
            <w:left w:val="none" w:sz="0" w:space="0" w:color="auto"/>
            <w:bottom w:val="none" w:sz="0" w:space="0" w:color="auto"/>
            <w:right w:val="none" w:sz="0" w:space="0" w:color="auto"/>
          </w:divBdr>
        </w:div>
        <w:div w:id="2009626982">
          <w:marLeft w:val="640"/>
          <w:marRight w:val="0"/>
          <w:marTop w:val="0"/>
          <w:marBottom w:val="0"/>
          <w:divBdr>
            <w:top w:val="none" w:sz="0" w:space="0" w:color="auto"/>
            <w:left w:val="none" w:sz="0" w:space="0" w:color="auto"/>
            <w:bottom w:val="none" w:sz="0" w:space="0" w:color="auto"/>
            <w:right w:val="none" w:sz="0" w:space="0" w:color="auto"/>
          </w:divBdr>
        </w:div>
        <w:div w:id="514392287">
          <w:marLeft w:val="640"/>
          <w:marRight w:val="0"/>
          <w:marTop w:val="0"/>
          <w:marBottom w:val="0"/>
          <w:divBdr>
            <w:top w:val="none" w:sz="0" w:space="0" w:color="auto"/>
            <w:left w:val="none" w:sz="0" w:space="0" w:color="auto"/>
            <w:bottom w:val="none" w:sz="0" w:space="0" w:color="auto"/>
            <w:right w:val="none" w:sz="0" w:space="0" w:color="auto"/>
          </w:divBdr>
        </w:div>
        <w:div w:id="1564674917">
          <w:marLeft w:val="640"/>
          <w:marRight w:val="0"/>
          <w:marTop w:val="0"/>
          <w:marBottom w:val="0"/>
          <w:divBdr>
            <w:top w:val="none" w:sz="0" w:space="0" w:color="auto"/>
            <w:left w:val="none" w:sz="0" w:space="0" w:color="auto"/>
            <w:bottom w:val="none" w:sz="0" w:space="0" w:color="auto"/>
            <w:right w:val="none" w:sz="0" w:space="0" w:color="auto"/>
          </w:divBdr>
        </w:div>
        <w:div w:id="2072190459">
          <w:marLeft w:val="640"/>
          <w:marRight w:val="0"/>
          <w:marTop w:val="0"/>
          <w:marBottom w:val="0"/>
          <w:divBdr>
            <w:top w:val="none" w:sz="0" w:space="0" w:color="auto"/>
            <w:left w:val="none" w:sz="0" w:space="0" w:color="auto"/>
            <w:bottom w:val="none" w:sz="0" w:space="0" w:color="auto"/>
            <w:right w:val="none" w:sz="0" w:space="0" w:color="auto"/>
          </w:divBdr>
        </w:div>
        <w:div w:id="1708792289">
          <w:marLeft w:val="640"/>
          <w:marRight w:val="0"/>
          <w:marTop w:val="0"/>
          <w:marBottom w:val="0"/>
          <w:divBdr>
            <w:top w:val="none" w:sz="0" w:space="0" w:color="auto"/>
            <w:left w:val="none" w:sz="0" w:space="0" w:color="auto"/>
            <w:bottom w:val="none" w:sz="0" w:space="0" w:color="auto"/>
            <w:right w:val="none" w:sz="0" w:space="0" w:color="auto"/>
          </w:divBdr>
        </w:div>
        <w:div w:id="1593316036">
          <w:marLeft w:val="640"/>
          <w:marRight w:val="0"/>
          <w:marTop w:val="0"/>
          <w:marBottom w:val="0"/>
          <w:divBdr>
            <w:top w:val="none" w:sz="0" w:space="0" w:color="auto"/>
            <w:left w:val="none" w:sz="0" w:space="0" w:color="auto"/>
            <w:bottom w:val="none" w:sz="0" w:space="0" w:color="auto"/>
            <w:right w:val="none" w:sz="0" w:space="0" w:color="auto"/>
          </w:divBdr>
        </w:div>
        <w:div w:id="2056851671">
          <w:marLeft w:val="640"/>
          <w:marRight w:val="0"/>
          <w:marTop w:val="0"/>
          <w:marBottom w:val="0"/>
          <w:divBdr>
            <w:top w:val="none" w:sz="0" w:space="0" w:color="auto"/>
            <w:left w:val="none" w:sz="0" w:space="0" w:color="auto"/>
            <w:bottom w:val="none" w:sz="0" w:space="0" w:color="auto"/>
            <w:right w:val="none" w:sz="0" w:space="0" w:color="auto"/>
          </w:divBdr>
        </w:div>
        <w:div w:id="332536505">
          <w:marLeft w:val="640"/>
          <w:marRight w:val="0"/>
          <w:marTop w:val="0"/>
          <w:marBottom w:val="0"/>
          <w:divBdr>
            <w:top w:val="none" w:sz="0" w:space="0" w:color="auto"/>
            <w:left w:val="none" w:sz="0" w:space="0" w:color="auto"/>
            <w:bottom w:val="none" w:sz="0" w:space="0" w:color="auto"/>
            <w:right w:val="none" w:sz="0" w:space="0" w:color="auto"/>
          </w:divBdr>
        </w:div>
        <w:div w:id="1622807255">
          <w:marLeft w:val="640"/>
          <w:marRight w:val="0"/>
          <w:marTop w:val="0"/>
          <w:marBottom w:val="0"/>
          <w:divBdr>
            <w:top w:val="none" w:sz="0" w:space="0" w:color="auto"/>
            <w:left w:val="none" w:sz="0" w:space="0" w:color="auto"/>
            <w:bottom w:val="none" w:sz="0" w:space="0" w:color="auto"/>
            <w:right w:val="none" w:sz="0" w:space="0" w:color="auto"/>
          </w:divBdr>
        </w:div>
        <w:div w:id="911159760">
          <w:marLeft w:val="640"/>
          <w:marRight w:val="0"/>
          <w:marTop w:val="0"/>
          <w:marBottom w:val="0"/>
          <w:divBdr>
            <w:top w:val="none" w:sz="0" w:space="0" w:color="auto"/>
            <w:left w:val="none" w:sz="0" w:space="0" w:color="auto"/>
            <w:bottom w:val="none" w:sz="0" w:space="0" w:color="auto"/>
            <w:right w:val="none" w:sz="0" w:space="0" w:color="auto"/>
          </w:divBdr>
        </w:div>
        <w:div w:id="1697463869">
          <w:marLeft w:val="640"/>
          <w:marRight w:val="0"/>
          <w:marTop w:val="0"/>
          <w:marBottom w:val="0"/>
          <w:divBdr>
            <w:top w:val="none" w:sz="0" w:space="0" w:color="auto"/>
            <w:left w:val="none" w:sz="0" w:space="0" w:color="auto"/>
            <w:bottom w:val="none" w:sz="0" w:space="0" w:color="auto"/>
            <w:right w:val="none" w:sz="0" w:space="0" w:color="auto"/>
          </w:divBdr>
        </w:div>
        <w:div w:id="2087914310">
          <w:marLeft w:val="640"/>
          <w:marRight w:val="0"/>
          <w:marTop w:val="0"/>
          <w:marBottom w:val="0"/>
          <w:divBdr>
            <w:top w:val="none" w:sz="0" w:space="0" w:color="auto"/>
            <w:left w:val="none" w:sz="0" w:space="0" w:color="auto"/>
            <w:bottom w:val="none" w:sz="0" w:space="0" w:color="auto"/>
            <w:right w:val="none" w:sz="0" w:space="0" w:color="auto"/>
          </w:divBdr>
        </w:div>
        <w:div w:id="1794902408">
          <w:marLeft w:val="640"/>
          <w:marRight w:val="0"/>
          <w:marTop w:val="0"/>
          <w:marBottom w:val="0"/>
          <w:divBdr>
            <w:top w:val="none" w:sz="0" w:space="0" w:color="auto"/>
            <w:left w:val="none" w:sz="0" w:space="0" w:color="auto"/>
            <w:bottom w:val="none" w:sz="0" w:space="0" w:color="auto"/>
            <w:right w:val="none" w:sz="0" w:space="0" w:color="auto"/>
          </w:divBdr>
        </w:div>
        <w:div w:id="1661225407">
          <w:marLeft w:val="640"/>
          <w:marRight w:val="0"/>
          <w:marTop w:val="0"/>
          <w:marBottom w:val="0"/>
          <w:divBdr>
            <w:top w:val="none" w:sz="0" w:space="0" w:color="auto"/>
            <w:left w:val="none" w:sz="0" w:space="0" w:color="auto"/>
            <w:bottom w:val="none" w:sz="0" w:space="0" w:color="auto"/>
            <w:right w:val="none" w:sz="0" w:space="0" w:color="auto"/>
          </w:divBdr>
        </w:div>
        <w:div w:id="581573339">
          <w:marLeft w:val="640"/>
          <w:marRight w:val="0"/>
          <w:marTop w:val="0"/>
          <w:marBottom w:val="0"/>
          <w:divBdr>
            <w:top w:val="none" w:sz="0" w:space="0" w:color="auto"/>
            <w:left w:val="none" w:sz="0" w:space="0" w:color="auto"/>
            <w:bottom w:val="none" w:sz="0" w:space="0" w:color="auto"/>
            <w:right w:val="none" w:sz="0" w:space="0" w:color="auto"/>
          </w:divBdr>
        </w:div>
      </w:divsChild>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4615680">
      <w:marLeft w:val="0"/>
      <w:marRight w:val="150"/>
      <w:marTop w:val="0"/>
      <w:marBottom w:val="0"/>
      <w:divBdr>
        <w:top w:val="none" w:sz="0" w:space="0" w:color="auto"/>
        <w:left w:val="none" w:sz="0" w:space="0" w:color="auto"/>
        <w:bottom w:val="none" w:sz="0" w:space="0" w:color="auto"/>
        <w:right w:val="none" w:sz="0" w:space="0" w:color="auto"/>
      </w:divBdr>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28668132">
      <w:marLeft w:val="0"/>
      <w:marRight w:val="0"/>
      <w:marTop w:val="0"/>
      <w:marBottom w:val="0"/>
      <w:divBdr>
        <w:top w:val="none" w:sz="0" w:space="0" w:color="auto"/>
        <w:left w:val="none" w:sz="0" w:space="0" w:color="auto"/>
        <w:bottom w:val="none" w:sz="0" w:space="0" w:color="auto"/>
        <w:right w:val="none" w:sz="0" w:space="0" w:color="auto"/>
      </w:divBdr>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4740066">
      <w:bodyDiv w:val="1"/>
      <w:marLeft w:val="0"/>
      <w:marRight w:val="0"/>
      <w:marTop w:val="0"/>
      <w:marBottom w:val="0"/>
      <w:divBdr>
        <w:top w:val="none" w:sz="0" w:space="0" w:color="auto"/>
        <w:left w:val="none" w:sz="0" w:space="0" w:color="auto"/>
        <w:bottom w:val="none" w:sz="0" w:space="0" w:color="auto"/>
        <w:right w:val="none" w:sz="0" w:space="0" w:color="auto"/>
      </w:divBdr>
      <w:divsChild>
        <w:div w:id="1789201658">
          <w:marLeft w:val="640"/>
          <w:marRight w:val="0"/>
          <w:marTop w:val="0"/>
          <w:marBottom w:val="0"/>
          <w:divBdr>
            <w:top w:val="none" w:sz="0" w:space="0" w:color="auto"/>
            <w:left w:val="none" w:sz="0" w:space="0" w:color="auto"/>
            <w:bottom w:val="none" w:sz="0" w:space="0" w:color="auto"/>
            <w:right w:val="none" w:sz="0" w:space="0" w:color="auto"/>
          </w:divBdr>
        </w:div>
        <w:div w:id="1421563479">
          <w:marLeft w:val="640"/>
          <w:marRight w:val="0"/>
          <w:marTop w:val="0"/>
          <w:marBottom w:val="0"/>
          <w:divBdr>
            <w:top w:val="none" w:sz="0" w:space="0" w:color="auto"/>
            <w:left w:val="none" w:sz="0" w:space="0" w:color="auto"/>
            <w:bottom w:val="none" w:sz="0" w:space="0" w:color="auto"/>
            <w:right w:val="none" w:sz="0" w:space="0" w:color="auto"/>
          </w:divBdr>
        </w:div>
        <w:div w:id="575364471">
          <w:marLeft w:val="640"/>
          <w:marRight w:val="0"/>
          <w:marTop w:val="0"/>
          <w:marBottom w:val="0"/>
          <w:divBdr>
            <w:top w:val="none" w:sz="0" w:space="0" w:color="auto"/>
            <w:left w:val="none" w:sz="0" w:space="0" w:color="auto"/>
            <w:bottom w:val="none" w:sz="0" w:space="0" w:color="auto"/>
            <w:right w:val="none" w:sz="0" w:space="0" w:color="auto"/>
          </w:divBdr>
        </w:div>
        <w:div w:id="630332630">
          <w:marLeft w:val="640"/>
          <w:marRight w:val="0"/>
          <w:marTop w:val="0"/>
          <w:marBottom w:val="0"/>
          <w:divBdr>
            <w:top w:val="none" w:sz="0" w:space="0" w:color="auto"/>
            <w:left w:val="none" w:sz="0" w:space="0" w:color="auto"/>
            <w:bottom w:val="none" w:sz="0" w:space="0" w:color="auto"/>
            <w:right w:val="none" w:sz="0" w:space="0" w:color="auto"/>
          </w:divBdr>
        </w:div>
        <w:div w:id="1262302436">
          <w:marLeft w:val="640"/>
          <w:marRight w:val="0"/>
          <w:marTop w:val="0"/>
          <w:marBottom w:val="0"/>
          <w:divBdr>
            <w:top w:val="none" w:sz="0" w:space="0" w:color="auto"/>
            <w:left w:val="none" w:sz="0" w:space="0" w:color="auto"/>
            <w:bottom w:val="none" w:sz="0" w:space="0" w:color="auto"/>
            <w:right w:val="none" w:sz="0" w:space="0" w:color="auto"/>
          </w:divBdr>
        </w:div>
        <w:div w:id="1305042861">
          <w:marLeft w:val="640"/>
          <w:marRight w:val="0"/>
          <w:marTop w:val="0"/>
          <w:marBottom w:val="0"/>
          <w:divBdr>
            <w:top w:val="none" w:sz="0" w:space="0" w:color="auto"/>
            <w:left w:val="none" w:sz="0" w:space="0" w:color="auto"/>
            <w:bottom w:val="none" w:sz="0" w:space="0" w:color="auto"/>
            <w:right w:val="none" w:sz="0" w:space="0" w:color="auto"/>
          </w:divBdr>
        </w:div>
        <w:div w:id="203760593">
          <w:marLeft w:val="640"/>
          <w:marRight w:val="0"/>
          <w:marTop w:val="0"/>
          <w:marBottom w:val="0"/>
          <w:divBdr>
            <w:top w:val="none" w:sz="0" w:space="0" w:color="auto"/>
            <w:left w:val="none" w:sz="0" w:space="0" w:color="auto"/>
            <w:bottom w:val="none" w:sz="0" w:space="0" w:color="auto"/>
            <w:right w:val="none" w:sz="0" w:space="0" w:color="auto"/>
          </w:divBdr>
        </w:div>
        <w:div w:id="613364950">
          <w:marLeft w:val="640"/>
          <w:marRight w:val="0"/>
          <w:marTop w:val="0"/>
          <w:marBottom w:val="0"/>
          <w:divBdr>
            <w:top w:val="none" w:sz="0" w:space="0" w:color="auto"/>
            <w:left w:val="none" w:sz="0" w:space="0" w:color="auto"/>
            <w:bottom w:val="none" w:sz="0" w:space="0" w:color="auto"/>
            <w:right w:val="none" w:sz="0" w:space="0" w:color="auto"/>
          </w:divBdr>
        </w:div>
        <w:div w:id="118185542">
          <w:marLeft w:val="640"/>
          <w:marRight w:val="0"/>
          <w:marTop w:val="0"/>
          <w:marBottom w:val="0"/>
          <w:divBdr>
            <w:top w:val="none" w:sz="0" w:space="0" w:color="auto"/>
            <w:left w:val="none" w:sz="0" w:space="0" w:color="auto"/>
            <w:bottom w:val="none" w:sz="0" w:space="0" w:color="auto"/>
            <w:right w:val="none" w:sz="0" w:space="0" w:color="auto"/>
          </w:divBdr>
        </w:div>
        <w:div w:id="71005472">
          <w:marLeft w:val="640"/>
          <w:marRight w:val="0"/>
          <w:marTop w:val="0"/>
          <w:marBottom w:val="0"/>
          <w:divBdr>
            <w:top w:val="none" w:sz="0" w:space="0" w:color="auto"/>
            <w:left w:val="none" w:sz="0" w:space="0" w:color="auto"/>
            <w:bottom w:val="none" w:sz="0" w:space="0" w:color="auto"/>
            <w:right w:val="none" w:sz="0" w:space="0" w:color="auto"/>
          </w:divBdr>
        </w:div>
        <w:div w:id="366612602">
          <w:marLeft w:val="640"/>
          <w:marRight w:val="0"/>
          <w:marTop w:val="0"/>
          <w:marBottom w:val="0"/>
          <w:divBdr>
            <w:top w:val="none" w:sz="0" w:space="0" w:color="auto"/>
            <w:left w:val="none" w:sz="0" w:space="0" w:color="auto"/>
            <w:bottom w:val="none" w:sz="0" w:space="0" w:color="auto"/>
            <w:right w:val="none" w:sz="0" w:space="0" w:color="auto"/>
          </w:divBdr>
        </w:div>
        <w:div w:id="90393592">
          <w:marLeft w:val="640"/>
          <w:marRight w:val="0"/>
          <w:marTop w:val="0"/>
          <w:marBottom w:val="0"/>
          <w:divBdr>
            <w:top w:val="none" w:sz="0" w:space="0" w:color="auto"/>
            <w:left w:val="none" w:sz="0" w:space="0" w:color="auto"/>
            <w:bottom w:val="none" w:sz="0" w:space="0" w:color="auto"/>
            <w:right w:val="none" w:sz="0" w:space="0" w:color="auto"/>
          </w:divBdr>
        </w:div>
        <w:div w:id="530260653">
          <w:marLeft w:val="640"/>
          <w:marRight w:val="0"/>
          <w:marTop w:val="0"/>
          <w:marBottom w:val="0"/>
          <w:divBdr>
            <w:top w:val="none" w:sz="0" w:space="0" w:color="auto"/>
            <w:left w:val="none" w:sz="0" w:space="0" w:color="auto"/>
            <w:bottom w:val="none" w:sz="0" w:space="0" w:color="auto"/>
            <w:right w:val="none" w:sz="0" w:space="0" w:color="auto"/>
          </w:divBdr>
        </w:div>
        <w:div w:id="425922162">
          <w:marLeft w:val="640"/>
          <w:marRight w:val="0"/>
          <w:marTop w:val="0"/>
          <w:marBottom w:val="0"/>
          <w:divBdr>
            <w:top w:val="none" w:sz="0" w:space="0" w:color="auto"/>
            <w:left w:val="none" w:sz="0" w:space="0" w:color="auto"/>
            <w:bottom w:val="none" w:sz="0" w:space="0" w:color="auto"/>
            <w:right w:val="none" w:sz="0" w:space="0" w:color="auto"/>
          </w:divBdr>
        </w:div>
        <w:div w:id="1830515210">
          <w:marLeft w:val="640"/>
          <w:marRight w:val="0"/>
          <w:marTop w:val="0"/>
          <w:marBottom w:val="0"/>
          <w:divBdr>
            <w:top w:val="none" w:sz="0" w:space="0" w:color="auto"/>
            <w:left w:val="none" w:sz="0" w:space="0" w:color="auto"/>
            <w:bottom w:val="none" w:sz="0" w:space="0" w:color="auto"/>
            <w:right w:val="none" w:sz="0" w:space="0" w:color="auto"/>
          </w:divBdr>
        </w:div>
        <w:div w:id="652412594">
          <w:marLeft w:val="640"/>
          <w:marRight w:val="0"/>
          <w:marTop w:val="0"/>
          <w:marBottom w:val="0"/>
          <w:divBdr>
            <w:top w:val="none" w:sz="0" w:space="0" w:color="auto"/>
            <w:left w:val="none" w:sz="0" w:space="0" w:color="auto"/>
            <w:bottom w:val="none" w:sz="0" w:space="0" w:color="auto"/>
            <w:right w:val="none" w:sz="0" w:space="0" w:color="auto"/>
          </w:divBdr>
        </w:div>
        <w:div w:id="1683895135">
          <w:marLeft w:val="640"/>
          <w:marRight w:val="0"/>
          <w:marTop w:val="0"/>
          <w:marBottom w:val="0"/>
          <w:divBdr>
            <w:top w:val="none" w:sz="0" w:space="0" w:color="auto"/>
            <w:left w:val="none" w:sz="0" w:space="0" w:color="auto"/>
            <w:bottom w:val="none" w:sz="0" w:space="0" w:color="auto"/>
            <w:right w:val="none" w:sz="0" w:space="0" w:color="auto"/>
          </w:divBdr>
        </w:div>
        <w:div w:id="774440787">
          <w:marLeft w:val="640"/>
          <w:marRight w:val="0"/>
          <w:marTop w:val="0"/>
          <w:marBottom w:val="0"/>
          <w:divBdr>
            <w:top w:val="none" w:sz="0" w:space="0" w:color="auto"/>
            <w:left w:val="none" w:sz="0" w:space="0" w:color="auto"/>
            <w:bottom w:val="none" w:sz="0" w:space="0" w:color="auto"/>
            <w:right w:val="none" w:sz="0" w:space="0" w:color="auto"/>
          </w:divBdr>
        </w:div>
        <w:div w:id="428627508">
          <w:marLeft w:val="640"/>
          <w:marRight w:val="0"/>
          <w:marTop w:val="0"/>
          <w:marBottom w:val="0"/>
          <w:divBdr>
            <w:top w:val="none" w:sz="0" w:space="0" w:color="auto"/>
            <w:left w:val="none" w:sz="0" w:space="0" w:color="auto"/>
            <w:bottom w:val="none" w:sz="0" w:space="0" w:color="auto"/>
            <w:right w:val="none" w:sz="0" w:space="0" w:color="auto"/>
          </w:divBdr>
        </w:div>
        <w:div w:id="955333881">
          <w:marLeft w:val="640"/>
          <w:marRight w:val="0"/>
          <w:marTop w:val="0"/>
          <w:marBottom w:val="0"/>
          <w:divBdr>
            <w:top w:val="none" w:sz="0" w:space="0" w:color="auto"/>
            <w:left w:val="none" w:sz="0" w:space="0" w:color="auto"/>
            <w:bottom w:val="none" w:sz="0" w:space="0" w:color="auto"/>
            <w:right w:val="none" w:sz="0" w:space="0" w:color="auto"/>
          </w:divBdr>
        </w:div>
        <w:div w:id="1027029235">
          <w:marLeft w:val="640"/>
          <w:marRight w:val="0"/>
          <w:marTop w:val="0"/>
          <w:marBottom w:val="0"/>
          <w:divBdr>
            <w:top w:val="none" w:sz="0" w:space="0" w:color="auto"/>
            <w:left w:val="none" w:sz="0" w:space="0" w:color="auto"/>
            <w:bottom w:val="none" w:sz="0" w:space="0" w:color="auto"/>
            <w:right w:val="none" w:sz="0" w:space="0" w:color="auto"/>
          </w:divBdr>
        </w:div>
        <w:div w:id="952131875">
          <w:marLeft w:val="640"/>
          <w:marRight w:val="0"/>
          <w:marTop w:val="0"/>
          <w:marBottom w:val="0"/>
          <w:divBdr>
            <w:top w:val="none" w:sz="0" w:space="0" w:color="auto"/>
            <w:left w:val="none" w:sz="0" w:space="0" w:color="auto"/>
            <w:bottom w:val="none" w:sz="0" w:space="0" w:color="auto"/>
            <w:right w:val="none" w:sz="0" w:space="0" w:color="auto"/>
          </w:divBdr>
        </w:div>
        <w:div w:id="2009402636">
          <w:marLeft w:val="640"/>
          <w:marRight w:val="0"/>
          <w:marTop w:val="0"/>
          <w:marBottom w:val="0"/>
          <w:divBdr>
            <w:top w:val="none" w:sz="0" w:space="0" w:color="auto"/>
            <w:left w:val="none" w:sz="0" w:space="0" w:color="auto"/>
            <w:bottom w:val="none" w:sz="0" w:space="0" w:color="auto"/>
            <w:right w:val="none" w:sz="0" w:space="0" w:color="auto"/>
          </w:divBdr>
        </w:div>
        <w:div w:id="428623096">
          <w:marLeft w:val="640"/>
          <w:marRight w:val="0"/>
          <w:marTop w:val="0"/>
          <w:marBottom w:val="0"/>
          <w:divBdr>
            <w:top w:val="none" w:sz="0" w:space="0" w:color="auto"/>
            <w:left w:val="none" w:sz="0" w:space="0" w:color="auto"/>
            <w:bottom w:val="none" w:sz="0" w:space="0" w:color="auto"/>
            <w:right w:val="none" w:sz="0" w:space="0" w:color="auto"/>
          </w:divBdr>
        </w:div>
        <w:div w:id="1180118320">
          <w:marLeft w:val="640"/>
          <w:marRight w:val="0"/>
          <w:marTop w:val="0"/>
          <w:marBottom w:val="0"/>
          <w:divBdr>
            <w:top w:val="none" w:sz="0" w:space="0" w:color="auto"/>
            <w:left w:val="none" w:sz="0" w:space="0" w:color="auto"/>
            <w:bottom w:val="none" w:sz="0" w:space="0" w:color="auto"/>
            <w:right w:val="none" w:sz="0" w:space="0" w:color="auto"/>
          </w:divBdr>
        </w:div>
        <w:div w:id="752698787">
          <w:marLeft w:val="640"/>
          <w:marRight w:val="0"/>
          <w:marTop w:val="0"/>
          <w:marBottom w:val="0"/>
          <w:divBdr>
            <w:top w:val="none" w:sz="0" w:space="0" w:color="auto"/>
            <w:left w:val="none" w:sz="0" w:space="0" w:color="auto"/>
            <w:bottom w:val="none" w:sz="0" w:space="0" w:color="auto"/>
            <w:right w:val="none" w:sz="0" w:space="0" w:color="auto"/>
          </w:divBdr>
        </w:div>
        <w:div w:id="1402604814">
          <w:marLeft w:val="640"/>
          <w:marRight w:val="0"/>
          <w:marTop w:val="0"/>
          <w:marBottom w:val="0"/>
          <w:divBdr>
            <w:top w:val="none" w:sz="0" w:space="0" w:color="auto"/>
            <w:left w:val="none" w:sz="0" w:space="0" w:color="auto"/>
            <w:bottom w:val="none" w:sz="0" w:space="0" w:color="auto"/>
            <w:right w:val="none" w:sz="0" w:space="0" w:color="auto"/>
          </w:divBdr>
        </w:div>
        <w:div w:id="142432914">
          <w:marLeft w:val="640"/>
          <w:marRight w:val="0"/>
          <w:marTop w:val="0"/>
          <w:marBottom w:val="0"/>
          <w:divBdr>
            <w:top w:val="none" w:sz="0" w:space="0" w:color="auto"/>
            <w:left w:val="none" w:sz="0" w:space="0" w:color="auto"/>
            <w:bottom w:val="none" w:sz="0" w:space="0" w:color="auto"/>
            <w:right w:val="none" w:sz="0" w:space="0" w:color="auto"/>
          </w:divBdr>
        </w:div>
        <w:div w:id="1308586314">
          <w:marLeft w:val="640"/>
          <w:marRight w:val="0"/>
          <w:marTop w:val="0"/>
          <w:marBottom w:val="0"/>
          <w:divBdr>
            <w:top w:val="none" w:sz="0" w:space="0" w:color="auto"/>
            <w:left w:val="none" w:sz="0" w:space="0" w:color="auto"/>
            <w:bottom w:val="none" w:sz="0" w:space="0" w:color="auto"/>
            <w:right w:val="none" w:sz="0" w:space="0" w:color="auto"/>
          </w:divBdr>
        </w:div>
        <w:div w:id="1864516281">
          <w:marLeft w:val="640"/>
          <w:marRight w:val="0"/>
          <w:marTop w:val="0"/>
          <w:marBottom w:val="0"/>
          <w:divBdr>
            <w:top w:val="none" w:sz="0" w:space="0" w:color="auto"/>
            <w:left w:val="none" w:sz="0" w:space="0" w:color="auto"/>
            <w:bottom w:val="none" w:sz="0" w:space="0" w:color="auto"/>
            <w:right w:val="none" w:sz="0" w:space="0" w:color="auto"/>
          </w:divBdr>
        </w:div>
        <w:div w:id="1460758450">
          <w:marLeft w:val="640"/>
          <w:marRight w:val="0"/>
          <w:marTop w:val="0"/>
          <w:marBottom w:val="0"/>
          <w:divBdr>
            <w:top w:val="none" w:sz="0" w:space="0" w:color="auto"/>
            <w:left w:val="none" w:sz="0" w:space="0" w:color="auto"/>
            <w:bottom w:val="none" w:sz="0" w:space="0" w:color="auto"/>
            <w:right w:val="none" w:sz="0" w:space="0" w:color="auto"/>
          </w:divBdr>
        </w:div>
        <w:div w:id="755321466">
          <w:marLeft w:val="640"/>
          <w:marRight w:val="0"/>
          <w:marTop w:val="0"/>
          <w:marBottom w:val="0"/>
          <w:divBdr>
            <w:top w:val="none" w:sz="0" w:space="0" w:color="auto"/>
            <w:left w:val="none" w:sz="0" w:space="0" w:color="auto"/>
            <w:bottom w:val="none" w:sz="0" w:space="0" w:color="auto"/>
            <w:right w:val="none" w:sz="0" w:space="0" w:color="auto"/>
          </w:divBdr>
        </w:div>
        <w:div w:id="1826431145">
          <w:marLeft w:val="640"/>
          <w:marRight w:val="0"/>
          <w:marTop w:val="0"/>
          <w:marBottom w:val="0"/>
          <w:divBdr>
            <w:top w:val="none" w:sz="0" w:space="0" w:color="auto"/>
            <w:left w:val="none" w:sz="0" w:space="0" w:color="auto"/>
            <w:bottom w:val="none" w:sz="0" w:space="0" w:color="auto"/>
            <w:right w:val="none" w:sz="0" w:space="0" w:color="auto"/>
          </w:divBdr>
        </w:div>
        <w:div w:id="400178531">
          <w:marLeft w:val="640"/>
          <w:marRight w:val="0"/>
          <w:marTop w:val="0"/>
          <w:marBottom w:val="0"/>
          <w:divBdr>
            <w:top w:val="none" w:sz="0" w:space="0" w:color="auto"/>
            <w:left w:val="none" w:sz="0" w:space="0" w:color="auto"/>
            <w:bottom w:val="none" w:sz="0" w:space="0" w:color="auto"/>
            <w:right w:val="none" w:sz="0" w:space="0" w:color="auto"/>
          </w:divBdr>
        </w:div>
        <w:div w:id="1685938549">
          <w:marLeft w:val="640"/>
          <w:marRight w:val="0"/>
          <w:marTop w:val="0"/>
          <w:marBottom w:val="0"/>
          <w:divBdr>
            <w:top w:val="none" w:sz="0" w:space="0" w:color="auto"/>
            <w:left w:val="none" w:sz="0" w:space="0" w:color="auto"/>
            <w:bottom w:val="none" w:sz="0" w:space="0" w:color="auto"/>
            <w:right w:val="none" w:sz="0" w:space="0" w:color="auto"/>
          </w:divBdr>
        </w:div>
        <w:div w:id="1341422894">
          <w:marLeft w:val="640"/>
          <w:marRight w:val="0"/>
          <w:marTop w:val="0"/>
          <w:marBottom w:val="0"/>
          <w:divBdr>
            <w:top w:val="none" w:sz="0" w:space="0" w:color="auto"/>
            <w:left w:val="none" w:sz="0" w:space="0" w:color="auto"/>
            <w:bottom w:val="none" w:sz="0" w:space="0" w:color="auto"/>
            <w:right w:val="none" w:sz="0" w:space="0" w:color="auto"/>
          </w:divBdr>
        </w:div>
        <w:div w:id="171996418">
          <w:marLeft w:val="640"/>
          <w:marRight w:val="0"/>
          <w:marTop w:val="0"/>
          <w:marBottom w:val="0"/>
          <w:divBdr>
            <w:top w:val="none" w:sz="0" w:space="0" w:color="auto"/>
            <w:left w:val="none" w:sz="0" w:space="0" w:color="auto"/>
            <w:bottom w:val="none" w:sz="0" w:space="0" w:color="auto"/>
            <w:right w:val="none" w:sz="0" w:space="0" w:color="auto"/>
          </w:divBdr>
        </w:div>
        <w:div w:id="1213728953">
          <w:marLeft w:val="640"/>
          <w:marRight w:val="0"/>
          <w:marTop w:val="0"/>
          <w:marBottom w:val="0"/>
          <w:divBdr>
            <w:top w:val="none" w:sz="0" w:space="0" w:color="auto"/>
            <w:left w:val="none" w:sz="0" w:space="0" w:color="auto"/>
            <w:bottom w:val="none" w:sz="0" w:space="0" w:color="auto"/>
            <w:right w:val="none" w:sz="0" w:space="0" w:color="auto"/>
          </w:divBdr>
        </w:div>
        <w:div w:id="1861626420">
          <w:marLeft w:val="640"/>
          <w:marRight w:val="0"/>
          <w:marTop w:val="0"/>
          <w:marBottom w:val="0"/>
          <w:divBdr>
            <w:top w:val="none" w:sz="0" w:space="0" w:color="auto"/>
            <w:left w:val="none" w:sz="0" w:space="0" w:color="auto"/>
            <w:bottom w:val="none" w:sz="0" w:space="0" w:color="auto"/>
            <w:right w:val="none" w:sz="0" w:space="0" w:color="auto"/>
          </w:divBdr>
        </w:div>
        <w:div w:id="1889106766">
          <w:marLeft w:val="640"/>
          <w:marRight w:val="0"/>
          <w:marTop w:val="0"/>
          <w:marBottom w:val="0"/>
          <w:divBdr>
            <w:top w:val="none" w:sz="0" w:space="0" w:color="auto"/>
            <w:left w:val="none" w:sz="0" w:space="0" w:color="auto"/>
            <w:bottom w:val="none" w:sz="0" w:space="0" w:color="auto"/>
            <w:right w:val="none" w:sz="0" w:space="0" w:color="auto"/>
          </w:divBdr>
        </w:div>
        <w:div w:id="1430196734">
          <w:marLeft w:val="640"/>
          <w:marRight w:val="0"/>
          <w:marTop w:val="0"/>
          <w:marBottom w:val="0"/>
          <w:divBdr>
            <w:top w:val="none" w:sz="0" w:space="0" w:color="auto"/>
            <w:left w:val="none" w:sz="0" w:space="0" w:color="auto"/>
            <w:bottom w:val="none" w:sz="0" w:space="0" w:color="auto"/>
            <w:right w:val="none" w:sz="0" w:space="0" w:color="auto"/>
          </w:divBdr>
        </w:div>
        <w:div w:id="1252201811">
          <w:marLeft w:val="640"/>
          <w:marRight w:val="0"/>
          <w:marTop w:val="0"/>
          <w:marBottom w:val="0"/>
          <w:divBdr>
            <w:top w:val="none" w:sz="0" w:space="0" w:color="auto"/>
            <w:left w:val="none" w:sz="0" w:space="0" w:color="auto"/>
            <w:bottom w:val="none" w:sz="0" w:space="0" w:color="auto"/>
            <w:right w:val="none" w:sz="0" w:space="0" w:color="auto"/>
          </w:divBdr>
        </w:div>
        <w:div w:id="1693455377">
          <w:marLeft w:val="640"/>
          <w:marRight w:val="0"/>
          <w:marTop w:val="0"/>
          <w:marBottom w:val="0"/>
          <w:divBdr>
            <w:top w:val="none" w:sz="0" w:space="0" w:color="auto"/>
            <w:left w:val="none" w:sz="0" w:space="0" w:color="auto"/>
            <w:bottom w:val="none" w:sz="0" w:space="0" w:color="auto"/>
            <w:right w:val="none" w:sz="0" w:space="0" w:color="auto"/>
          </w:divBdr>
        </w:div>
        <w:div w:id="260718919">
          <w:marLeft w:val="640"/>
          <w:marRight w:val="0"/>
          <w:marTop w:val="0"/>
          <w:marBottom w:val="0"/>
          <w:divBdr>
            <w:top w:val="none" w:sz="0" w:space="0" w:color="auto"/>
            <w:left w:val="none" w:sz="0" w:space="0" w:color="auto"/>
            <w:bottom w:val="none" w:sz="0" w:space="0" w:color="auto"/>
            <w:right w:val="none" w:sz="0" w:space="0" w:color="auto"/>
          </w:divBdr>
        </w:div>
      </w:divsChild>
    </w:div>
    <w:div w:id="1145852561">
      <w:bodyDiv w:val="1"/>
      <w:marLeft w:val="0"/>
      <w:marRight w:val="0"/>
      <w:marTop w:val="0"/>
      <w:marBottom w:val="0"/>
      <w:divBdr>
        <w:top w:val="none" w:sz="0" w:space="0" w:color="auto"/>
        <w:left w:val="none" w:sz="0" w:space="0" w:color="auto"/>
        <w:bottom w:val="none" w:sz="0" w:space="0" w:color="auto"/>
        <w:right w:val="none" w:sz="0" w:space="0" w:color="auto"/>
      </w:divBdr>
      <w:divsChild>
        <w:div w:id="1166557686">
          <w:marLeft w:val="640"/>
          <w:marRight w:val="0"/>
          <w:marTop w:val="0"/>
          <w:marBottom w:val="0"/>
          <w:divBdr>
            <w:top w:val="none" w:sz="0" w:space="0" w:color="auto"/>
            <w:left w:val="none" w:sz="0" w:space="0" w:color="auto"/>
            <w:bottom w:val="none" w:sz="0" w:space="0" w:color="auto"/>
            <w:right w:val="none" w:sz="0" w:space="0" w:color="auto"/>
          </w:divBdr>
        </w:div>
        <w:div w:id="1648895983">
          <w:marLeft w:val="640"/>
          <w:marRight w:val="0"/>
          <w:marTop w:val="0"/>
          <w:marBottom w:val="0"/>
          <w:divBdr>
            <w:top w:val="none" w:sz="0" w:space="0" w:color="auto"/>
            <w:left w:val="none" w:sz="0" w:space="0" w:color="auto"/>
            <w:bottom w:val="none" w:sz="0" w:space="0" w:color="auto"/>
            <w:right w:val="none" w:sz="0" w:space="0" w:color="auto"/>
          </w:divBdr>
        </w:div>
        <w:div w:id="525994336">
          <w:marLeft w:val="640"/>
          <w:marRight w:val="0"/>
          <w:marTop w:val="0"/>
          <w:marBottom w:val="0"/>
          <w:divBdr>
            <w:top w:val="none" w:sz="0" w:space="0" w:color="auto"/>
            <w:left w:val="none" w:sz="0" w:space="0" w:color="auto"/>
            <w:bottom w:val="none" w:sz="0" w:space="0" w:color="auto"/>
            <w:right w:val="none" w:sz="0" w:space="0" w:color="auto"/>
          </w:divBdr>
        </w:div>
        <w:div w:id="1358702358">
          <w:marLeft w:val="640"/>
          <w:marRight w:val="0"/>
          <w:marTop w:val="0"/>
          <w:marBottom w:val="0"/>
          <w:divBdr>
            <w:top w:val="none" w:sz="0" w:space="0" w:color="auto"/>
            <w:left w:val="none" w:sz="0" w:space="0" w:color="auto"/>
            <w:bottom w:val="none" w:sz="0" w:space="0" w:color="auto"/>
            <w:right w:val="none" w:sz="0" w:space="0" w:color="auto"/>
          </w:divBdr>
        </w:div>
        <w:div w:id="903490923">
          <w:marLeft w:val="640"/>
          <w:marRight w:val="0"/>
          <w:marTop w:val="0"/>
          <w:marBottom w:val="0"/>
          <w:divBdr>
            <w:top w:val="none" w:sz="0" w:space="0" w:color="auto"/>
            <w:left w:val="none" w:sz="0" w:space="0" w:color="auto"/>
            <w:bottom w:val="none" w:sz="0" w:space="0" w:color="auto"/>
            <w:right w:val="none" w:sz="0" w:space="0" w:color="auto"/>
          </w:divBdr>
        </w:div>
        <w:div w:id="71858050">
          <w:marLeft w:val="640"/>
          <w:marRight w:val="0"/>
          <w:marTop w:val="0"/>
          <w:marBottom w:val="0"/>
          <w:divBdr>
            <w:top w:val="none" w:sz="0" w:space="0" w:color="auto"/>
            <w:left w:val="none" w:sz="0" w:space="0" w:color="auto"/>
            <w:bottom w:val="none" w:sz="0" w:space="0" w:color="auto"/>
            <w:right w:val="none" w:sz="0" w:space="0" w:color="auto"/>
          </w:divBdr>
        </w:div>
        <w:div w:id="243687904">
          <w:marLeft w:val="640"/>
          <w:marRight w:val="0"/>
          <w:marTop w:val="0"/>
          <w:marBottom w:val="0"/>
          <w:divBdr>
            <w:top w:val="none" w:sz="0" w:space="0" w:color="auto"/>
            <w:left w:val="none" w:sz="0" w:space="0" w:color="auto"/>
            <w:bottom w:val="none" w:sz="0" w:space="0" w:color="auto"/>
            <w:right w:val="none" w:sz="0" w:space="0" w:color="auto"/>
          </w:divBdr>
        </w:div>
        <w:div w:id="1024481568">
          <w:marLeft w:val="640"/>
          <w:marRight w:val="0"/>
          <w:marTop w:val="0"/>
          <w:marBottom w:val="0"/>
          <w:divBdr>
            <w:top w:val="none" w:sz="0" w:space="0" w:color="auto"/>
            <w:left w:val="none" w:sz="0" w:space="0" w:color="auto"/>
            <w:bottom w:val="none" w:sz="0" w:space="0" w:color="auto"/>
            <w:right w:val="none" w:sz="0" w:space="0" w:color="auto"/>
          </w:divBdr>
        </w:div>
        <w:div w:id="1413550147">
          <w:marLeft w:val="640"/>
          <w:marRight w:val="0"/>
          <w:marTop w:val="0"/>
          <w:marBottom w:val="0"/>
          <w:divBdr>
            <w:top w:val="none" w:sz="0" w:space="0" w:color="auto"/>
            <w:left w:val="none" w:sz="0" w:space="0" w:color="auto"/>
            <w:bottom w:val="none" w:sz="0" w:space="0" w:color="auto"/>
            <w:right w:val="none" w:sz="0" w:space="0" w:color="auto"/>
          </w:divBdr>
        </w:div>
        <w:div w:id="1274021853">
          <w:marLeft w:val="640"/>
          <w:marRight w:val="0"/>
          <w:marTop w:val="0"/>
          <w:marBottom w:val="0"/>
          <w:divBdr>
            <w:top w:val="none" w:sz="0" w:space="0" w:color="auto"/>
            <w:left w:val="none" w:sz="0" w:space="0" w:color="auto"/>
            <w:bottom w:val="none" w:sz="0" w:space="0" w:color="auto"/>
            <w:right w:val="none" w:sz="0" w:space="0" w:color="auto"/>
          </w:divBdr>
        </w:div>
        <w:div w:id="2117557273">
          <w:marLeft w:val="640"/>
          <w:marRight w:val="0"/>
          <w:marTop w:val="0"/>
          <w:marBottom w:val="0"/>
          <w:divBdr>
            <w:top w:val="none" w:sz="0" w:space="0" w:color="auto"/>
            <w:left w:val="none" w:sz="0" w:space="0" w:color="auto"/>
            <w:bottom w:val="none" w:sz="0" w:space="0" w:color="auto"/>
            <w:right w:val="none" w:sz="0" w:space="0" w:color="auto"/>
          </w:divBdr>
        </w:div>
        <w:div w:id="715159279">
          <w:marLeft w:val="640"/>
          <w:marRight w:val="0"/>
          <w:marTop w:val="0"/>
          <w:marBottom w:val="0"/>
          <w:divBdr>
            <w:top w:val="none" w:sz="0" w:space="0" w:color="auto"/>
            <w:left w:val="none" w:sz="0" w:space="0" w:color="auto"/>
            <w:bottom w:val="none" w:sz="0" w:space="0" w:color="auto"/>
            <w:right w:val="none" w:sz="0" w:space="0" w:color="auto"/>
          </w:divBdr>
        </w:div>
        <w:div w:id="1747875483">
          <w:marLeft w:val="640"/>
          <w:marRight w:val="0"/>
          <w:marTop w:val="0"/>
          <w:marBottom w:val="0"/>
          <w:divBdr>
            <w:top w:val="none" w:sz="0" w:space="0" w:color="auto"/>
            <w:left w:val="none" w:sz="0" w:space="0" w:color="auto"/>
            <w:bottom w:val="none" w:sz="0" w:space="0" w:color="auto"/>
            <w:right w:val="none" w:sz="0" w:space="0" w:color="auto"/>
          </w:divBdr>
        </w:div>
        <w:div w:id="436292035">
          <w:marLeft w:val="640"/>
          <w:marRight w:val="0"/>
          <w:marTop w:val="0"/>
          <w:marBottom w:val="0"/>
          <w:divBdr>
            <w:top w:val="none" w:sz="0" w:space="0" w:color="auto"/>
            <w:left w:val="none" w:sz="0" w:space="0" w:color="auto"/>
            <w:bottom w:val="none" w:sz="0" w:space="0" w:color="auto"/>
            <w:right w:val="none" w:sz="0" w:space="0" w:color="auto"/>
          </w:divBdr>
        </w:div>
        <w:div w:id="1337153527">
          <w:marLeft w:val="640"/>
          <w:marRight w:val="0"/>
          <w:marTop w:val="0"/>
          <w:marBottom w:val="0"/>
          <w:divBdr>
            <w:top w:val="none" w:sz="0" w:space="0" w:color="auto"/>
            <w:left w:val="none" w:sz="0" w:space="0" w:color="auto"/>
            <w:bottom w:val="none" w:sz="0" w:space="0" w:color="auto"/>
            <w:right w:val="none" w:sz="0" w:space="0" w:color="auto"/>
          </w:divBdr>
        </w:div>
        <w:div w:id="986857753">
          <w:marLeft w:val="640"/>
          <w:marRight w:val="0"/>
          <w:marTop w:val="0"/>
          <w:marBottom w:val="0"/>
          <w:divBdr>
            <w:top w:val="none" w:sz="0" w:space="0" w:color="auto"/>
            <w:left w:val="none" w:sz="0" w:space="0" w:color="auto"/>
            <w:bottom w:val="none" w:sz="0" w:space="0" w:color="auto"/>
            <w:right w:val="none" w:sz="0" w:space="0" w:color="auto"/>
          </w:divBdr>
        </w:div>
        <w:div w:id="1781030659">
          <w:marLeft w:val="640"/>
          <w:marRight w:val="0"/>
          <w:marTop w:val="0"/>
          <w:marBottom w:val="0"/>
          <w:divBdr>
            <w:top w:val="none" w:sz="0" w:space="0" w:color="auto"/>
            <w:left w:val="none" w:sz="0" w:space="0" w:color="auto"/>
            <w:bottom w:val="none" w:sz="0" w:space="0" w:color="auto"/>
            <w:right w:val="none" w:sz="0" w:space="0" w:color="auto"/>
          </w:divBdr>
        </w:div>
        <w:div w:id="579408052">
          <w:marLeft w:val="640"/>
          <w:marRight w:val="0"/>
          <w:marTop w:val="0"/>
          <w:marBottom w:val="0"/>
          <w:divBdr>
            <w:top w:val="none" w:sz="0" w:space="0" w:color="auto"/>
            <w:left w:val="none" w:sz="0" w:space="0" w:color="auto"/>
            <w:bottom w:val="none" w:sz="0" w:space="0" w:color="auto"/>
            <w:right w:val="none" w:sz="0" w:space="0" w:color="auto"/>
          </w:divBdr>
        </w:div>
        <w:div w:id="2018801737">
          <w:marLeft w:val="640"/>
          <w:marRight w:val="0"/>
          <w:marTop w:val="0"/>
          <w:marBottom w:val="0"/>
          <w:divBdr>
            <w:top w:val="none" w:sz="0" w:space="0" w:color="auto"/>
            <w:left w:val="none" w:sz="0" w:space="0" w:color="auto"/>
            <w:bottom w:val="none" w:sz="0" w:space="0" w:color="auto"/>
            <w:right w:val="none" w:sz="0" w:space="0" w:color="auto"/>
          </w:divBdr>
        </w:div>
        <w:div w:id="230652950">
          <w:marLeft w:val="640"/>
          <w:marRight w:val="0"/>
          <w:marTop w:val="0"/>
          <w:marBottom w:val="0"/>
          <w:divBdr>
            <w:top w:val="none" w:sz="0" w:space="0" w:color="auto"/>
            <w:left w:val="none" w:sz="0" w:space="0" w:color="auto"/>
            <w:bottom w:val="none" w:sz="0" w:space="0" w:color="auto"/>
            <w:right w:val="none" w:sz="0" w:space="0" w:color="auto"/>
          </w:divBdr>
        </w:div>
        <w:div w:id="813372093">
          <w:marLeft w:val="640"/>
          <w:marRight w:val="0"/>
          <w:marTop w:val="0"/>
          <w:marBottom w:val="0"/>
          <w:divBdr>
            <w:top w:val="none" w:sz="0" w:space="0" w:color="auto"/>
            <w:left w:val="none" w:sz="0" w:space="0" w:color="auto"/>
            <w:bottom w:val="none" w:sz="0" w:space="0" w:color="auto"/>
            <w:right w:val="none" w:sz="0" w:space="0" w:color="auto"/>
          </w:divBdr>
        </w:div>
        <w:div w:id="727722664">
          <w:marLeft w:val="640"/>
          <w:marRight w:val="0"/>
          <w:marTop w:val="0"/>
          <w:marBottom w:val="0"/>
          <w:divBdr>
            <w:top w:val="none" w:sz="0" w:space="0" w:color="auto"/>
            <w:left w:val="none" w:sz="0" w:space="0" w:color="auto"/>
            <w:bottom w:val="none" w:sz="0" w:space="0" w:color="auto"/>
            <w:right w:val="none" w:sz="0" w:space="0" w:color="auto"/>
          </w:divBdr>
        </w:div>
        <w:div w:id="1613168808">
          <w:marLeft w:val="640"/>
          <w:marRight w:val="0"/>
          <w:marTop w:val="0"/>
          <w:marBottom w:val="0"/>
          <w:divBdr>
            <w:top w:val="none" w:sz="0" w:space="0" w:color="auto"/>
            <w:left w:val="none" w:sz="0" w:space="0" w:color="auto"/>
            <w:bottom w:val="none" w:sz="0" w:space="0" w:color="auto"/>
            <w:right w:val="none" w:sz="0" w:space="0" w:color="auto"/>
          </w:divBdr>
        </w:div>
        <w:div w:id="682706749">
          <w:marLeft w:val="640"/>
          <w:marRight w:val="0"/>
          <w:marTop w:val="0"/>
          <w:marBottom w:val="0"/>
          <w:divBdr>
            <w:top w:val="none" w:sz="0" w:space="0" w:color="auto"/>
            <w:left w:val="none" w:sz="0" w:space="0" w:color="auto"/>
            <w:bottom w:val="none" w:sz="0" w:space="0" w:color="auto"/>
            <w:right w:val="none" w:sz="0" w:space="0" w:color="auto"/>
          </w:divBdr>
        </w:div>
        <w:div w:id="636909613">
          <w:marLeft w:val="640"/>
          <w:marRight w:val="0"/>
          <w:marTop w:val="0"/>
          <w:marBottom w:val="0"/>
          <w:divBdr>
            <w:top w:val="none" w:sz="0" w:space="0" w:color="auto"/>
            <w:left w:val="none" w:sz="0" w:space="0" w:color="auto"/>
            <w:bottom w:val="none" w:sz="0" w:space="0" w:color="auto"/>
            <w:right w:val="none" w:sz="0" w:space="0" w:color="auto"/>
          </w:divBdr>
        </w:div>
        <w:div w:id="1173490513">
          <w:marLeft w:val="640"/>
          <w:marRight w:val="0"/>
          <w:marTop w:val="0"/>
          <w:marBottom w:val="0"/>
          <w:divBdr>
            <w:top w:val="none" w:sz="0" w:space="0" w:color="auto"/>
            <w:left w:val="none" w:sz="0" w:space="0" w:color="auto"/>
            <w:bottom w:val="none" w:sz="0" w:space="0" w:color="auto"/>
            <w:right w:val="none" w:sz="0" w:space="0" w:color="auto"/>
          </w:divBdr>
        </w:div>
        <w:div w:id="751704857">
          <w:marLeft w:val="640"/>
          <w:marRight w:val="0"/>
          <w:marTop w:val="0"/>
          <w:marBottom w:val="0"/>
          <w:divBdr>
            <w:top w:val="none" w:sz="0" w:space="0" w:color="auto"/>
            <w:left w:val="none" w:sz="0" w:space="0" w:color="auto"/>
            <w:bottom w:val="none" w:sz="0" w:space="0" w:color="auto"/>
            <w:right w:val="none" w:sz="0" w:space="0" w:color="auto"/>
          </w:divBdr>
        </w:div>
        <w:div w:id="463154607">
          <w:marLeft w:val="640"/>
          <w:marRight w:val="0"/>
          <w:marTop w:val="0"/>
          <w:marBottom w:val="0"/>
          <w:divBdr>
            <w:top w:val="none" w:sz="0" w:space="0" w:color="auto"/>
            <w:left w:val="none" w:sz="0" w:space="0" w:color="auto"/>
            <w:bottom w:val="none" w:sz="0" w:space="0" w:color="auto"/>
            <w:right w:val="none" w:sz="0" w:space="0" w:color="auto"/>
          </w:divBdr>
        </w:div>
        <w:div w:id="1952276356">
          <w:marLeft w:val="640"/>
          <w:marRight w:val="0"/>
          <w:marTop w:val="0"/>
          <w:marBottom w:val="0"/>
          <w:divBdr>
            <w:top w:val="none" w:sz="0" w:space="0" w:color="auto"/>
            <w:left w:val="none" w:sz="0" w:space="0" w:color="auto"/>
            <w:bottom w:val="none" w:sz="0" w:space="0" w:color="auto"/>
            <w:right w:val="none" w:sz="0" w:space="0" w:color="auto"/>
          </w:divBdr>
        </w:div>
        <w:div w:id="1362901847">
          <w:marLeft w:val="640"/>
          <w:marRight w:val="0"/>
          <w:marTop w:val="0"/>
          <w:marBottom w:val="0"/>
          <w:divBdr>
            <w:top w:val="none" w:sz="0" w:space="0" w:color="auto"/>
            <w:left w:val="none" w:sz="0" w:space="0" w:color="auto"/>
            <w:bottom w:val="none" w:sz="0" w:space="0" w:color="auto"/>
            <w:right w:val="none" w:sz="0" w:space="0" w:color="auto"/>
          </w:divBdr>
        </w:div>
        <w:div w:id="1809125085">
          <w:marLeft w:val="640"/>
          <w:marRight w:val="0"/>
          <w:marTop w:val="0"/>
          <w:marBottom w:val="0"/>
          <w:divBdr>
            <w:top w:val="none" w:sz="0" w:space="0" w:color="auto"/>
            <w:left w:val="none" w:sz="0" w:space="0" w:color="auto"/>
            <w:bottom w:val="none" w:sz="0" w:space="0" w:color="auto"/>
            <w:right w:val="none" w:sz="0" w:space="0" w:color="auto"/>
          </w:divBdr>
        </w:div>
        <w:div w:id="967517979">
          <w:marLeft w:val="640"/>
          <w:marRight w:val="0"/>
          <w:marTop w:val="0"/>
          <w:marBottom w:val="0"/>
          <w:divBdr>
            <w:top w:val="none" w:sz="0" w:space="0" w:color="auto"/>
            <w:left w:val="none" w:sz="0" w:space="0" w:color="auto"/>
            <w:bottom w:val="none" w:sz="0" w:space="0" w:color="auto"/>
            <w:right w:val="none" w:sz="0" w:space="0" w:color="auto"/>
          </w:divBdr>
        </w:div>
        <w:div w:id="41103417">
          <w:marLeft w:val="640"/>
          <w:marRight w:val="0"/>
          <w:marTop w:val="0"/>
          <w:marBottom w:val="0"/>
          <w:divBdr>
            <w:top w:val="none" w:sz="0" w:space="0" w:color="auto"/>
            <w:left w:val="none" w:sz="0" w:space="0" w:color="auto"/>
            <w:bottom w:val="none" w:sz="0" w:space="0" w:color="auto"/>
            <w:right w:val="none" w:sz="0" w:space="0" w:color="auto"/>
          </w:divBdr>
        </w:div>
        <w:div w:id="1740177727">
          <w:marLeft w:val="640"/>
          <w:marRight w:val="0"/>
          <w:marTop w:val="0"/>
          <w:marBottom w:val="0"/>
          <w:divBdr>
            <w:top w:val="none" w:sz="0" w:space="0" w:color="auto"/>
            <w:left w:val="none" w:sz="0" w:space="0" w:color="auto"/>
            <w:bottom w:val="none" w:sz="0" w:space="0" w:color="auto"/>
            <w:right w:val="none" w:sz="0" w:space="0" w:color="auto"/>
          </w:divBdr>
        </w:div>
        <w:div w:id="1523473175">
          <w:marLeft w:val="640"/>
          <w:marRight w:val="0"/>
          <w:marTop w:val="0"/>
          <w:marBottom w:val="0"/>
          <w:divBdr>
            <w:top w:val="none" w:sz="0" w:space="0" w:color="auto"/>
            <w:left w:val="none" w:sz="0" w:space="0" w:color="auto"/>
            <w:bottom w:val="none" w:sz="0" w:space="0" w:color="auto"/>
            <w:right w:val="none" w:sz="0" w:space="0" w:color="auto"/>
          </w:divBdr>
        </w:div>
        <w:div w:id="1385719550">
          <w:marLeft w:val="640"/>
          <w:marRight w:val="0"/>
          <w:marTop w:val="0"/>
          <w:marBottom w:val="0"/>
          <w:divBdr>
            <w:top w:val="none" w:sz="0" w:space="0" w:color="auto"/>
            <w:left w:val="none" w:sz="0" w:space="0" w:color="auto"/>
            <w:bottom w:val="none" w:sz="0" w:space="0" w:color="auto"/>
            <w:right w:val="none" w:sz="0" w:space="0" w:color="auto"/>
          </w:divBdr>
        </w:div>
        <w:div w:id="540439221">
          <w:marLeft w:val="640"/>
          <w:marRight w:val="0"/>
          <w:marTop w:val="0"/>
          <w:marBottom w:val="0"/>
          <w:divBdr>
            <w:top w:val="none" w:sz="0" w:space="0" w:color="auto"/>
            <w:left w:val="none" w:sz="0" w:space="0" w:color="auto"/>
            <w:bottom w:val="none" w:sz="0" w:space="0" w:color="auto"/>
            <w:right w:val="none" w:sz="0" w:space="0" w:color="auto"/>
          </w:divBdr>
        </w:div>
        <w:div w:id="1903172194">
          <w:marLeft w:val="640"/>
          <w:marRight w:val="0"/>
          <w:marTop w:val="0"/>
          <w:marBottom w:val="0"/>
          <w:divBdr>
            <w:top w:val="none" w:sz="0" w:space="0" w:color="auto"/>
            <w:left w:val="none" w:sz="0" w:space="0" w:color="auto"/>
            <w:bottom w:val="none" w:sz="0" w:space="0" w:color="auto"/>
            <w:right w:val="none" w:sz="0" w:space="0" w:color="auto"/>
          </w:divBdr>
        </w:div>
        <w:div w:id="103232485">
          <w:marLeft w:val="640"/>
          <w:marRight w:val="0"/>
          <w:marTop w:val="0"/>
          <w:marBottom w:val="0"/>
          <w:divBdr>
            <w:top w:val="none" w:sz="0" w:space="0" w:color="auto"/>
            <w:left w:val="none" w:sz="0" w:space="0" w:color="auto"/>
            <w:bottom w:val="none" w:sz="0" w:space="0" w:color="auto"/>
            <w:right w:val="none" w:sz="0" w:space="0" w:color="auto"/>
          </w:divBdr>
        </w:div>
        <w:div w:id="1867475760">
          <w:marLeft w:val="640"/>
          <w:marRight w:val="0"/>
          <w:marTop w:val="0"/>
          <w:marBottom w:val="0"/>
          <w:divBdr>
            <w:top w:val="none" w:sz="0" w:space="0" w:color="auto"/>
            <w:left w:val="none" w:sz="0" w:space="0" w:color="auto"/>
            <w:bottom w:val="none" w:sz="0" w:space="0" w:color="auto"/>
            <w:right w:val="none" w:sz="0" w:space="0" w:color="auto"/>
          </w:divBdr>
        </w:div>
        <w:div w:id="1922906771">
          <w:marLeft w:val="640"/>
          <w:marRight w:val="0"/>
          <w:marTop w:val="0"/>
          <w:marBottom w:val="0"/>
          <w:divBdr>
            <w:top w:val="none" w:sz="0" w:space="0" w:color="auto"/>
            <w:left w:val="none" w:sz="0" w:space="0" w:color="auto"/>
            <w:bottom w:val="none" w:sz="0" w:space="0" w:color="auto"/>
            <w:right w:val="none" w:sz="0" w:space="0" w:color="auto"/>
          </w:divBdr>
        </w:div>
        <w:div w:id="627588951">
          <w:marLeft w:val="640"/>
          <w:marRight w:val="0"/>
          <w:marTop w:val="0"/>
          <w:marBottom w:val="0"/>
          <w:divBdr>
            <w:top w:val="none" w:sz="0" w:space="0" w:color="auto"/>
            <w:left w:val="none" w:sz="0" w:space="0" w:color="auto"/>
            <w:bottom w:val="none" w:sz="0" w:space="0" w:color="auto"/>
            <w:right w:val="none" w:sz="0" w:space="0" w:color="auto"/>
          </w:divBdr>
        </w:div>
        <w:div w:id="960457107">
          <w:marLeft w:val="640"/>
          <w:marRight w:val="0"/>
          <w:marTop w:val="0"/>
          <w:marBottom w:val="0"/>
          <w:divBdr>
            <w:top w:val="none" w:sz="0" w:space="0" w:color="auto"/>
            <w:left w:val="none" w:sz="0" w:space="0" w:color="auto"/>
            <w:bottom w:val="none" w:sz="0" w:space="0" w:color="auto"/>
            <w:right w:val="none" w:sz="0" w:space="0" w:color="auto"/>
          </w:divBdr>
        </w:div>
        <w:div w:id="243879761">
          <w:marLeft w:val="640"/>
          <w:marRight w:val="0"/>
          <w:marTop w:val="0"/>
          <w:marBottom w:val="0"/>
          <w:divBdr>
            <w:top w:val="none" w:sz="0" w:space="0" w:color="auto"/>
            <w:left w:val="none" w:sz="0" w:space="0" w:color="auto"/>
            <w:bottom w:val="none" w:sz="0" w:space="0" w:color="auto"/>
            <w:right w:val="none" w:sz="0" w:space="0" w:color="auto"/>
          </w:divBdr>
        </w:div>
      </w:divsChild>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68520375">
      <w:bodyDiv w:val="1"/>
      <w:marLeft w:val="0"/>
      <w:marRight w:val="0"/>
      <w:marTop w:val="0"/>
      <w:marBottom w:val="0"/>
      <w:divBdr>
        <w:top w:val="none" w:sz="0" w:space="0" w:color="auto"/>
        <w:left w:val="none" w:sz="0" w:space="0" w:color="auto"/>
        <w:bottom w:val="none" w:sz="0" w:space="0" w:color="auto"/>
        <w:right w:val="none" w:sz="0" w:space="0" w:color="auto"/>
      </w:divBdr>
      <w:divsChild>
        <w:div w:id="799418698">
          <w:marLeft w:val="640"/>
          <w:marRight w:val="0"/>
          <w:marTop w:val="0"/>
          <w:marBottom w:val="0"/>
          <w:divBdr>
            <w:top w:val="none" w:sz="0" w:space="0" w:color="auto"/>
            <w:left w:val="none" w:sz="0" w:space="0" w:color="auto"/>
            <w:bottom w:val="none" w:sz="0" w:space="0" w:color="auto"/>
            <w:right w:val="none" w:sz="0" w:space="0" w:color="auto"/>
          </w:divBdr>
        </w:div>
        <w:div w:id="321665292">
          <w:marLeft w:val="640"/>
          <w:marRight w:val="0"/>
          <w:marTop w:val="0"/>
          <w:marBottom w:val="0"/>
          <w:divBdr>
            <w:top w:val="none" w:sz="0" w:space="0" w:color="auto"/>
            <w:left w:val="none" w:sz="0" w:space="0" w:color="auto"/>
            <w:bottom w:val="none" w:sz="0" w:space="0" w:color="auto"/>
            <w:right w:val="none" w:sz="0" w:space="0" w:color="auto"/>
          </w:divBdr>
        </w:div>
        <w:div w:id="1379891690">
          <w:marLeft w:val="640"/>
          <w:marRight w:val="0"/>
          <w:marTop w:val="0"/>
          <w:marBottom w:val="0"/>
          <w:divBdr>
            <w:top w:val="none" w:sz="0" w:space="0" w:color="auto"/>
            <w:left w:val="none" w:sz="0" w:space="0" w:color="auto"/>
            <w:bottom w:val="none" w:sz="0" w:space="0" w:color="auto"/>
            <w:right w:val="none" w:sz="0" w:space="0" w:color="auto"/>
          </w:divBdr>
        </w:div>
        <w:div w:id="752748829">
          <w:marLeft w:val="640"/>
          <w:marRight w:val="0"/>
          <w:marTop w:val="0"/>
          <w:marBottom w:val="0"/>
          <w:divBdr>
            <w:top w:val="none" w:sz="0" w:space="0" w:color="auto"/>
            <w:left w:val="none" w:sz="0" w:space="0" w:color="auto"/>
            <w:bottom w:val="none" w:sz="0" w:space="0" w:color="auto"/>
            <w:right w:val="none" w:sz="0" w:space="0" w:color="auto"/>
          </w:divBdr>
        </w:div>
        <w:div w:id="302319491">
          <w:marLeft w:val="640"/>
          <w:marRight w:val="0"/>
          <w:marTop w:val="0"/>
          <w:marBottom w:val="0"/>
          <w:divBdr>
            <w:top w:val="none" w:sz="0" w:space="0" w:color="auto"/>
            <w:left w:val="none" w:sz="0" w:space="0" w:color="auto"/>
            <w:bottom w:val="none" w:sz="0" w:space="0" w:color="auto"/>
            <w:right w:val="none" w:sz="0" w:space="0" w:color="auto"/>
          </w:divBdr>
        </w:div>
        <w:div w:id="360588520">
          <w:marLeft w:val="640"/>
          <w:marRight w:val="0"/>
          <w:marTop w:val="0"/>
          <w:marBottom w:val="0"/>
          <w:divBdr>
            <w:top w:val="none" w:sz="0" w:space="0" w:color="auto"/>
            <w:left w:val="none" w:sz="0" w:space="0" w:color="auto"/>
            <w:bottom w:val="none" w:sz="0" w:space="0" w:color="auto"/>
            <w:right w:val="none" w:sz="0" w:space="0" w:color="auto"/>
          </w:divBdr>
        </w:div>
        <w:div w:id="1237790298">
          <w:marLeft w:val="640"/>
          <w:marRight w:val="0"/>
          <w:marTop w:val="0"/>
          <w:marBottom w:val="0"/>
          <w:divBdr>
            <w:top w:val="none" w:sz="0" w:space="0" w:color="auto"/>
            <w:left w:val="none" w:sz="0" w:space="0" w:color="auto"/>
            <w:bottom w:val="none" w:sz="0" w:space="0" w:color="auto"/>
            <w:right w:val="none" w:sz="0" w:space="0" w:color="auto"/>
          </w:divBdr>
        </w:div>
        <w:div w:id="1422027432">
          <w:marLeft w:val="640"/>
          <w:marRight w:val="0"/>
          <w:marTop w:val="0"/>
          <w:marBottom w:val="0"/>
          <w:divBdr>
            <w:top w:val="none" w:sz="0" w:space="0" w:color="auto"/>
            <w:left w:val="none" w:sz="0" w:space="0" w:color="auto"/>
            <w:bottom w:val="none" w:sz="0" w:space="0" w:color="auto"/>
            <w:right w:val="none" w:sz="0" w:space="0" w:color="auto"/>
          </w:divBdr>
        </w:div>
        <w:div w:id="38937384">
          <w:marLeft w:val="640"/>
          <w:marRight w:val="0"/>
          <w:marTop w:val="0"/>
          <w:marBottom w:val="0"/>
          <w:divBdr>
            <w:top w:val="none" w:sz="0" w:space="0" w:color="auto"/>
            <w:left w:val="none" w:sz="0" w:space="0" w:color="auto"/>
            <w:bottom w:val="none" w:sz="0" w:space="0" w:color="auto"/>
            <w:right w:val="none" w:sz="0" w:space="0" w:color="auto"/>
          </w:divBdr>
        </w:div>
        <w:div w:id="447315758">
          <w:marLeft w:val="640"/>
          <w:marRight w:val="0"/>
          <w:marTop w:val="0"/>
          <w:marBottom w:val="0"/>
          <w:divBdr>
            <w:top w:val="none" w:sz="0" w:space="0" w:color="auto"/>
            <w:left w:val="none" w:sz="0" w:space="0" w:color="auto"/>
            <w:bottom w:val="none" w:sz="0" w:space="0" w:color="auto"/>
            <w:right w:val="none" w:sz="0" w:space="0" w:color="auto"/>
          </w:divBdr>
        </w:div>
        <w:div w:id="1669821433">
          <w:marLeft w:val="640"/>
          <w:marRight w:val="0"/>
          <w:marTop w:val="0"/>
          <w:marBottom w:val="0"/>
          <w:divBdr>
            <w:top w:val="none" w:sz="0" w:space="0" w:color="auto"/>
            <w:left w:val="none" w:sz="0" w:space="0" w:color="auto"/>
            <w:bottom w:val="none" w:sz="0" w:space="0" w:color="auto"/>
            <w:right w:val="none" w:sz="0" w:space="0" w:color="auto"/>
          </w:divBdr>
        </w:div>
        <w:div w:id="1292590405">
          <w:marLeft w:val="640"/>
          <w:marRight w:val="0"/>
          <w:marTop w:val="0"/>
          <w:marBottom w:val="0"/>
          <w:divBdr>
            <w:top w:val="none" w:sz="0" w:space="0" w:color="auto"/>
            <w:left w:val="none" w:sz="0" w:space="0" w:color="auto"/>
            <w:bottom w:val="none" w:sz="0" w:space="0" w:color="auto"/>
            <w:right w:val="none" w:sz="0" w:space="0" w:color="auto"/>
          </w:divBdr>
        </w:div>
        <w:div w:id="94138516">
          <w:marLeft w:val="640"/>
          <w:marRight w:val="0"/>
          <w:marTop w:val="0"/>
          <w:marBottom w:val="0"/>
          <w:divBdr>
            <w:top w:val="none" w:sz="0" w:space="0" w:color="auto"/>
            <w:left w:val="none" w:sz="0" w:space="0" w:color="auto"/>
            <w:bottom w:val="none" w:sz="0" w:space="0" w:color="auto"/>
            <w:right w:val="none" w:sz="0" w:space="0" w:color="auto"/>
          </w:divBdr>
        </w:div>
        <w:div w:id="2026133021">
          <w:marLeft w:val="640"/>
          <w:marRight w:val="0"/>
          <w:marTop w:val="0"/>
          <w:marBottom w:val="0"/>
          <w:divBdr>
            <w:top w:val="none" w:sz="0" w:space="0" w:color="auto"/>
            <w:left w:val="none" w:sz="0" w:space="0" w:color="auto"/>
            <w:bottom w:val="none" w:sz="0" w:space="0" w:color="auto"/>
            <w:right w:val="none" w:sz="0" w:space="0" w:color="auto"/>
          </w:divBdr>
        </w:div>
        <w:div w:id="152768660">
          <w:marLeft w:val="640"/>
          <w:marRight w:val="0"/>
          <w:marTop w:val="0"/>
          <w:marBottom w:val="0"/>
          <w:divBdr>
            <w:top w:val="none" w:sz="0" w:space="0" w:color="auto"/>
            <w:left w:val="none" w:sz="0" w:space="0" w:color="auto"/>
            <w:bottom w:val="none" w:sz="0" w:space="0" w:color="auto"/>
            <w:right w:val="none" w:sz="0" w:space="0" w:color="auto"/>
          </w:divBdr>
        </w:div>
        <w:div w:id="1477258104">
          <w:marLeft w:val="640"/>
          <w:marRight w:val="0"/>
          <w:marTop w:val="0"/>
          <w:marBottom w:val="0"/>
          <w:divBdr>
            <w:top w:val="none" w:sz="0" w:space="0" w:color="auto"/>
            <w:left w:val="none" w:sz="0" w:space="0" w:color="auto"/>
            <w:bottom w:val="none" w:sz="0" w:space="0" w:color="auto"/>
            <w:right w:val="none" w:sz="0" w:space="0" w:color="auto"/>
          </w:divBdr>
        </w:div>
        <w:div w:id="762915397">
          <w:marLeft w:val="640"/>
          <w:marRight w:val="0"/>
          <w:marTop w:val="0"/>
          <w:marBottom w:val="0"/>
          <w:divBdr>
            <w:top w:val="none" w:sz="0" w:space="0" w:color="auto"/>
            <w:left w:val="none" w:sz="0" w:space="0" w:color="auto"/>
            <w:bottom w:val="none" w:sz="0" w:space="0" w:color="auto"/>
            <w:right w:val="none" w:sz="0" w:space="0" w:color="auto"/>
          </w:divBdr>
        </w:div>
        <w:div w:id="1768621035">
          <w:marLeft w:val="640"/>
          <w:marRight w:val="0"/>
          <w:marTop w:val="0"/>
          <w:marBottom w:val="0"/>
          <w:divBdr>
            <w:top w:val="none" w:sz="0" w:space="0" w:color="auto"/>
            <w:left w:val="none" w:sz="0" w:space="0" w:color="auto"/>
            <w:bottom w:val="none" w:sz="0" w:space="0" w:color="auto"/>
            <w:right w:val="none" w:sz="0" w:space="0" w:color="auto"/>
          </w:divBdr>
        </w:div>
        <w:div w:id="1761022881">
          <w:marLeft w:val="640"/>
          <w:marRight w:val="0"/>
          <w:marTop w:val="0"/>
          <w:marBottom w:val="0"/>
          <w:divBdr>
            <w:top w:val="none" w:sz="0" w:space="0" w:color="auto"/>
            <w:left w:val="none" w:sz="0" w:space="0" w:color="auto"/>
            <w:bottom w:val="none" w:sz="0" w:space="0" w:color="auto"/>
            <w:right w:val="none" w:sz="0" w:space="0" w:color="auto"/>
          </w:divBdr>
        </w:div>
        <w:div w:id="230964621">
          <w:marLeft w:val="640"/>
          <w:marRight w:val="0"/>
          <w:marTop w:val="0"/>
          <w:marBottom w:val="0"/>
          <w:divBdr>
            <w:top w:val="none" w:sz="0" w:space="0" w:color="auto"/>
            <w:left w:val="none" w:sz="0" w:space="0" w:color="auto"/>
            <w:bottom w:val="none" w:sz="0" w:space="0" w:color="auto"/>
            <w:right w:val="none" w:sz="0" w:space="0" w:color="auto"/>
          </w:divBdr>
        </w:div>
        <w:div w:id="374548294">
          <w:marLeft w:val="640"/>
          <w:marRight w:val="0"/>
          <w:marTop w:val="0"/>
          <w:marBottom w:val="0"/>
          <w:divBdr>
            <w:top w:val="none" w:sz="0" w:space="0" w:color="auto"/>
            <w:left w:val="none" w:sz="0" w:space="0" w:color="auto"/>
            <w:bottom w:val="none" w:sz="0" w:space="0" w:color="auto"/>
            <w:right w:val="none" w:sz="0" w:space="0" w:color="auto"/>
          </w:divBdr>
        </w:div>
        <w:div w:id="327707061">
          <w:marLeft w:val="640"/>
          <w:marRight w:val="0"/>
          <w:marTop w:val="0"/>
          <w:marBottom w:val="0"/>
          <w:divBdr>
            <w:top w:val="none" w:sz="0" w:space="0" w:color="auto"/>
            <w:left w:val="none" w:sz="0" w:space="0" w:color="auto"/>
            <w:bottom w:val="none" w:sz="0" w:space="0" w:color="auto"/>
            <w:right w:val="none" w:sz="0" w:space="0" w:color="auto"/>
          </w:divBdr>
        </w:div>
        <w:div w:id="234366164">
          <w:marLeft w:val="640"/>
          <w:marRight w:val="0"/>
          <w:marTop w:val="0"/>
          <w:marBottom w:val="0"/>
          <w:divBdr>
            <w:top w:val="none" w:sz="0" w:space="0" w:color="auto"/>
            <w:left w:val="none" w:sz="0" w:space="0" w:color="auto"/>
            <w:bottom w:val="none" w:sz="0" w:space="0" w:color="auto"/>
            <w:right w:val="none" w:sz="0" w:space="0" w:color="auto"/>
          </w:divBdr>
        </w:div>
        <w:div w:id="1762406746">
          <w:marLeft w:val="640"/>
          <w:marRight w:val="0"/>
          <w:marTop w:val="0"/>
          <w:marBottom w:val="0"/>
          <w:divBdr>
            <w:top w:val="none" w:sz="0" w:space="0" w:color="auto"/>
            <w:left w:val="none" w:sz="0" w:space="0" w:color="auto"/>
            <w:bottom w:val="none" w:sz="0" w:space="0" w:color="auto"/>
            <w:right w:val="none" w:sz="0" w:space="0" w:color="auto"/>
          </w:divBdr>
        </w:div>
        <w:div w:id="2106342529">
          <w:marLeft w:val="640"/>
          <w:marRight w:val="0"/>
          <w:marTop w:val="0"/>
          <w:marBottom w:val="0"/>
          <w:divBdr>
            <w:top w:val="none" w:sz="0" w:space="0" w:color="auto"/>
            <w:left w:val="none" w:sz="0" w:space="0" w:color="auto"/>
            <w:bottom w:val="none" w:sz="0" w:space="0" w:color="auto"/>
            <w:right w:val="none" w:sz="0" w:space="0" w:color="auto"/>
          </w:divBdr>
        </w:div>
        <w:div w:id="212154509">
          <w:marLeft w:val="640"/>
          <w:marRight w:val="0"/>
          <w:marTop w:val="0"/>
          <w:marBottom w:val="0"/>
          <w:divBdr>
            <w:top w:val="none" w:sz="0" w:space="0" w:color="auto"/>
            <w:left w:val="none" w:sz="0" w:space="0" w:color="auto"/>
            <w:bottom w:val="none" w:sz="0" w:space="0" w:color="auto"/>
            <w:right w:val="none" w:sz="0" w:space="0" w:color="auto"/>
          </w:divBdr>
        </w:div>
        <w:div w:id="773792508">
          <w:marLeft w:val="640"/>
          <w:marRight w:val="0"/>
          <w:marTop w:val="0"/>
          <w:marBottom w:val="0"/>
          <w:divBdr>
            <w:top w:val="none" w:sz="0" w:space="0" w:color="auto"/>
            <w:left w:val="none" w:sz="0" w:space="0" w:color="auto"/>
            <w:bottom w:val="none" w:sz="0" w:space="0" w:color="auto"/>
            <w:right w:val="none" w:sz="0" w:space="0" w:color="auto"/>
          </w:divBdr>
        </w:div>
        <w:div w:id="1460610525">
          <w:marLeft w:val="640"/>
          <w:marRight w:val="0"/>
          <w:marTop w:val="0"/>
          <w:marBottom w:val="0"/>
          <w:divBdr>
            <w:top w:val="none" w:sz="0" w:space="0" w:color="auto"/>
            <w:left w:val="none" w:sz="0" w:space="0" w:color="auto"/>
            <w:bottom w:val="none" w:sz="0" w:space="0" w:color="auto"/>
            <w:right w:val="none" w:sz="0" w:space="0" w:color="auto"/>
          </w:divBdr>
        </w:div>
        <w:div w:id="1604605568">
          <w:marLeft w:val="640"/>
          <w:marRight w:val="0"/>
          <w:marTop w:val="0"/>
          <w:marBottom w:val="0"/>
          <w:divBdr>
            <w:top w:val="none" w:sz="0" w:space="0" w:color="auto"/>
            <w:left w:val="none" w:sz="0" w:space="0" w:color="auto"/>
            <w:bottom w:val="none" w:sz="0" w:space="0" w:color="auto"/>
            <w:right w:val="none" w:sz="0" w:space="0" w:color="auto"/>
          </w:divBdr>
        </w:div>
        <w:div w:id="1673753374">
          <w:marLeft w:val="640"/>
          <w:marRight w:val="0"/>
          <w:marTop w:val="0"/>
          <w:marBottom w:val="0"/>
          <w:divBdr>
            <w:top w:val="none" w:sz="0" w:space="0" w:color="auto"/>
            <w:left w:val="none" w:sz="0" w:space="0" w:color="auto"/>
            <w:bottom w:val="none" w:sz="0" w:space="0" w:color="auto"/>
            <w:right w:val="none" w:sz="0" w:space="0" w:color="auto"/>
          </w:divBdr>
        </w:div>
        <w:div w:id="1167017654">
          <w:marLeft w:val="640"/>
          <w:marRight w:val="0"/>
          <w:marTop w:val="0"/>
          <w:marBottom w:val="0"/>
          <w:divBdr>
            <w:top w:val="none" w:sz="0" w:space="0" w:color="auto"/>
            <w:left w:val="none" w:sz="0" w:space="0" w:color="auto"/>
            <w:bottom w:val="none" w:sz="0" w:space="0" w:color="auto"/>
            <w:right w:val="none" w:sz="0" w:space="0" w:color="auto"/>
          </w:divBdr>
        </w:div>
        <w:div w:id="1900241643">
          <w:marLeft w:val="640"/>
          <w:marRight w:val="0"/>
          <w:marTop w:val="0"/>
          <w:marBottom w:val="0"/>
          <w:divBdr>
            <w:top w:val="none" w:sz="0" w:space="0" w:color="auto"/>
            <w:left w:val="none" w:sz="0" w:space="0" w:color="auto"/>
            <w:bottom w:val="none" w:sz="0" w:space="0" w:color="auto"/>
            <w:right w:val="none" w:sz="0" w:space="0" w:color="auto"/>
          </w:divBdr>
        </w:div>
        <w:div w:id="1414544925">
          <w:marLeft w:val="640"/>
          <w:marRight w:val="0"/>
          <w:marTop w:val="0"/>
          <w:marBottom w:val="0"/>
          <w:divBdr>
            <w:top w:val="none" w:sz="0" w:space="0" w:color="auto"/>
            <w:left w:val="none" w:sz="0" w:space="0" w:color="auto"/>
            <w:bottom w:val="none" w:sz="0" w:space="0" w:color="auto"/>
            <w:right w:val="none" w:sz="0" w:space="0" w:color="auto"/>
          </w:divBdr>
        </w:div>
        <w:div w:id="1987079095">
          <w:marLeft w:val="640"/>
          <w:marRight w:val="0"/>
          <w:marTop w:val="0"/>
          <w:marBottom w:val="0"/>
          <w:divBdr>
            <w:top w:val="none" w:sz="0" w:space="0" w:color="auto"/>
            <w:left w:val="none" w:sz="0" w:space="0" w:color="auto"/>
            <w:bottom w:val="none" w:sz="0" w:space="0" w:color="auto"/>
            <w:right w:val="none" w:sz="0" w:space="0" w:color="auto"/>
          </w:divBdr>
        </w:div>
        <w:div w:id="311564261">
          <w:marLeft w:val="640"/>
          <w:marRight w:val="0"/>
          <w:marTop w:val="0"/>
          <w:marBottom w:val="0"/>
          <w:divBdr>
            <w:top w:val="none" w:sz="0" w:space="0" w:color="auto"/>
            <w:left w:val="none" w:sz="0" w:space="0" w:color="auto"/>
            <w:bottom w:val="none" w:sz="0" w:space="0" w:color="auto"/>
            <w:right w:val="none" w:sz="0" w:space="0" w:color="auto"/>
          </w:divBdr>
        </w:div>
        <w:div w:id="908272693">
          <w:marLeft w:val="640"/>
          <w:marRight w:val="0"/>
          <w:marTop w:val="0"/>
          <w:marBottom w:val="0"/>
          <w:divBdr>
            <w:top w:val="none" w:sz="0" w:space="0" w:color="auto"/>
            <w:left w:val="none" w:sz="0" w:space="0" w:color="auto"/>
            <w:bottom w:val="none" w:sz="0" w:space="0" w:color="auto"/>
            <w:right w:val="none" w:sz="0" w:space="0" w:color="auto"/>
          </w:divBdr>
        </w:div>
        <w:div w:id="874931922">
          <w:marLeft w:val="640"/>
          <w:marRight w:val="0"/>
          <w:marTop w:val="0"/>
          <w:marBottom w:val="0"/>
          <w:divBdr>
            <w:top w:val="none" w:sz="0" w:space="0" w:color="auto"/>
            <w:left w:val="none" w:sz="0" w:space="0" w:color="auto"/>
            <w:bottom w:val="none" w:sz="0" w:space="0" w:color="auto"/>
            <w:right w:val="none" w:sz="0" w:space="0" w:color="auto"/>
          </w:divBdr>
        </w:div>
        <w:div w:id="628248804">
          <w:marLeft w:val="640"/>
          <w:marRight w:val="0"/>
          <w:marTop w:val="0"/>
          <w:marBottom w:val="0"/>
          <w:divBdr>
            <w:top w:val="none" w:sz="0" w:space="0" w:color="auto"/>
            <w:left w:val="none" w:sz="0" w:space="0" w:color="auto"/>
            <w:bottom w:val="none" w:sz="0" w:space="0" w:color="auto"/>
            <w:right w:val="none" w:sz="0" w:space="0" w:color="auto"/>
          </w:divBdr>
        </w:div>
        <w:div w:id="694313414">
          <w:marLeft w:val="640"/>
          <w:marRight w:val="0"/>
          <w:marTop w:val="0"/>
          <w:marBottom w:val="0"/>
          <w:divBdr>
            <w:top w:val="none" w:sz="0" w:space="0" w:color="auto"/>
            <w:left w:val="none" w:sz="0" w:space="0" w:color="auto"/>
            <w:bottom w:val="none" w:sz="0" w:space="0" w:color="auto"/>
            <w:right w:val="none" w:sz="0" w:space="0" w:color="auto"/>
          </w:divBdr>
        </w:div>
        <w:div w:id="1715230613">
          <w:marLeft w:val="640"/>
          <w:marRight w:val="0"/>
          <w:marTop w:val="0"/>
          <w:marBottom w:val="0"/>
          <w:divBdr>
            <w:top w:val="none" w:sz="0" w:space="0" w:color="auto"/>
            <w:left w:val="none" w:sz="0" w:space="0" w:color="auto"/>
            <w:bottom w:val="none" w:sz="0" w:space="0" w:color="auto"/>
            <w:right w:val="none" w:sz="0" w:space="0" w:color="auto"/>
          </w:divBdr>
        </w:div>
        <w:div w:id="1632056800">
          <w:marLeft w:val="640"/>
          <w:marRight w:val="0"/>
          <w:marTop w:val="0"/>
          <w:marBottom w:val="0"/>
          <w:divBdr>
            <w:top w:val="none" w:sz="0" w:space="0" w:color="auto"/>
            <w:left w:val="none" w:sz="0" w:space="0" w:color="auto"/>
            <w:bottom w:val="none" w:sz="0" w:space="0" w:color="auto"/>
            <w:right w:val="none" w:sz="0" w:space="0" w:color="auto"/>
          </w:divBdr>
        </w:div>
        <w:div w:id="1851482955">
          <w:marLeft w:val="640"/>
          <w:marRight w:val="0"/>
          <w:marTop w:val="0"/>
          <w:marBottom w:val="0"/>
          <w:divBdr>
            <w:top w:val="none" w:sz="0" w:space="0" w:color="auto"/>
            <w:left w:val="none" w:sz="0" w:space="0" w:color="auto"/>
            <w:bottom w:val="none" w:sz="0" w:space="0" w:color="auto"/>
            <w:right w:val="none" w:sz="0" w:space="0" w:color="auto"/>
          </w:divBdr>
        </w:div>
        <w:div w:id="271131363">
          <w:marLeft w:val="640"/>
          <w:marRight w:val="0"/>
          <w:marTop w:val="0"/>
          <w:marBottom w:val="0"/>
          <w:divBdr>
            <w:top w:val="none" w:sz="0" w:space="0" w:color="auto"/>
            <w:left w:val="none" w:sz="0" w:space="0" w:color="auto"/>
            <w:bottom w:val="none" w:sz="0" w:space="0" w:color="auto"/>
            <w:right w:val="none" w:sz="0" w:space="0" w:color="auto"/>
          </w:divBdr>
        </w:div>
        <w:div w:id="1855028653">
          <w:marLeft w:val="640"/>
          <w:marRight w:val="0"/>
          <w:marTop w:val="0"/>
          <w:marBottom w:val="0"/>
          <w:divBdr>
            <w:top w:val="none" w:sz="0" w:space="0" w:color="auto"/>
            <w:left w:val="none" w:sz="0" w:space="0" w:color="auto"/>
            <w:bottom w:val="none" w:sz="0" w:space="0" w:color="auto"/>
            <w:right w:val="none" w:sz="0" w:space="0" w:color="auto"/>
          </w:divBdr>
        </w:div>
      </w:divsChild>
    </w:div>
    <w:div w:id="1169753838">
      <w:bodyDiv w:val="1"/>
      <w:marLeft w:val="0"/>
      <w:marRight w:val="0"/>
      <w:marTop w:val="0"/>
      <w:marBottom w:val="0"/>
      <w:divBdr>
        <w:top w:val="none" w:sz="0" w:space="0" w:color="auto"/>
        <w:left w:val="none" w:sz="0" w:space="0" w:color="auto"/>
        <w:bottom w:val="none" w:sz="0" w:space="0" w:color="auto"/>
        <w:right w:val="none" w:sz="0" w:space="0" w:color="auto"/>
      </w:divBdr>
      <w:divsChild>
        <w:div w:id="1564490497">
          <w:marLeft w:val="640"/>
          <w:marRight w:val="0"/>
          <w:marTop w:val="0"/>
          <w:marBottom w:val="0"/>
          <w:divBdr>
            <w:top w:val="none" w:sz="0" w:space="0" w:color="auto"/>
            <w:left w:val="none" w:sz="0" w:space="0" w:color="auto"/>
            <w:bottom w:val="none" w:sz="0" w:space="0" w:color="auto"/>
            <w:right w:val="none" w:sz="0" w:space="0" w:color="auto"/>
          </w:divBdr>
        </w:div>
        <w:div w:id="453057381">
          <w:marLeft w:val="640"/>
          <w:marRight w:val="0"/>
          <w:marTop w:val="0"/>
          <w:marBottom w:val="0"/>
          <w:divBdr>
            <w:top w:val="none" w:sz="0" w:space="0" w:color="auto"/>
            <w:left w:val="none" w:sz="0" w:space="0" w:color="auto"/>
            <w:bottom w:val="none" w:sz="0" w:space="0" w:color="auto"/>
            <w:right w:val="none" w:sz="0" w:space="0" w:color="auto"/>
          </w:divBdr>
        </w:div>
        <w:div w:id="690450714">
          <w:marLeft w:val="640"/>
          <w:marRight w:val="0"/>
          <w:marTop w:val="0"/>
          <w:marBottom w:val="0"/>
          <w:divBdr>
            <w:top w:val="none" w:sz="0" w:space="0" w:color="auto"/>
            <w:left w:val="none" w:sz="0" w:space="0" w:color="auto"/>
            <w:bottom w:val="none" w:sz="0" w:space="0" w:color="auto"/>
            <w:right w:val="none" w:sz="0" w:space="0" w:color="auto"/>
          </w:divBdr>
        </w:div>
        <w:div w:id="508301018">
          <w:marLeft w:val="640"/>
          <w:marRight w:val="0"/>
          <w:marTop w:val="0"/>
          <w:marBottom w:val="0"/>
          <w:divBdr>
            <w:top w:val="none" w:sz="0" w:space="0" w:color="auto"/>
            <w:left w:val="none" w:sz="0" w:space="0" w:color="auto"/>
            <w:bottom w:val="none" w:sz="0" w:space="0" w:color="auto"/>
            <w:right w:val="none" w:sz="0" w:space="0" w:color="auto"/>
          </w:divBdr>
        </w:div>
        <w:div w:id="1364592391">
          <w:marLeft w:val="640"/>
          <w:marRight w:val="0"/>
          <w:marTop w:val="0"/>
          <w:marBottom w:val="0"/>
          <w:divBdr>
            <w:top w:val="none" w:sz="0" w:space="0" w:color="auto"/>
            <w:left w:val="none" w:sz="0" w:space="0" w:color="auto"/>
            <w:bottom w:val="none" w:sz="0" w:space="0" w:color="auto"/>
            <w:right w:val="none" w:sz="0" w:space="0" w:color="auto"/>
          </w:divBdr>
        </w:div>
        <w:div w:id="1504012223">
          <w:marLeft w:val="640"/>
          <w:marRight w:val="0"/>
          <w:marTop w:val="0"/>
          <w:marBottom w:val="0"/>
          <w:divBdr>
            <w:top w:val="none" w:sz="0" w:space="0" w:color="auto"/>
            <w:left w:val="none" w:sz="0" w:space="0" w:color="auto"/>
            <w:bottom w:val="none" w:sz="0" w:space="0" w:color="auto"/>
            <w:right w:val="none" w:sz="0" w:space="0" w:color="auto"/>
          </w:divBdr>
        </w:div>
        <w:div w:id="1544362444">
          <w:marLeft w:val="640"/>
          <w:marRight w:val="0"/>
          <w:marTop w:val="0"/>
          <w:marBottom w:val="0"/>
          <w:divBdr>
            <w:top w:val="none" w:sz="0" w:space="0" w:color="auto"/>
            <w:left w:val="none" w:sz="0" w:space="0" w:color="auto"/>
            <w:bottom w:val="none" w:sz="0" w:space="0" w:color="auto"/>
            <w:right w:val="none" w:sz="0" w:space="0" w:color="auto"/>
          </w:divBdr>
        </w:div>
        <w:div w:id="1764910107">
          <w:marLeft w:val="640"/>
          <w:marRight w:val="0"/>
          <w:marTop w:val="0"/>
          <w:marBottom w:val="0"/>
          <w:divBdr>
            <w:top w:val="none" w:sz="0" w:space="0" w:color="auto"/>
            <w:left w:val="none" w:sz="0" w:space="0" w:color="auto"/>
            <w:bottom w:val="none" w:sz="0" w:space="0" w:color="auto"/>
            <w:right w:val="none" w:sz="0" w:space="0" w:color="auto"/>
          </w:divBdr>
        </w:div>
        <w:div w:id="1560021274">
          <w:marLeft w:val="640"/>
          <w:marRight w:val="0"/>
          <w:marTop w:val="0"/>
          <w:marBottom w:val="0"/>
          <w:divBdr>
            <w:top w:val="none" w:sz="0" w:space="0" w:color="auto"/>
            <w:left w:val="none" w:sz="0" w:space="0" w:color="auto"/>
            <w:bottom w:val="none" w:sz="0" w:space="0" w:color="auto"/>
            <w:right w:val="none" w:sz="0" w:space="0" w:color="auto"/>
          </w:divBdr>
        </w:div>
        <w:div w:id="2078823896">
          <w:marLeft w:val="640"/>
          <w:marRight w:val="0"/>
          <w:marTop w:val="0"/>
          <w:marBottom w:val="0"/>
          <w:divBdr>
            <w:top w:val="none" w:sz="0" w:space="0" w:color="auto"/>
            <w:left w:val="none" w:sz="0" w:space="0" w:color="auto"/>
            <w:bottom w:val="none" w:sz="0" w:space="0" w:color="auto"/>
            <w:right w:val="none" w:sz="0" w:space="0" w:color="auto"/>
          </w:divBdr>
        </w:div>
        <w:div w:id="1596673798">
          <w:marLeft w:val="640"/>
          <w:marRight w:val="0"/>
          <w:marTop w:val="0"/>
          <w:marBottom w:val="0"/>
          <w:divBdr>
            <w:top w:val="none" w:sz="0" w:space="0" w:color="auto"/>
            <w:left w:val="none" w:sz="0" w:space="0" w:color="auto"/>
            <w:bottom w:val="none" w:sz="0" w:space="0" w:color="auto"/>
            <w:right w:val="none" w:sz="0" w:space="0" w:color="auto"/>
          </w:divBdr>
        </w:div>
        <w:div w:id="585237348">
          <w:marLeft w:val="640"/>
          <w:marRight w:val="0"/>
          <w:marTop w:val="0"/>
          <w:marBottom w:val="0"/>
          <w:divBdr>
            <w:top w:val="none" w:sz="0" w:space="0" w:color="auto"/>
            <w:left w:val="none" w:sz="0" w:space="0" w:color="auto"/>
            <w:bottom w:val="none" w:sz="0" w:space="0" w:color="auto"/>
            <w:right w:val="none" w:sz="0" w:space="0" w:color="auto"/>
          </w:divBdr>
        </w:div>
        <w:div w:id="647129293">
          <w:marLeft w:val="640"/>
          <w:marRight w:val="0"/>
          <w:marTop w:val="0"/>
          <w:marBottom w:val="0"/>
          <w:divBdr>
            <w:top w:val="none" w:sz="0" w:space="0" w:color="auto"/>
            <w:left w:val="none" w:sz="0" w:space="0" w:color="auto"/>
            <w:bottom w:val="none" w:sz="0" w:space="0" w:color="auto"/>
            <w:right w:val="none" w:sz="0" w:space="0" w:color="auto"/>
          </w:divBdr>
        </w:div>
        <w:div w:id="2003659674">
          <w:marLeft w:val="640"/>
          <w:marRight w:val="0"/>
          <w:marTop w:val="0"/>
          <w:marBottom w:val="0"/>
          <w:divBdr>
            <w:top w:val="none" w:sz="0" w:space="0" w:color="auto"/>
            <w:left w:val="none" w:sz="0" w:space="0" w:color="auto"/>
            <w:bottom w:val="none" w:sz="0" w:space="0" w:color="auto"/>
            <w:right w:val="none" w:sz="0" w:space="0" w:color="auto"/>
          </w:divBdr>
        </w:div>
        <w:div w:id="1412040970">
          <w:marLeft w:val="640"/>
          <w:marRight w:val="0"/>
          <w:marTop w:val="0"/>
          <w:marBottom w:val="0"/>
          <w:divBdr>
            <w:top w:val="none" w:sz="0" w:space="0" w:color="auto"/>
            <w:left w:val="none" w:sz="0" w:space="0" w:color="auto"/>
            <w:bottom w:val="none" w:sz="0" w:space="0" w:color="auto"/>
            <w:right w:val="none" w:sz="0" w:space="0" w:color="auto"/>
          </w:divBdr>
        </w:div>
        <w:div w:id="195512192">
          <w:marLeft w:val="640"/>
          <w:marRight w:val="0"/>
          <w:marTop w:val="0"/>
          <w:marBottom w:val="0"/>
          <w:divBdr>
            <w:top w:val="none" w:sz="0" w:space="0" w:color="auto"/>
            <w:left w:val="none" w:sz="0" w:space="0" w:color="auto"/>
            <w:bottom w:val="none" w:sz="0" w:space="0" w:color="auto"/>
            <w:right w:val="none" w:sz="0" w:space="0" w:color="auto"/>
          </w:divBdr>
        </w:div>
        <w:div w:id="357393523">
          <w:marLeft w:val="640"/>
          <w:marRight w:val="0"/>
          <w:marTop w:val="0"/>
          <w:marBottom w:val="0"/>
          <w:divBdr>
            <w:top w:val="none" w:sz="0" w:space="0" w:color="auto"/>
            <w:left w:val="none" w:sz="0" w:space="0" w:color="auto"/>
            <w:bottom w:val="none" w:sz="0" w:space="0" w:color="auto"/>
            <w:right w:val="none" w:sz="0" w:space="0" w:color="auto"/>
          </w:divBdr>
        </w:div>
        <w:div w:id="473452809">
          <w:marLeft w:val="640"/>
          <w:marRight w:val="0"/>
          <w:marTop w:val="0"/>
          <w:marBottom w:val="0"/>
          <w:divBdr>
            <w:top w:val="none" w:sz="0" w:space="0" w:color="auto"/>
            <w:left w:val="none" w:sz="0" w:space="0" w:color="auto"/>
            <w:bottom w:val="none" w:sz="0" w:space="0" w:color="auto"/>
            <w:right w:val="none" w:sz="0" w:space="0" w:color="auto"/>
          </w:divBdr>
        </w:div>
        <w:div w:id="593325544">
          <w:marLeft w:val="640"/>
          <w:marRight w:val="0"/>
          <w:marTop w:val="0"/>
          <w:marBottom w:val="0"/>
          <w:divBdr>
            <w:top w:val="none" w:sz="0" w:space="0" w:color="auto"/>
            <w:left w:val="none" w:sz="0" w:space="0" w:color="auto"/>
            <w:bottom w:val="none" w:sz="0" w:space="0" w:color="auto"/>
            <w:right w:val="none" w:sz="0" w:space="0" w:color="auto"/>
          </w:divBdr>
        </w:div>
        <w:div w:id="423916404">
          <w:marLeft w:val="640"/>
          <w:marRight w:val="0"/>
          <w:marTop w:val="0"/>
          <w:marBottom w:val="0"/>
          <w:divBdr>
            <w:top w:val="none" w:sz="0" w:space="0" w:color="auto"/>
            <w:left w:val="none" w:sz="0" w:space="0" w:color="auto"/>
            <w:bottom w:val="none" w:sz="0" w:space="0" w:color="auto"/>
            <w:right w:val="none" w:sz="0" w:space="0" w:color="auto"/>
          </w:divBdr>
        </w:div>
        <w:div w:id="943221492">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2105105200">
          <w:marLeft w:val="640"/>
          <w:marRight w:val="0"/>
          <w:marTop w:val="0"/>
          <w:marBottom w:val="0"/>
          <w:divBdr>
            <w:top w:val="none" w:sz="0" w:space="0" w:color="auto"/>
            <w:left w:val="none" w:sz="0" w:space="0" w:color="auto"/>
            <w:bottom w:val="none" w:sz="0" w:space="0" w:color="auto"/>
            <w:right w:val="none" w:sz="0" w:space="0" w:color="auto"/>
          </w:divBdr>
        </w:div>
        <w:div w:id="1785732094">
          <w:marLeft w:val="640"/>
          <w:marRight w:val="0"/>
          <w:marTop w:val="0"/>
          <w:marBottom w:val="0"/>
          <w:divBdr>
            <w:top w:val="none" w:sz="0" w:space="0" w:color="auto"/>
            <w:left w:val="none" w:sz="0" w:space="0" w:color="auto"/>
            <w:bottom w:val="none" w:sz="0" w:space="0" w:color="auto"/>
            <w:right w:val="none" w:sz="0" w:space="0" w:color="auto"/>
          </w:divBdr>
        </w:div>
        <w:div w:id="647128817">
          <w:marLeft w:val="640"/>
          <w:marRight w:val="0"/>
          <w:marTop w:val="0"/>
          <w:marBottom w:val="0"/>
          <w:divBdr>
            <w:top w:val="none" w:sz="0" w:space="0" w:color="auto"/>
            <w:left w:val="none" w:sz="0" w:space="0" w:color="auto"/>
            <w:bottom w:val="none" w:sz="0" w:space="0" w:color="auto"/>
            <w:right w:val="none" w:sz="0" w:space="0" w:color="auto"/>
          </w:divBdr>
        </w:div>
        <w:div w:id="1964070532">
          <w:marLeft w:val="640"/>
          <w:marRight w:val="0"/>
          <w:marTop w:val="0"/>
          <w:marBottom w:val="0"/>
          <w:divBdr>
            <w:top w:val="none" w:sz="0" w:space="0" w:color="auto"/>
            <w:left w:val="none" w:sz="0" w:space="0" w:color="auto"/>
            <w:bottom w:val="none" w:sz="0" w:space="0" w:color="auto"/>
            <w:right w:val="none" w:sz="0" w:space="0" w:color="auto"/>
          </w:divBdr>
        </w:div>
        <w:div w:id="1290820714">
          <w:marLeft w:val="640"/>
          <w:marRight w:val="0"/>
          <w:marTop w:val="0"/>
          <w:marBottom w:val="0"/>
          <w:divBdr>
            <w:top w:val="none" w:sz="0" w:space="0" w:color="auto"/>
            <w:left w:val="none" w:sz="0" w:space="0" w:color="auto"/>
            <w:bottom w:val="none" w:sz="0" w:space="0" w:color="auto"/>
            <w:right w:val="none" w:sz="0" w:space="0" w:color="auto"/>
          </w:divBdr>
        </w:div>
        <w:div w:id="415171876">
          <w:marLeft w:val="640"/>
          <w:marRight w:val="0"/>
          <w:marTop w:val="0"/>
          <w:marBottom w:val="0"/>
          <w:divBdr>
            <w:top w:val="none" w:sz="0" w:space="0" w:color="auto"/>
            <w:left w:val="none" w:sz="0" w:space="0" w:color="auto"/>
            <w:bottom w:val="none" w:sz="0" w:space="0" w:color="auto"/>
            <w:right w:val="none" w:sz="0" w:space="0" w:color="auto"/>
          </w:divBdr>
        </w:div>
        <w:div w:id="1104610578">
          <w:marLeft w:val="640"/>
          <w:marRight w:val="0"/>
          <w:marTop w:val="0"/>
          <w:marBottom w:val="0"/>
          <w:divBdr>
            <w:top w:val="none" w:sz="0" w:space="0" w:color="auto"/>
            <w:left w:val="none" w:sz="0" w:space="0" w:color="auto"/>
            <w:bottom w:val="none" w:sz="0" w:space="0" w:color="auto"/>
            <w:right w:val="none" w:sz="0" w:space="0" w:color="auto"/>
          </w:divBdr>
        </w:div>
        <w:div w:id="1660185073">
          <w:marLeft w:val="640"/>
          <w:marRight w:val="0"/>
          <w:marTop w:val="0"/>
          <w:marBottom w:val="0"/>
          <w:divBdr>
            <w:top w:val="none" w:sz="0" w:space="0" w:color="auto"/>
            <w:left w:val="none" w:sz="0" w:space="0" w:color="auto"/>
            <w:bottom w:val="none" w:sz="0" w:space="0" w:color="auto"/>
            <w:right w:val="none" w:sz="0" w:space="0" w:color="auto"/>
          </w:divBdr>
        </w:div>
        <w:div w:id="836926143">
          <w:marLeft w:val="640"/>
          <w:marRight w:val="0"/>
          <w:marTop w:val="0"/>
          <w:marBottom w:val="0"/>
          <w:divBdr>
            <w:top w:val="none" w:sz="0" w:space="0" w:color="auto"/>
            <w:left w:val="none" w:sz="0" w:space="0" w:color="auto"/>
            <w:bottom w:val="none" w:sz="0" w:space="0" w:color="auto"/>
            <w:right w:val="none" w:sz="0" w:space="0" w:color="auto"/>
          </w:divBdr>
        </w:div>
        <w:div w:id="1485780746">
          <w:marLeft w:val="640"/>
          <w:marRight w:val="0"/>
          <w:marTop w:val="0"/>
          <w:marBottom w:val="0"/>
          <w:divBdr>
            <w:top w:val="none" w:sz="0" w:space="0" w:color="auto"/>
            <w:left w:val="none" w:sz="0" w:space="0" w:color="auto"/>
            <w:bottom w:val="none" w:sz="0" w:space="0" w:color="auto"/>
            <w:right w:val="none" w:sz="0" w:space="0" w:color="auto"/>
          </w:divBdr>
        </w:div>
        <w:div w:id="255752174">
          <w:marLeft w:val="640"/>
          <w:marRight w:val="0"/>
          <w:marTop w:val="0"/>
          <w:marBottom w:val="0"/>
          <w:divBdr>
            <w:top w:val="none" w:sz="0" w:space="0" w:color="auto"/>
            <w:left w:val="none" w:sz="0" w:space="0" w:color="auto"/>
            <w:bottom w:val="none" w:sz="0" w:space="0" w:color="auto"/>
            <w:right w:val="none" w:sz="0" w:space="0" w:color="auto"/>
          </w:divBdr>
        </w:div>
        <w:div w:id="1049381395">
          <w:marLeft w:val="640"/>
          <w:marRight w:val="0"/>
          <w:marTop w:val="0"/>
          <w:marBottom w:val="0"/>
          <w:divBdr>
            <w:top w:val="none" w:sz="0" w:space="0" w:color="auto"/>
            <w:left w:val="none" w:sz="0" w:space="0" w:color="auto"/>
            <w:bottom w:val="none" w:sz="0" w:space="0" w:color="auto"/>
            <w:right w:val="none" w:sz="0" w:space="0" w:color="auto"/>
          </w:divBdr>
        </w:div>
        <w:div w:id="1612974441">
          <w:marLeft w:val="640"/>
          <w:marRight w:val="0"/>
          <w:marTop w:val="0"/>
          <w:marBottom w:val="0"/>
          <w:divBdr>
            <w:top w:val="none" w:sz="0" w:space="0" w:color="auto"/>
            <w:left w:val="none" w:sz="0" w:space="0" w:color="auto"/>
            <w:bottom w:val="none" w:sz="0" w:space="0" w:color="auto"/>
            <w:right w:val="none" w:sz="0" w:space="0" w:color="auto"/>
          </w:divBdr>
        </w:div>
        <w:div w:id="1523517659">
          <w:marLeft w:val="640"/>
          <w:marRight w:val="0"/>
          <w:marTop w:val="0"/>
          <w:marBottom w:val="0"/>
          <w:divBdr>
            <w:top w:val="none" w:sz="0" w:space="0" w:color="auto"/>
            <w:left w:val="none" w:sz="0" w:space="0" w:color="auto"/>
            <w:bottom w:val="none" w:sz="0" w:space="0" w:color="auto"/>
            <w:right w:val="none" w:sz="0" w:space="0" w:color="auto"/>
          </w:divBdr>
        </w:div>
        <w:div w:id="1348365314">
          <w:marLeft w:val="640"/>
          <w:marRight w:val="0"/>
          <w:marTop w:val="0"/>
          <w:marBottom w:val="0"/>
          <w:divBdr>
            <w:top w:val="none" w:sz="0" w:space="0" w:color="auto"/>
            <w:left w:val="none" w:sz="0" w:space="0" w:color="auto"/>
            <w:bottom w:val="none" w:sz="0" w:space="0" w:color="auto"/>
            <w:right w:val="none" w:sz="0" w:space="0" w:color="auto"/>
          </w:divBdr>
        </w:div>
        <w:div w:id="426467913">
          <w:marLeft w:val="640"/>
          <w:marRight w:val="0"/>
          <w:marTop w:val="0"/>
          <w:marBottom w:val="0"/>
          <w:divBdr>
            <w:top w:val="none" w:sz="0" w:space="0" w:color="auto"/>
            <w:left w:val="none" w:sz="0" w:space="0" w:color="auto"/>
            <w:bottom w:val="none" w:sz="0" w:space="0" w:color="auto"/>
            <w:right w:val="none" w:sz="0" w:space="0" w:color="auto"/>
          </w:divBdr>
        </w:div>
        <w:div w:id="82997914">
          <w:marLeft w:val="640"/>
          <w:marRight w:val="0"/>
          <w:marTop w:val="0"/>
          <w:marBottom w:val="0"/>
          <w:divBdr>
            <w:top w:val="none" w:sz="0" w:space="0" w:color="auto"/>
            <w:left w:val="none" w:sz="0" w:space="0" w:color="auto"/>
            <w:bottom w:val="none" w:sz="0" w:space="0" w:color="auto"/>
            <w:right w:val="none" w:sz="0" w:space="0" w:color="auto"/>
          </w:divBdr>
        </w:div>
        <w:div w:id="1587379338">
          <w:marLeft w:val="640"/>
          <w:marRight w:val="0"/>
          <w:marTop w:val="0"/>
          <w:marBottom w:val="0"/>
          <w:divBdr>
            <w:top w:val="none" w:sz="0" w:space="0" w:color="auto"/>
            <w:left w:val="none" w:sz="0" w:space="0" w:color="auto"/>
            <w:bottom w:val="none" w:sz="0" w:space="0" w:color="auto"/>
            <w:right w:val="none" w:sz="0" w:space="0" w:color="auto"/>
          </w:divBdr>
        </w:div>
        <w:div w:id="2049836506">
          <w:marLeft w:val="640"/>
          <w:marRight w:val="0"/>
          <w:marTop w:val="0"/>
          <w:marBottom w:val="0"/>
          <w:divBdr>
            <w:top w:val="none" w:sz="0" w:space="0" w:color="auto"/>
            <w:left w:val="none" w:sz="0" w:space="0" w:color="auto"/>
            <w:bottom w:val="none" w:sz="0" w:space="0" w:color="auto"/>
            <w:right w:val="none" w:sz="0" w:space="0" w:color="auto"/>
          </w:divBdr>
        </w:div>
        <w:div w:id="263222732">
          <w:marLeft w:val="640"/>
          <w:marRight w:val="0"/>
          <w:marTop w:val="0"/>
          <w:marBottom w:val="0"/>
          <w:divBdr>
            <w:top w:val="none" w:sz="0" w:space="0" w:color="auto"/>
            <w:left w:val="none" w:sz="0" w:space="0" w:color="auto"/>
            <w:bottom w:val="none" w:sz="0" w:space="0" w:color="auto"/>
            <w:right w:val="none" w:sz="0" w:space="0" w:color="auto"/>
          </w:divBdr>
        </w:div>
        <w:div w:id="1105881360">
          <w:marLeft w:val="640"/>
          <w:marRight w:val="0"/>
          <w:marTop w:val="0"/>
          <w:marBottom w:val="0"/>
          <w:divBdr>
            <w:top w:val="none" w:sz="0" w:space="0" w:color="auto"/>
            <w:left w:val="none" w:sz="0" w:space="0" w:color="auto"/>
            <w:bottom w:val="none" w:sz="0" w:space="0" w:color="auto"/>
            <w:right w:val="none" w:sz="0" w:space="0" w:color="auto"/>
          </w:divBdr>
        </w:div>
        <w:div w:id="40136790">
          <w:marLeft w:val="640"/>
          <w:marRight w:val="0"/>
          <w:marTop w:val="0"/>
          <w:marBottom w:val="0"/>
          <w:divBdr>
            <w:top w:val="none" w:sz="0" w:space="0" w:color="auto"/>
            <w:left w:val="none" w:sz="0" w:space="0" w:color="auto"/>
            <w:bottom w:val="none" w:sz="0" w:space="0" w:color="auto"/>
            <w:right w:val="none" w:sz="0" w:space="0" w:color="auto"/>
          </w:divBdr>
        </w:div>
      </w:divsChild>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76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028211">
          <w:marLeft w:val="640"/>
          <w:marRight w:val="0"/>
          <w:marTop w:val="0"/>
          <w:marBottom w:val="0"/>
          <w:divBdr>
            <w:top w:val="none" w:sz="0" w:space="0" w:color="auto"/>
            <w:left w:val="none" w:sz="0" w:space="0" w:color="auto"/>
            <w:bottom w:val="none" w:sz="0" w:space="0" w:color="auto"/>
            <w:right w:val="none" w:sz="0" w:space="0" w:color="auto"/>
          </w:divBdr>
        </w:div>
        <w:div w:id="1657225752">
          <w:marLeft w:val="640"/>
          <w:marRight w:val="0"/>
          <w:marTop w:val="0"/>
          <w:marBottom w:val="0"/>
          <w:divBdr>
            <w:top w:val="none" w:sz="0" w:space="0" w:color="auto"/>
            <w:left w:val="none" w:sz="0" w:space="0" w:color="auto"/>
            <w:bottom w:val="none" w:sz="0" w:space="0" w:color="auto"/>
            <w:right w:val="none" w:sz="0" w:space="0" w:color="auto"/>
          </w:divBdr>
        </w:div>
        <w:div w:id="290982957">
          <w:marLeft w:val="640"/>
          <w:marRight w:val="0"/>
          <w:marTop w:val="0"/>
          <w:marBottom w:val="0"/>
          <w:divBdr>
            <w:top w:val="none" w:sz="0" w:space="0" w:color="auto"/>
            <w:left w:val="none" w:sz="0" w:space="0" w:color="auto"/>
            <w:bottom w:val="none" w:sz="0" w:space="0" w:color="auto"/>
            <w:right w:val="none" w:sz="0" w:space="0" w:color="auto"/>
          </w:divBdr>
        </w:div>
        <w:div w:id="972952762">
          <w:marLeft w:val="640"/>
          <w:marRight w:val="0"/>
          <w:marTop w:val="0"/>
          <w:marBottom w:val="0"/>
          <w:divBdr>
            <w:top w:val="none" w:sz="0" w:space="0" w:color="auto"/>
            <w:left w:val="none" w:sz="0" w:space="0" w:color="auto"/>
            <w:bottom w:val="none" w:sz="0" w:space="0" w:color="auto"/>
            <w:right w:val="none" w:sz="0" w:space="0" w:color="auto"/>
          </w:divBdr>
        </w:div>
        <w:div w:id="51468749">
          <w:marLeft w:val="640"/>
          <w:marRight w:val="0"/>
          <w:marTop w:val="0"/>
          <w:marBottom w:val="0"/>
          <w:divBdr>
            <w:top w:val="none" w:sz="0" w:space="0" w:color="auto"/>
            <w:left w:val="none" w:sz="0" w:space="0" w:color="auto"/>
            <w:bottom w:val="none" w:sz="0" w:space="0" w:color="auto"/>
            <w:right w:val="none" w:sz="0" w:space="0" w:color="auto"/>
          </w:divBdr>
        </w:div>
        <w:div w:id="1631087354">
          <w:marLeft w:val="640"/>
          <w:marRight w:val="0"/>
          <w:marTop w:val="0"/>
          <w:marBottom w:val="0"/>
          <w:divBdr>
            <w:top w:val="none" w:sz="0" w:space="0" w:color="auto"/>
            <w:left w:val="none" w:sz="0" w:space="0" w:color="auto"/>
            <w:bottom w:val="none" w:sz="0" w:space="0" w:color="auto"/>
            <w:right w:val="none" w:sz="0" w:space="0" w:color="auto"/>
          </w:divBdr>
        </w:div>
        <w:div w:id="1278565930">
          <w:marLeft w:val="640"/>
          <w:marRight w:val="0"/>
          <w:marTop w:val="0"/>
          <w:marBottom w:val="0"/>
          <w:divBdr>
            <w:top w:val="none" w:sz="0" w:space="0" w:color="auto"/>
            <w:left w:val="none" w:sz="0" w:space="0" w:color="auto"/>
            <w:bottom w:val="none" w:sz="0" w:space="0" w:color="auto"/>
            <w:right w:val="none" w:sz="0" w:space="0" w:color="auto"/>
          </w:divBdr>
        </w:div>
        <w:div w:id="254679019">
          <w:marLeft w:val="640"/>
          <w:marRight w:val="0"/>
          <w:marTop w:val="0"/>
          <w:marBottom w:val="0"/>
          <w:divBdr>
            <w:top w:val="none" w:sz="0" w:space="0" w:color="auto"/>
            <w:left w:val="none" w:sz="0" w:space="0" w:color="auto"/>
            <w:bottom w:val="none" w:sz="0" w:space="0" w:color="auto"/>
            <w:right w:val="none" w:sz="0" w:space="0" w:color="auto"/>
          </w:divBdr>
        </w:div>
        <w:div w:id="1612932835">
          <w:marLeft w:val="640"/>
          <w:marRight w:val="0"/>
          <w:marTop w:val="0"/>
          <w:marBottom w:val="0"/>
          <w:divBdr>
            <w:top w:val="none" w:sz="0" w:space="0" w:color="auto"/>
            <w:left w:val="none" w:sz="0" w:space="0" w:color="auto"/>
            <w:bottom w:val="none" w:sz="0" w:space="0" w:color="auto"/>
            <w:right w:val="none" w:sz="0" w:space="0" w:color="auto"/>
          </w:divBdr>
        </w:div>
        <w:div w:id="55202143">
          <w:marLeft w:val="640"/>
          <w:marRight w:val="0"/>
          <w:marTop w:val="0"/>
          <w:marBottom w:val="0"/>
          <w:divBdr>
            <w:top w:val="none" w:sz="0" w:space="0" w:color="auto"/>
            <w:left w:val="none" w:sz="0" w:space="0" w:color="auto"/>
            <w:bottom w:val="none" w:sz="0" w:space="0" w:color="auto"/>
            <w:right w:val="none" w:sz="0" w:space="0" w:color="auto"/>
          </w:divBdr>
        </w:div>
        <w:div w:id="1709599431">
          <w:marLeft w:val="640"/>
          <w:marRight w:val="0"/>
          <w:marTop w:val="0"/>
          <w:marBottom w:val="0"/>
          <w:divBdr>
            <w:top w:val="none" w:sz="0" w:space="0" w:color="auto"/>
            <w:left w:val="none" w:sz="0" w:space="0" w:color="auto"/>
            <w:bottom w:val="none" w:sz="0" w:space="0" w:color="auto"/>
            <w:right w:val="none" w:sz="0" w:space="0" w:color="auto"/>
          </w:divBdr>
        </w:div>
        <w:div w:id="205289690">
          <w:marLeft w:val="640"/>
          <w:marRight w:val="0"/>
          <w:marTop w:val="0"/>
          <w:marBottom w:val="0"/>
          <w:divBdr>
            <w:top w:val="none" w:sz="0" w:space="0" w:color="auto"/>
            <w:left w:val="none" w:sz="0" w:space="0" w:color="auto"/>
            <w:bottom w:val="none" w:sz="0" w:space="0" w:color="auto"/>
            <w:right w:val="none" w:sz="0" w:space="0" w:color="auto"/>
          </w:divBdr>
        </w:div>
        <w:div w:id="871923151">
          <w:marLeft w:val="640"/>
          <w:marRight w:val="0"/>
          <w:marTop w:val="0"/>
          <w:marBottom w:val="0"/>
          <w:divBdr>
            <w:top w:val="none" w:sz="0" w:space="0" w:color="auto"/>
            <w:left w:val="none" w:sz="0" w:space="0" w:color="auto"/>
            <w:bottom w:val="none" w:sz="0" w:space="0" w:color="auto"/>
            <w:right w:val="none" w:sz="0" w:space="0" w:color="auto"/>
          </w:divBdr>
        </w:div>
        <w:div w:id="390351753">
          <w:marLeft w:val="640"/>
          <w:marRight w:val="0"/>
          <w:marTop w:val="0"/>
          <w:marBottom w:val="0"/>
          <w:divBdr>
            <w:top w:val="none" w:sz="0" w:space="0" w:color="auto"/>
            <w:left w:val="none" w:sz="0" w:space="0" w:color="auto"/>
            <w:bottom w:val="none" w:sz="0" w:space="0" w:color="auto"/>
            <w:right w:val="none" w:sz="0" w:space="0" w:color="auto"/>
          </w:divBdr>
        </w:div>
        <w:div w:id="1407994212">
          <w:marLeft w:val="640"/>
          <w:marRight w:val="0"/>
          <w:marTop w:val="0"/>
          <w:marBottom w:val="0"/>
          <w:divBdr>
            <w:top w:val="none" w:sz="0" w:space="0" w:color="auto"/>
            <w:left w:val="none" w:sz="0" w:space="0" w:color="auto"/>
            <w:bottom w:val="none" w:sz="0" w:space="0" w:color="auto"/>
            <w:right w:val="none" w:sz="0" w:space="0" w:color="auto"/>
          </w:divBdr>
        </w:div>
        <w:div w:id="528907957">
          <w:marLeft w:val="640"/>
          <w:marRight w:val="0"/>
          <w:marTop w:val="0"/>
          <w:marBottom w:val="0"/>
          <w:divBdr>
            <w:top w:val="none" w:sz="0" w:space="0" w:color="auto"/>
            <w:left w:val="none" w:sz="0" w:space="0" w:color="auto"/>
            <w:bottom w:val="none" w:sz="0" w:space="0" w:color="auto"/>
            <w:right w:val="none" w:sz="0" w:space="0" w:color="auto"/>
          </w:divBdr>
        </w:div>
        <w:div w:id="618488900">
          <w:marLeft w:val="640"/>
          <w:marRight w:val="0"/>
          <w:marTop w:val="0"/>
          <w:marBottom w:val="0"/>
          <w:divBdr>
            <w:top w:val="none" w:sz="0" w:space="0" w:color="auto"/>
            <w:left w:val="none" w:sz="0" w:space="0" w:color="auto"/>
            <w:bottom w:val="none" w:sz="0" w:space="0" w:color="auto"/>
            <w:right w:val="none" w:sz="0" w:space="0" w:color="auto"/>
          </w:divBdr>
        </w:div>
        <w:div w:id="100342368">
          <w:marLeft w:val="640"/>
          <w:marRight w:val="0"/>
          <w:marTop w:val="0"/>
          <w:marBottom w:val="0"/>
          <w:divBdr>
            <w:top w:val="none" w:sz="0" w:space="0" w:color="auto"/>
            <w:left w:val="none" w:sz="0" w:space="0" w:color="auto"/>
            <w:bottom w:val="none" w:sz="0" w:space="0" w:color="auto"/>
            <w:right w:val="none" w:sz="0" w:space="0" w:color="auto"/>
          </w:divBdr>
        </w:div>
        <w:div w:id="1697998037">
          <w:marLeft w:val="640"/>
          <w:marRight w:val="0"/>
          <w:marTop w:val="0"/>
          <w:marBottom w:val="0"/>
          <w:divBdr>
            <w:top w:val="none" w:sz="0" w:space="0" w:color="auto"/>
            <w:left w:val="none" w:sz="0" w:space="0" w:color="auto"/>
            <w:bottom w:val="none" w:sz="0" w:space="0" w:color="auto"/>
            <w:right w:val="none" w:sz="0" w:space="0" w:color="auto"/>
          </w:divBdr>
        </w:div>
        <w:div w:id="466238023">
          <w:marLeft w:val="640"/>
          <w:marRight w:val="0"/>
          <w:marTop w:val="0"/>
          <w:marBottom w:val="0"/>
          <w:divBdr>
            <w:top w:val="none" w:sz="0" w:space="0" w:color="auto"/>
            <w:left w:val="none" w:sz="0" w:space="0" w:color="auto"/>
            <w:bottom w:val="none" w:sz="0" w:space="0" w:color="auto"/>
            <w:right w:val="none" w:sz="0" w:space="0" w:color="auto"/>
          </w:divBdr>
        </w:div>
        <w:div w:id="1002127326">
          <w:marLeft w:val="640"/>
          <w:marRight w:val="0"/>
          <w:marTop w:val="0"/>
          <w:marBottom w:val="0"/>
          <w:divBdr>
            <w:top w:val="none" w:sz="0" w:space="0" w:color="auto"/>
            <w:left w:val="none" w:sz="0" w:space="0" w:color="auto"/>
            <w:bottom w:val="none" w:sz="0" w:space="0" w:color="auto"/>
            <w:right w:val="none" w:sz="0" w:space="0" w:color="auto"/>
          </w:divBdr>
        </w:div>
        <w:div w:id="1756049604">
          <w:marLeft w:val="640"/>
          <w:marRight w:val="0"/>
          <w:marTop w:val="0"/>
          <w:marBottom w:val="0"/>
          <w:divBdr>
            <w:top w:val="none" w:sz="0" w:space="0" w:color="auto"/>
            <w:left w:val="none" w:sz="0" w:space="0" w:color="auto"/>
            <w:bottom w:val="none" w:sz="0" w:space="0" w:color="auto"/>
            <w:right w:val="none" w:sz="0" w:space="0" w:color="auto"/>
          </w:divBdr>
        </w:div>
        <w:div w:id="650791896">
          <w:marLeft w:val="640"/>
          <w:marRight w:val="0"/>
          <w:marTop w:val="0"/>
          <w:marBottom w:val="0"/>
          <w:divBdr>
            <w:top w:val="none" w:sz="0" w:space="0" w:color="auto"/>
            <w:left w:val="none" w:sz="0" w:space="0" w:color="auto"/>
            <w:bottom w:val="none" w:sz="0" w:space="0" w:color="auto"/>
            <w:right w:val="none" w:sz="0" w:space="0" w:color="auto"/>
          </w:divBdr>
        </w:div>
        <w:div w:id="993338615">
          <w:marLeft w:val="640"/>
          <w:marRight w:val="0"/>
          <w:marTop w:val="0"/>
          <w:marBottom w:val="0"/>
          <w:divBdr>
            <w:top w:val="none" w:sz="0" w:space="0" w:color="auto"/>
            <w:left w:val="none" w:sz="0" w:space="0" w:color="auto"/>
            <w:bottom w:val="none" w:sz="0" w:space="0" w:color="auto"/>
            <w:right w:val="none" w:sz="0" w:space="0" w:color="auto"/>
          </w:divBdr>
        </w:div>
        <w:div w:id="1666468006">
          <w:marLeft w:val="640"/>
          <w:marRight w:val="0"/>
          <w:marTop w:val="0"/>
          <w:marBottom w:val="0"/>
          <w:divBdr>
            <w:top w:val="none" w:sz="0" w:space="0" w:color="auto"/>
            <w:left w:val="none" w:sz="0" w:space="0" w:color="auto"/>
            <w:bottom w:val="none" w:sz="0" w:space="0" w:color="auto"/>
            <w:right w:val="none" w:sz="0" w:space="0" w:color="auto"/>
          </w:divBdr>
        </w:div>
        <w:div w:id="395668473">
          <w:marLeft w:val="640"/>
          <w:marRight w:val="0"/>
          <w:marTop w:val="0"/>
          <w:marBottom w:val="0"/>
          <w:divBdr>
            <w:top w:val="none" w:sz="0" w:space="0" w:color="auto"/>
            <w:left w:val="none" w:sz="0" w:space="0" w:color="auto"/>
            <w:bottom w:val="none" w:sz="0" w:space="0" w:color="auto"/>
            <w:right w:val="none" w:sz="0" w:space="0" w:color="auto"/>
          </w:divBdr>
        </w:div>
        <w:div w:id="679621134">
          <w:marLeft w:val="640"/>
          <w:marRight w:val="0"/>
          <w:marTop w:val="0"/>
          <w:marBottom w:val="0"/>
          <w:divBdr>
            <w:top w:val="none" w:sz="0" w:space="0" w:color="auto"/>
            <w:left w:val="none" w:sz="0" w:space="0" w:color="auto"/>
            <w:bottom w:val="none" w:sz="0" w:space="0" w:color="auto"/>
            <w:right w:val="none" w:sz="0" w:space="0" w:color="auto"/>
          </w:divBdr>
        </w:div>
        <w:div w:id="741490547">
          <w:marLeft w:val="640"/>
          <w:marRight w:val="0"/>
          <w:marTop w:val="0"/>
          <w:marBottom w:val="0"/>
          <w:divBdr>
            <w:top w:val="none" w:sz="0" w:space="0" w:color="auto"/>
            <w:left w:val="none" w:sz="0" w:space="0" w:color="auto"/>
            <w:bottom w:val="none" w:sz="0" w:space="0" w:color="auto"/>
            <w:right w:val="none" w:sz="0" w:space="0" w:color="auto"/>
          </w:divBdr>
        </w:div>
        <w:div w:id="1271473555">
          <w:marLeft w:val="640"/>
          <w:marRight w:val="0"/>
          <w:marTop w:val="0"/>
          <w:marBottom w:val="0"/>
          <w:divBdr>
            <w:top w:val="none" w:sz="0" w:space="0" w:color="auto"/>
            <w:left w:val="none" w:sz="0" w:space="0" w:color="auto"/>
            <w:bottom w:val="none" w:sz="0" w:space="0" w:color="auto"/>
            <w:right w:val="none" w:sz="0" w:space="0" w:color="auto"/>
          </w:divBdr>
        </w:div>
        <w:div w:id="208810107">
          <w:marLeft w:val="640"/>
          <w:marRight w:val="0"/>
          <w:marTop w:val="0"/>
          <w:marBottom w:val="0"/>
          <w:divBdr>
            <w:top w:val="none" w:sz="0" w:space="0" w:color="auto"/>
            <w:left w:val="none" w:sz="0" w:space="0" w:color="auto"/>
            <w:bottom w:val="none" w:sz="0" w:space="0" w:color="auto"/>
            <w:right w:val="none" w:sz="0" w:space="0" w:color="auto"/>
          </w:divBdr>
        </w:div>
        <w:div w:id="1333993201">
          <w:marLeft w:val="640"/>
          <w:marRight w:val="0"/>
          <w:marTop w:val="0"/>
          <w:marBottom w:val="0"/>
          <w:divBdr>
            <w:top w:val="none" w:sz="0" w:space="0" w:color="auto"/>
            <w:left w:val="none" w:sz="0" w:space="0" w:color="auto"/>
            <w:bottom w:val="none" w:sz="0" w:space="0" w:color="auto"/>
            <w:right w:val="none" w:sz="0" w:space="0" w:color="auto"/>
          </w:divBdr>
        </w:div>
        <w:div w:id="434717517">
          <w:marLeft w:val="640"/>
          <w:marRight w:val="0"/>
          <w:marTop w:val="0"/>
          <w:marBottom w:val="0"/>
          <w:divBdr>
            <w:top w:val="none" w:sz="0" w:space="0" w:color="auto"/>
            <w:left w:val="none" w:sz="0" w:space="0" w:color="auto"/>
            <w:bottom w:val="none" w:sz="0" w:space="0" w:color="auto"/>
            <w:right w:val="none" w:sz="0" w:space="0" w:color="auto"/>
          </w:divBdr>
        </w:div>
        <w:div w:id="1360618031">
          <w:marLeft w:val="640"/>
          <w:marRight w:val="0"/>
          <w:marTop w:val="0"/>
          <w:marBottom w:val="0"/>
          <w:divBdr>
            <w:top w:val="none" w:sz="0" w:space="0" w:color="auto"/>
            <w:left w:val="none" w:sz="0" w:space="0" w:color="auto"/>
            <w:bottom w:val="none" w:sz="0" w:space="0" w:color="auto"/>
            <w:right w:val="none" w:sz="0" w:space="0" w:color="auto"/>
          </w:divBdr>
        </w:div>
        <w:div w:id="231239067">
          <w:marLeft w:val="640"/>
          <w:marRight w:val="0"/>
          <w:marTop w:val="0"/>
          <w:marBottom w:val="0"/>
          <w:divBdr>
            <w:top w:val="none" w:sz="0" w:space="0" w:color="auto"/>
            <w:left w:val="none" w:sz="0" w:space="0" w:color="auto"/>
            <w:bottom w:val="none" w:sz="0" w:space="0" w:color="auto"/>
            <w:right w:val="none" w:sz="0" w:space="0" w:color="auto"/>
          </w:divBdr>
        </w:div>
        <w:div w:id="307251278">
          <w:marLeft w:val="640"/>
          <w:marRight w:val="0"/>
          <w:marTop w:val="0"/>
          <w:marBottom w:val="0"/>
          <w:divBdr>
            <w:top w:val="none" w:sz="0" w:space="0" w:color="auto"/>
            <w:left w:val="none" w:sz="0" w:space="0" w:color="auto"/>
            <w:bottom w:val="none" w:sz="0" w:space="0" w:color="auto"/>
            <w:right w:val="none" w:sz="0" w:space="0" w:color="auto"/>
          </w:divBdr>
        </w:div>
        <w:div w:id="715352671">
          <w:marLeft w:val="640"/>
          <w:marRight w:val="0"/>
          <w:marTop w:val="0"/>
          <w:marBottom w:val="0"/>
          <w:divBdr>
            <w:top w:val="none" w:sz="0" w:space="0" w:color="auto"/>
            <w:left w:val="none" w:sz="0" w:space="0" w:color="auto"/>
            <w:bottom w:val="none" w:sz="0" w:space="0" w:color="auto"/>
            <w:right w:val="none" w:sz="0" w:space="0" w:color="auto"/>
          </w:divBdr>
        </w:div>
        <w:div w:id="2076312346">
          <w:marLeft w:val="640"/>
          <w:marRight w:val="0"/>
          <w:marTop w:val="0"/>
          <w:marBottom w:val="0"/>
          <w:divBdr>
            <w:top w:val="none" w:sz="0" w:space="0" w:color="auto"/>
            <w:left w:val="none" w:sz="0" w:space="0" w:color="auto"/>
            <w:bottom w:val="none" w:sz="0" w:space="0" w:color="auto"/>
            <w:right w:val="none" w:sz="0" w:space="0" w:color="auto"/>
          </w:divBdr>
        </w:div>
        <w:div w:id="1897203144">
          <w:marLeft w:val="640"/>
          <w:marRight w:val="0"/>
          <w:marTop w:val="0"/>
          <w:marBottom w:val="0"/>
          <w:divBdr>
            <w:top w:val="none" w:sz="0" w:space="0" w:color="auto"/>
            <w:left w:val="none" w:sz="0" w:space="0" w:color="auto"/>
            <w:bottom w:val="none" w:sz="0" w:space="0" w:color="auto"/>
            <w:right w:val="none" w:sz="0" w:space="0" w:color="auto"/>
          </w:divBdr>
        </w:div>
        <w:div w:id="1549762503">
          <w:marLeft w:val="640"/>
          <w:marRight w:val="0"/>
          <w:marTop w:val="0"/>
          <w:marBottom w:val="0"/>
          <w:divBdr>
            <w:top w:val="none" w:sz="0" w:space="0" w:color="auto"/>
            <w:left w:val="none" w:sz="0" w:space="0" w:color="auto"/>
            <w:bottom w:val="none" w:sz="0" w:space="0" w:color="auto"/>
            <w:right w:val="none" w:sz="0" w:space="0" w:color="auto"/>
          </w:divBdr>
        </w:div>
        <w:div w:id="1060058242">
          <w:marLeft w:val="640"/>
          <w:marRight w:val="0"/>
          <w:marTop w:val="0"/>
          <w:marBottom w:val="0"/>
          <w:divBdr>
            <w:top w:val="none" w:sz="0" w:space="0" w:color="auto"/>
            <w:left w:val="none" w:sz="0" w:space="0" w:color="auto"/>
            <w:bottom w:val="none" w:sz="0" w:space="0" w:color="auto"/>
            <w:right w:val="none" w:sz="0" w:space="0" w:color="auto"/>
          </w:divBdr>
        </w:div>
        <w:div w:id="1111777611">
          <w:marLeft w:val="640"/>
          <w:marRight w:val="0"/>
          <w:marTop w:val="0"/>
          <w:marBottom w:val="0"/>
          <w:divBdr>
            <w:top w:val="none" w:sz="0" w:space="0" w:color="auto"/>
            <w:left w:val="none" w:sz="0" w:space="0" w:color="auto"/>
            <w:bottom w:val="none" w:sz="0" w:space="0" w:color="auto"/>
            <w:right w:val="none" w:sz="0" w:space="0" w:color="auto"/>
          </w:divBdr>
        </w:div>
        <w:div w:id="1670979502">
          <w:marLeft w:val="640"/>
          <w:marRight w:val="0"/>
          <w:marTop w:val="0"/>
          <w:marBottom w:val="0"/>
          <w:divBdr>
            <w:top w:val="none" w:sz="0" w:space="0" w:color="auto"/>
            <w:left w:val="none" w:sz="0" w:space="0" w:color="auto"/>
            <w:bottom w:val="none" w:sz="0" w:space="0" w:color="auto"/>
            <w:right w:val="none" w:sz="0" w:space="0" w:color="auto"/>
          </w:divBdr>
        </w:div>
        <w:div w:id="1207452984">
          <w:marLeft w:val="640"/>
          <w:marRight w:val="0"/>
          <w:marTop w:val="0"/>
          <w:marBottom w:val="0"/>
          <w:divBdr>
            <w:top w:val="none" w:sz="0" w:space="0" w:color="auto"/>
            <w:left w:val="none" w:sz="0" w:space="0" w:color="auto"/>
            <w:bottom w:val="none" w:sz="0" w:space="0" w:color="auto"/>
            <w:right w:val="none" w:sz="0" w:space="0" w:color="auto"/>
          </w:divBdr>
        </w:div>
        <w:div w:id="1295407554">
          <w:marLeft w:val="640"/>
          <w:marRight w:val="0"/>
          <w:marTop w:val="0"/>
          <w:marBottom w:val="0"/>
          <w:divBdr>
            <w:top w:val="none" w:sz="0" w:space="0" w:color="auto"/>
            <w:left w:val="none" w:sz="0" w:space="0" w:color="auto"/>
            <w:bottom w:val="none" w:sz="0" w:space="0" w:color="auto"/>
            <w:right w:val="none" w:sz="0" w:space="0" w:color="auto"/>
          </w:divBdr>
        </w:div>
        <w:div w:id="1471479919">
          <w:marLeft w:val="640"/>
          <w:marRight w:val="0"/>
          <w:marTop w:val="0"/>
          <w:marBottom w:val="0"/>
          <w:divBdr>
            <w:top w:val="none" w:sz="0" w:space="0" w:color="auto"/>
            <w:left w:val="none" w:sz="0" w:space="0" w:color="auto"/>
            <w:bottom w:val="none" w:sz="0" w:space="0" w:color="auto"/>
            <w:right w:val="none" w:sz="0" w:space="0" w:color="auto"/>
          </w:divBdr>
        </w:div>
      </w:divsChild>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183588808">
      <w:bodyDiv w:val="1"/>
      <w:marLeft w:val="0"/>
      <w:marRight w:val="0"/>
      <w:marTop w:val="0"/>
      <w:marBottom w:val="0"/>
      <w:divBdr>
        <w:top w:val="none" w:sz="0" w:space="0" w:color="auto"/>
        <w:left w:val="none" w:sz="0" w:space="0" w:color="auto"/>
        <w:bottom w:val="none" w:sz="0" w:space="0" w:color="auto"/>
        <w:right w:val="none" w:sz="0" w:space="0" w:color="auto"/>
      </w:divBdr>
      <w:divsChild>
        <w:div w:id="921569420">
          <w:marLeft w:val="640"/>
          <w:marRight w:val="0"/>
          <w:marTop w:val="0"/>
          <w:marBottom w:val="0"/>
          <w:divBdr>
            <w:top w:val="none" w:sz="0" w:space="0" w:color="auto"/>
            <w:left w:val="none" w:sz="0" w:space="0" w:color="auto"/>
            <w:bottom w:val="none" w:sz="0" w:space="0" w:color="auto"/>
            <w:right w:val="none" w:sz="0" w:space="0" w:color="auto"/>
          </w:divBdr>
        </w:div>
        <w:div w:id="1715616367">
          <w:marLeft w:val="640"/>
          <w:marRight w:val="0"/>
          <w:marTop w:val="0"/>
          <w:marBottom w:val="0"/>
          <w:divBdr>
            <w:top w:val="none" w:sz="0" w:space="0" w:color="auto"/>
            <w:left w:val="none" w:sz="0" w:space="0" w:color="auto"/>
            <w:bottom w:val="none" w:sz="0" w:space="0" w:color="auto"/>
            <w:right w:val="none" w:sz="0" w:space="0" w:color="auto"/>
          </w:divBdr>
        </w:div>
        <w:div w:id="1987660546">
          <w:marLeft w:val="640"/>
          <w:marRight w:val="0"/>
          <w:marTop w:val="0"/>
          <w:marBottom w:val="0"/>
          <w:divBdr>
            <w:top w:val="none" w:sz="0" w:space="0" w:color="auto"/>
            <w:left w:val="none" w:sz="0" w:space="0" w:color="auto"/>
            <w:bottom w:val="none" w:sz="0" w:space="0" w:color="auto"/>
            <w:right w:val="none" w:sz="0" w:space="0" w:color="auto"/>
          </w:divBdr>
        </w:div>
        <w:div w:id="2134253907">
          <w:marLeft w:val="640"/>
          <w:marRight w:val="0"/>
          <w:marTop w:val="0"/>
          <w:marBottom w:val="0"/>
          <w:divBdr>
            <w:top w:val="none" w:sz="0" w:space="0" w:color="auto"/>
            <w:left w:val="none" w:sz="0" w:space="0" w:color="auto"/>
            <w:bottom w:val="none" w:sz="0" w:space="0" w:color="auto"/>
            <w:right w:val="none" w:sz="0" w:space="0" w:color="auto"/>
          </w:divBdr>
        </w:div>
        <w:div w:id="1376269208">
          <w:marLeft w:val="640"/>
          <w:marRight w:val="0"/>
          <w:marTop w:val="0"/>
          <w:marBottom w:val="0"/>
          <w:divBdr>
            <w:top w:val="none" w:sz="0" w:space="0" w:color="auto"/>
            <w:left w:val="none" w:sz="0" w:space="0" w:color="auto"/>
            <w:bottom w:val="none" w:sz="0" w:space="0" w:color="auto"/>
            <w:right w:val="none" w:sz="0" w:space="0" w:color="auto"/>
          </w:divBdr>
        </w:div>
        <w:div w:id="489561192">
          <w:marLeft w:val="640"/>
          <w:marRight w:val="0"/>
          <w:marTop w:val="0"/>
          <w:marBottom w:val="0"/>
          <w:divBdr>
            <w:top w:val="none" w:sz="0" w:space="0" w:color="auto"/>
            <w:left w:val="none" w:sz="0" w:space="0" w:color="auto"/>
            <w:bottom w:val="none" w:sz="0" w:space="0" w:color="auto"/>
            <w:right w:val="none" w:sz="0" w:space="0" w:color="auto"/>
          </w:divBdr>
        </w:div>
        <w:div w:id="602032277">
          <w:marLeft w:val="640"/>
          <w:marRight w:val="0"/>
          <w:marTop w:val="0"/>
          <w:marBottom w:val="0"/>
          <w:divBdr>
            <w:top w:val="none" w:sz="0" w:space="0" w:color="auto"/>
            <w:left w:val="none" w:sz="0" w:space="0" w:color="auto"/>
            <w:bottom w:val="none" w:sz="0" w:space="0" w:color="auto"/>
            <w:right w:val="none" w:sz="0" w:space="0" w:color="auto"/>
          </w:divBdr>
        </w:div>
        <w:div w:id="1960137198">
          <w:marLeft w:val="640"/>
          <w:marRight w:val="0"/>
          <w:marTop w:val="0"/>
          <w:marBottom w:val="0"/>
          <w:divBdr>
            <w:top w:val="none" w:sz="0" w:space="0" w:color="auto"/>
            <w:left w:val="none" w:sz="0" w:space="0" w:color="auto"/>
            <w:bottom w:val="none" w:sz="0" w:space="0" w:color="auto"/>
            <w:right w:val="none" w:sz="0" w:space="0" w:color="auto"/>
          </w:divBdr>
        </w:div>
        <w:div w:id="286738415">
          <w:marLeft w:val="640"/>
          <w:marRight w:val="0"/>
          <w:marTop w:val="0"/>
          <w:marBottom w:val="0"/>
          <w:divBdr>
            <w:top w:val="none" w:sz="0" w:space="0" w:color="auto"/>
            <w:left w:val="none" w:sz="0" w:space="0" w:color="auto"/>
            <w:bottom w:val="none" w:sz="0" w:space="0" w:color="auto"/>
            <w:right w:val="none" w:sz="0" w:space="0" w:color="auto"/>
          </w:divBdr>
        </w:div>
        <w:div w:id="502822651">
          <w:marLeft w:val="640"/>
          <w:marRight w:val="0"/>
          <w:marTop w:val="0"/>
          <w:marBottom w:val="0"/>
          <w:divBdr>
            <w:top w:val="none" w:sz="0" w:space="0" w:color="auto"/>
            <w:left w:val="none" w:sz="0" w:space="0" w:color="auto"/>
            <w:bottom w:val="none" w:sz="0" w:space="0" w:color="auto"/>
            <w:right w:val="none" w:sz="0" w:space="0" w:color="auto"/>
          </w:divBdr>
        </w:div>
        <w:div w:id="280962480">
          <w:marLeft w:val="640"/>
          <w:marRight w:val="0"/>
          <w:marTop w:val="0"/>
          <w:marBottom w:val="0"/>
          <w:divBdr>
            <w:top w:val="none" w:sz="0" w:space="0" w:color="auto"/>
            <w:left w:val="none" w:sz="0" w:space="0" w:color="auto"/>
            <w:bottom w:val="none" w:sz="0" w:space="0" w:color="auto"/>
            <w:right w:val="none" w:sz="0" w:space="0" w:color="auto"/>
          </w:divBdr>
        </w:div>
        <w:div w:id="1690331926">
          <w:marLeft w:val="640"/>
          <w:marRight w:val="0"/>
          <w:marTop w:val="0"/>
          <w:marBottom w:val="0"/>
          <w:divBdr>
            <w:top w:val="none" w:sz="0" w:space="0" w:color="auto"/>
            <w:left w:val="none" w:sz="0" w:space="0" w:color="auto"/>
            <w:bottom w:val="none" w:sz="0" w:space="0" w:color="auto"/>
            <w:right w:val="none" w:sz="0" w:space="0" w:color="auto"/>
          </w:divBdr>
        </w:div>
        <w:div w:id="879434675">
          <w:marLeft w:val="640"/>
          <w:marRight w:val="0"/>
          <w:marTop w:val="0"/>
          <w:marBottom w:val="0"/>
          <w:divBdr>
            <w:top w:val="none" w:sz="0" w:space="0" w:color="auto"/>
            <w:left w:val="none" w:sz="0" w:space="0" w:color="auto"/>
            <w:bottom w:val="none" w:sz="0" w:space="0" w:color="auto"/>
            <w:right w:val="none" w:sz="0" w:space="0" w:color="auto"/>
          </w:divBdr>
        </w:div>
        <w:div w:id="1196038138">
          <w:marLeft w:val="640"/>
          <w:marRight w:val="0"/>
          <w:marTop w:val="0"/>
          <w:marBottom w:val="0"/>
          <w:divBdr>
            <w:top w:val="none" w:sz="0" w:space="0" w:color="auto"/>
            <w:left w:val="none" w:sz="0" w:space="0" w:color="auto"/>
            <w:bottom w:val="none" w:sz="0" w:space="0" w:color="auto"/>
            <w:right w:val="none" w:sz="0" w:space="0" w:color="auto"/>
          </w:divBdr>
        </w:div>
        <w:div w:id="541287010">
          <w:marLeft w:val="640"/>
          <w:marRight w:val="0"/>
          <w:marTop w:val="0"/>
          <w:marBottom w:val="0"/>
          <w:divBdr>
            <w:top w:val="none" w:sz="0" w:space="0" w:color="auto"/>
            <w:left w:val="none" w:sz="0" w:space="0" w:color="auto"/>
            <w:bottom w:val="none" w:sz="0" w:space="0" w:color="auto"/>
            <w:right w:val="none" w:sz="0" w:space="0" w:color="auto"/>
          </w:divBdr>
        </w:div>
        <w:div w:id="360522645">
          <w:marLeft w:val="640"/>
          <w:marRight w:val="0"/>
          <w:marTop w:val="0"/>
          <w:marBottom w:val="0"/>
          <w:divBdr>
            <w:top w:val="none" w:sz="0" w:space="0" w:color="auto"/>
            <w:left w:val="none" w:sz="0" w:space="0" w:color="auto"/>
            <w:bottom w:val="none" w:sz="0" w:space="0" w:color="auto"/>
            <w:right w:val="none" w:sz="0" w:space="0" w:color="auto"/>
          </w:divBdr>
        </w:div>
        <w:div w:id="797063830">
          <w:marLeft w:val="640"/>
          <w:marRight w:val="0"/>
          <w:marTop w:val="0"/>
          <w:marBottom w:val="0"/>
          <w:divBdr>
            <w:top w:val="none" w:sz="0" w:space="0" w:color="auto"/>
            <w:left w:val="none" w:sz="0" w:space="0" w:color="auto"/>
            <w:bottom w:val="none" w:sz="0" w:space="0" w:color="auto"/>
            <w:right w:val="none" w:sz="0" w:space="0" w:color="auto"/>
          </w:divBdr>
        </w:div>
        <w:div w:id="444353161">
          <w:marLeft w:val="640"/>
          <w:marRight w:val="0"/>
          <w:marTop w:val="0"/>
          <w:marBottom w:val="0"/>
          <w:divBdr>
            <w:top w:val="none" w:sz="0" w:space="0" w:color="auto"/>
            <w:left w:val="none" w:sz="0" w:space="0" w:color="auto"/>
            <w:bottom w:val="none" w:sz="0" w:space="0" w:color="auto"/>
            <w:right w:val="none" w:sz="0" w:space="0" w:color="auto"/>
          </w:divBdr>
        </w:div>
        <w:div w:id="1424303769">
          <w:marLeft w:val="640"/>
          <w:marRight w:val="0"/>
          <w:marTop w:val="0"/>
          <w:marBottom w:val="0"/>
          <w:divBdr>
            <w:top w:val="none" w:sz="0" w:space="0" w:color="auto"/>
            <w:left w:val="none" w:sz="0" w:space="0" w:color="auto"/>
            <w:bottom w:val="none" w:sz="0" w:space="0" w:color="auto"/>
            <w:right w:val="none" w:sz="0" w:space="0" w:color="auto"/>
          </w:divBdr>
        </w:div>
        <w:div w:id="98068764">
          <w:marLeft w:val="640"/>
          <w:marRight w:val="0"/>
          <w:marTop w:val="0"/>
          <w:marBottom w:val="0"/>
          <w:divBdr>
            <w:top w:val="none" w:sz="0" w:space="0" w:color="auto"/>
            <w:left w:val="none" w:sz="0" w:space="0" w:color="auto"/>
            <w:bottom w:val="none" w:sz="0" w:space="0" w:color="auto"/>
            <w:right w:val="none" w:sz="0" w:space="0" w:color="auto"/>
          </w:divBdr>
        </w:div>
        <w:div w:id="487750014">
          <w:marLeft w:val="640"/>
          <w:marRight w:val="0"/>
          <w:marTop w:val="0"/>
          <w:marBottom w:val="0"/>
          <w:divBdr>
            <w:top w:val="none" w:sz="0" w:space="0" w:color="auto"/>
            <w:left w:val="none" w:sz="0" w:space="0" w:color="auto"/>
            <w:bottom w:val="none" w:sz="0" w:space="0" w:color="auto"/>
            <w:right w:val="none" w:sz="0" w:space="0" w:color="auto"/>
          </w:divBdr>
        </w:div>
        <w:div w:id="513351201">
          <w:marLeft w:val="640"/>
          <w:marRight w:val="0"/>
          <w:marTop w:val="0"/>
          <w:marBottom w:val="0"/>
          <w:divBdr>
            <w:top w:val="none" w:sz="0" w:space="0" w:color="auto"/>
            <w:left w:val="none" w:sz="0" w:space="0" w:color="auto"/>
            <w:bottom w:val="none" w:sz="0" w:space="0" w:color="auto"/>
            <w:right w:val="none" w:sz="0" w:space="0" w:color="auto"/>
          </w:divBdr>
        </w:div>
        <w:div w:id="724453102">
          <w:marLeft w:val="640"/>
          <w:marRight w:val="0"/>
          <w:marTop w:val="0"/>
          <w:marBottom w:val="0"/>
          <w:divBdr>
            <w:top w:val="none" w:sz="0" w:space="0" w:color="auto"/>
            <w:left w:val="none" w:sz="0" w:space="0" w:color="auto"/>
            <w:bottom w:val="none" w:sz="0" w:space="0" w:color="auto"/>
            <w:right w:val="none" w:sz="0" w:space="0" w:color="auto"/>
          </w:divBdr>
        </w:div>
        <w:div w:id="1181815956">
          <w:marLeft w:val="640"/>
          <w:marRight w:val="0"/>
          <w:marTop w:val="0"/>
          <w:marBottom w:val="0"/>
          <w:divBdr>
            <w:top w:val="none" w:sz="0" w:space="0" w:color="auto"/>
            <w:left w:val="none" w:sz="0" w:space="0" w:color="auto"/>
            <w:bottom w:val="none" w:sz="0" w:space="0" w:color="auto"/>
            <w:right w:val="none" w:sz="0" w:space="0" w:color="auto"/>
          </w:divBdr>
        </w:div>
        <w:div w:id="2007588182">
          <w:marLeft w:val="640"/>
          <w:marRight w:val="0"/>
          <w:marTop w:val="0"/>
          <w:marBottom w:val="0"/>
          <w:divBdr>
            <w:top w:val="none" w:sz="0" w:space="0" w:color="auto"/>
            <w:left w:val="none" w:sz="0" w:space="0" w:color="auto"/>
            <w:bottom w:val="none" w:sz="0" w:space="0" w:color="auto"/>
            <w:right w:val="none" w:sz="0" w:space="0" w:color="auto"/>
          </w:divBdr>
        </w:div>
        <w:div w:id="245311886">
          <w:marLeft w:val="640"/>
          <w:marRight w:val="0"/>
          <w:marTop w:val="0"/>
          <w:marBottom w:val="0"/>
          <w:divBdr>
            <w:top w:val="none" w:sz="0" w:space="0" w:color="auto"/>
            <w:left w:val="none" w:sz="0" w:space="0" w:color="auto"/>
            <w:bottom w:val="none" w:sz="0" w:space="0" w:color="auto"/>
            <w:right w:val="none" w:sz="0" w:space="0" w:color="auto"/>
          </w:divBdr>
        </w:div>
        <w:div w:id="875695479">
          <w:marLeft w:val="640"/>
          <w:marRight w:val="0"/>
          <w:marTop w:val="0"/>
          <w:marBottom w:val="0"/>
          <w:divBdr>
            <w:top w:val="none" w:sz="0" w:space="0" w:color="auto"/>
            <w:left w:val="none" w:sz="0" w:space="0" w:color="auto"/>
            <w:bottom w:val="none" w:sz="0" w:space="0" w:color="auto"/>
            <w:right w:val="none" w:sz="0" w:space="0" w:color="auto"/>
          </w:divBdr>
        </w:div>
        <w:div w:id="171342733">
          <w:marLeft w:val="640"/>
          <w:marRight w:val="0"/>
          <w:marTop w:val="0"/>
          <w:marBottom w:val="0"/>
          <w:divBdr>
            <w:top w:val="none" w:sz="0" w:space="0" w:color="auto"/>
            <w:left w:val="none" w:sz="0" w:space="0" w:color="auto"/>
            <w:bottom w:val="none" w:sz="0" w:space="0" w:color="auto"/>
            <w:right w:val="none" w:sz="0" w:space="0" w:color="auto"/>
          </w:divBdr>
        </w:div>
        <w:div w:id="1041855676">
          <w:marLeft w:val="640"/>
          <w:marRight w:val="0"/>
          <w:marTop w:val="0"/>
          <w:marBottom w:val="0"/>
          <w:divBdr>
            <w:top w:val="none" w:sz="0" w:space="0" w:color="auto"/>
            <w:left w:val="none" w:sz="0" w:space="0" w:color="auto"/>
            <w:bottom w:val="none" w:sz="0" w:space="0" w:color="auto"/>
            <w:right w:val="none" w:sz="0" w:space="0" w:color="auto"/>
          </w:divBdr>
        </w:div>
        <w:div w:id="1166164122">
          <w:marLeft w:val="640"/>
          <w:marRight w:val="0"/>
          <w:marTop w:val="0"/>
          <w:marBottom w:val="0"/>
          <w:divBdr>
            <w:top w:val="none" w:sz="0" w:space="0" w:color="auto"/>
            <w:left w:val="none" w:sz="0" w:space="0" w:color="auto"/>
            <w:bottom w:val="none" w:sz="0" w:space="0" w:color="auto"/>
            <w:right w:val="none" w:sz="0" w:space="0" w:color="auto"/>
          </w:divBdr>
        </w:div>
        <w:div w:id="359622715">
          <w:marLeft w:val="640"/>
          <w:marRight w:val="0"/>
          <w:marTop w:val="0"/>
          <w:marBottom w:val="0"/>
          <w:divBdr>
            <w:top w:val="none" w:sz="0" w:space="0" w:color="auto"/>
            <w:left w:val="none" w:sz="0" w:space="0" w:color="auto"/>
            <w:bottom w:val="none" w:sz="0" w:space="0" w:color="auto"/>
            <w:right w:val="none" w:sz="0" w:space="0" w:color="auto"/>
          </w:divBdr>
        </w:div>
        <w:div w:id="175733528">
          <w:marLeft w:val="640"/>
          <w:marRight w:val="0"/>
          <w:marTop w:val="0"/>
          <w:marBottom w:val="0"/>
          <w:divBdr>
            <w:top w:val="none" w:sz="0" w:space="0" w:color="auto"/>
            <w:left w:val="none" w:sz="0" w:space="0" w:color="auto"/>
            <w:bottom w:val="none" w:sz="0" w:space="0" w:color="auto"/>
            <w:right w:val="none" w:sz="0" w:space="0" w:color="auto"/>
          </w:divBdr>
        </w:div>
        <w:div w:id="2107654892">
          <w:marLeft w:val="640"/>
          <w:marRight w:val="0"/>
          <w:marTop w:val="0"/>
          <w:marBottom w:val="0"/>
          <w:divBdr>
            <w:top w:val="none" w:sz="0" w:space="0" w:color="auto"/>
            <w:left w:val="none" w:sz="0" w:space="0" w:color="auto"/>
            <w:bottom w:val="none" w:sz="0" w:space="0" w:color="auto"/>
            <w:right w:val="none" w:sz="0" w:space="0" w:color="auto"/>
          </w:divBdr>
        </w:div>
        <w:div w:id="1344432122">
          <w:marLeft w:val="640"/>
          <w:marRight w:val="0"/>
          <w:marTop w:val="0"/>
          <w:marBottom w:val="0"/>
          <w:divBdr>
            <w:top w:val="none" w:sz="0" w:space="0" w:color="auto"/>
            <w:left w:val="none" w:sz="0" w:space="0" w:color="auto"/>
            <w:bottom w:val="none" w:sz="0" w:space="0" w:color="auto"/>
            <w:right w:val="none" w:sz="0" w:space="0" w:color="auto"/>
          </w:divBdr>
        </w:div>
        <w:div w:id="395975073">
          <w:marLeft w:val="640"/>
          <w:marRight w:val="0"/>
          <w:marTop w:val="0"/>
          <w:marBottom w:val="0"/>
          <w:divBdr>
            <w:top w:val="none" w:sz="0" w:space="0" w:color="auto"/>
            <w:left w:val="none" w:sz="0" w:space="0" w:color="auto"/>
            <w:bottom w:val="none" w:sz="0" w:space="0" w:color="auto"/>
            <w:right w:val="none" w:sz="0" w:space="0" w:color="auto"/>
          </w:divBdr>
        </w:div>
        <w:div w:id="1694115686">
          <w:marLeft w:val="640"/>
          <w:marRight w:val="0"/>
          <w:marTop w:val="0"/>
          <w:marBottom w:val="0"/>
          <w:divBdr>
            <w:top w:val="none" w:sz="0" w:space="0" w:color="auto"/>
            <w:left w:val="none" w:sz="0" w:space="0" w:color="auto"/>
            <w:bottom w:val="none" w:sz="0" w:space="0" w:color="auto"/>
            <w:right w:val="none" w:sz="0" w:space="0" w:color="auto"/>
          </w:divBdr>
        </w:div>
        <w:div w:id="230122359">
          <w:marLeft w:val="640"/>
          <w:marRight w:val="0"/>
          <w:marTop w:val="0"/>
          <w:marBottom w:val="0"/>
          <w:divBdr>
            <w:top w:val="none" w:sz="0" w:space="0" w:color="auto"/>
            <w:left w:val="none" w:sz="0" w:space="0" w:color="auto"/>
            <w:bottom w:val="none" w:sz="0" w:space="0" w:color="auto"/>
            <w:right w:val="none" w:sz="0" w:space="0" w:color="auto"/>
          </w:divBdr>
        </w:div>
        <w:div w:id="1304433166">
          <w:marLeft w:val="640"/>
          <w:marRight w:val="0"/>
          <w:marTop w:val="0"/>
          <w:marBottom w:val="0"/>
          <w:divBdr>
            <w:top w:val="none" w:sz="0" w:space="0" w:color="auto"/>
            <w:left w:val="none" w:sz="0" w:space="0" w:color="auto"/>
            <w:bottom w:val="none" w:sz="0" w:space="0" w:color="auto"/>
            <w:right w:val="none" w:sz="0" w:space="0" w:color="auto"/>
          </w:divBdr>
        </w:div>
        <w:div w:id="318339949">
          <w:marLeft w:val="640"/>
          <w:marRight w:val="0"/>
          <w:marTop w:val="0"/>
          <w:marBottom w:val="0"/>
          <w:divBdr>
            <w:top w:val="none" w:sz="0" w:space="0" w:color="auto"/>
            <w:left w:val="none" w:sz="0" w:space="0" w:color="auto"/>
            <w:bottom w:val="none" w:sz="0" w:space="0" w:color="auto"/>
            <w:right w:val="none" w:sz="0" w:space="0" w:color="auto"/>
          </w:divBdr>
        </w:div>
        <w:div w:id="223104776">
          <w:marLeft w:val="640"/>
          <w:marRight w:val="0"/>
          <w:marTop w:val="0"/>
          <w:marBottom w:val="0"/>
          <w:divBdr>
            <w:top w:val="none" w:sz="0" w:space="0" w:color="auto"/>
            <w:left w:val="none" w:sz="0" w:space="0" w:color="auto"/>
            <w:bottom w:val="none" w:sz="0" w:space="0" w:color="auto"/>
            <w:right w:val="none" w:sz="0" w:space="0" w:color="auto"/>
          </w:divBdr>
        </w:div>
        <w:div w:id="1139498958">
          <w:marLeft w:val="640"/>
          <w:marRight w:val="0"/>
          <w:marTop w:val="0"/>
          <w:marBottom w:val="0"/>
          <w:divBdr>
            <w:top w:val="none" w:sz="0" w:space="0" w:color="auto"/>
            <w:left w:val="none" w:sz="0" w:space="0" w:color="auto"/>
            <w:bottom w:val="none" w:sz="0" w:space="0" w:color="auto"/>
            <w:right w:val="none" w:sz="0" w:space="0" w:color="auto"/>
          </w:divBdr>
        </w:div>
        <w:div w:id="150486235">
          <w:marLeft w:val="640"/>
          <w:marRight w:val="0"/>
          <w:marTop w:val="0"/>
          <w:marBottom w:val="0"/>
          <w:divBdr>
            <w:top w:val="none" w:sz="0" w:space="0" w:color="auto"/>
            <w:left w:val="none" w:sz="0" w:space="0" w:color="auto"/>
            <w:bottom w:val="none" w:sz="0" w:space="0" w:color="auto"/>
            <w:right w:val="none" w:sz="0" w:space="0" w:color="auto"/>
          </w:divBdr>
        </w:div>
        <w:div w:id="585382109">
          <w:marLeft w:val="640"/>
          <w:marRight w:val="0"/>
          <w:marTop w:val="0"/>
          <w:marBottom w:val="0"/>
          <w:divBdr>
            <w:top w:val="none" w:sz="0" w:space="0" w:color="auto"/>
            <w:left w:val="none" w:sz="0" w:space="0" w:color="auto"/>
            <w:bottom w:val="none" w:sz="0" w:space="0" w:color="auto"/>
            <w:right w:val="none" w:sz="0" w:space="0" w:color="auto"/>
          </w:divBdr>
        </w:div>
        <w:div w:id="1780829221">
          <w:marLeft w:val="640"/>
          <w:marRight w:val="0"/>
          <w:marTop w:val="0"/>
          <w:marBottom w:val="0"/>
          <w:divBdr>
            <w:top w:val="none" w:sz="0" w:space="0" w:color="auto"/>
            <w:left w:val="none" w:sz="0" w:space="0" w:color="auto"/>
            <w:bottom w:val="none" w:sz="0" w:space="0" w:color="auto"/>
            <w:right w:val="none" w:sz="0" w:space="0" w:color="auto"/>
          </w:divBdr>
        </w:div>
        <w:div w:id="584412579">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27258066">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35311679">
      <w:bodyDiv w:val="1"/>
      <w:marLeft w:val="0"/>
      <w:marRight w:val="0"/>
      <w:marTop w:val="0"/>
      <w:marBottom w:val="0"/>
      <w:divBdr>
        <w:top w:val="none" w:sz="0" w:space="0" w:color="auto"/>
        <w:left w:val="none" w:sz="0" w:space="0" w:color="auto"/>
        <w:bottom w:val="none" w:sz="0" w:space="0" w:color="auto"/>
        <w:right w:val="none" w:sz="0" w:space="0" w:color="auto"/>
      </w:divBdr>
      <w:divsChild>
        <w:div w:id="1806196022">
          <w:marLeft w:val="640"/>
          <w:marRight w:val="0"/>
          <w:marTop w:val="0"/>
          <w:marBottom w:val="0"/>
          <w:divBdr>
            <w:top w:val="none" w:sz="0" w:space="0" w:color="auto"/>
            <w:left w:val="none" w:sz="0" w:space="0" w:color="auto"/>
            <w:bottom w:val="none" w:sz="0" w:space="0" w:color="auto"/>
            <w:right w:val="none" w:sz="0" w:space="0" w:color="auto"/>
          </w:divBdr>
        </w:div>
        <w:div w:id="696810187">
          <w:marLeft w:val="640"/>
          <w:marRight w:val="0"/>
          <w:marTop w:val="0"/>
          <w:marBottom w:val="0"/>
          <w:divBdr>
            <w:top w:val="none" w:sz="0" w:space="0" w:color="auto"/>
            <w:left w:val="none" w:sz="0" w:space="0" w:color="auto"/>
            <w:bottom w:val="none" w:sz="0" w:space="0" w:color="auto"/>
            <w:right w:val="none" w:sz="0" w:space="0" w:color="auto"/>
          </w:divBdr>
        </w:div>
        <w:div w:id="213279521">
          <w:marLeft w:val="640"/>
          <w:marRight w:val="0"/>
          <w:marTop w:val="0"/>
          <w:marBottom w:val="0"/>
          <w:divBdr>
            <w:top w:val="none" w:sz="0" w:space="0" w:color="auto"/>
            <w:left w:val="none" w:sz="0" w:space="0" w:color="auto"/>
            <w:bottom w:val="none" w:sz="0" w:space="0" w:color="auto"/>
            <w:right w:val="none" w:sz="0" w:space="0" w:color="auto"/>
          </w:divBdr>
        </w:div>
        <w:div w:id="219873288">
          <w:marLeft w:val="640"/>
          <w:marRight w:val="0"/>
          <w:marTop w:val="0"/>
          <w:marBottom w:val="0"/>
          <w:divBdr>
            <w:top w:val="none" w:sz="0" w:space="0" w:color="auto"/>
            <w:left w:val="none" w:sz="0" w:space="0" w:color="auto"/>
            <w:bottom w:val="none" w:sz="0" w:space="0" w:color="auto"/>
            <w:right w:val="none" w:sz="0" w:space="0" w:color="auto"/>
          </w:divBdr>
        </w:div>
        <w:div w:id="486483781">
          <w:marLeft w:val="640"/>
          <w:marRight w:val="0"/>
          <w:marTop w:val="0"/>
          <w:marBottom w:val="0"/>
          <w:divBdr>
            <w:top w:val="none" w:sz="0" w:space="0" w:color="auto"/>
            <w:left w:val="none" w:sz="0" w:space="0" w:color="auto"/>
            <w:bottom w:val="none" w:sz="0" w:space="0" w:color="auto"/>
            <w:right w:val="none" w:sz="0" w:space="0" w:color="auto"/>
          </w:divBdr>
        </w:div>
        <w:div w:id="510872244">
          <w:marLeft w:val="640"/>
          <w:marRight w:val="0"/>
          <w:marTop w:val="0"/>
          <w:marBottom w:val="0"/>
          <w:divBdr>
            <w:top w:val="none" w:sz="0" w:space="0" w:color="auto"/>
            <w:left w:val="none" w:sz="0" w:space="0" w:color="auto"/>
            <w:bottom w:val="none" w:sz="0" w:space="0" w:color="auto"/>
            <w:right w:val="none" w:sz="0" w:space="0" w:color="auto"/>
          </w:divBdr>
        </w:div>
        <w:div w:id="368652101">
          <w:marLeft w:val="640"/>
          <w:marRight w:val="0"/>
          <w:marTop w:val="0"/>
          <w:marBottom w:val="0"/>
          <w:divBdr>
            <w:top w:val="none" w:sz="0" w:space="0" w:color="auto"/>
            <w:left w:val="none" w:sz="0" w:space="0" w:color="auto"/>
            <w:bottom w:val="none" w:sz="0" w:space="0" w:color="auto"/>
            <w:right w:val="none" w:sz="0" w:space="0" w:color="auto"/>
          </w:divBdr>
        </w:div>
        <w:div w:id="719599503">
          <w:marLeft w:val="640"/>
          <w:marRight w:val="0"/>
          <w:marTop w:val="0"/>
          <w:marBottom w:val="0"/>
          <w:divBdr>
            <w:top w:val="none" w:sz="0" w:space="0" w:color="auto"/>
            <w:left w:val="none" w:sz="0" w:space="0" w:color="auto"/>
            <w:bottom w:val="none" w:sz="0" w:space="0" w:color="auto"/>
            <w:right w:val="none" w:sz="0" w:space="0" w:color="auto"/>
          </w:divBdr>
        </w:div>
        <w:div w:id="194856219">
          <w:marLeft w:val="640"/>
          <w:marRight w:val="0"/>
          <w:marTop w:val="0"/>
          <w:marBottom w:val="0"/>
          <w:divBdr>
            <w:top w:val="none" w:sz="0" w:space="0" w:color="auto"/>
            <w:left w:val="none" w:sz="0" w:space="0" w:color="auto"/>
            <w:bottom w:val="none" w:sz="0" w:space="0" w:color="auto"/>
            <w:right w:val="none" w:sz="0" w:space="0" w:color="auto"/>
          </w:divBdr>
        </w:div>
        <w:div w:id="857619631">
          <w:marLeft w:val="640"/>
          <w:marRight w:val="0"/>
          <w:marTop w:val="0"/>
          <w:marBottom w:val="0"/>
          <w:divBdr>
            <w:top w:val="none" w:sz="0" w:space="0" w:color="auto"/>
            <w:left w:val="none" w:sz="0" w:space="0" w:color="auto"/>
            <w:bottom w:val="none" w:sz="0" w:space="0" w:color="auto"/>
            <w:right w:val="none" w:sz="0" w:space="0" w:color="auto"/>
          </w:divBdr>
        </w:div>
        <w:div w:id="1898079147">
          <w:marLeft w:val="640"/>
          <w:marRight w:val="0"/>
          <w:marTop w:val="0"/>
          <w:marBottom w:val="0"/>
          <w:divBdr>
            <w:top w:val="none" w:sz="0" w:space="0" w:color="auto"/>
            <w:left w:val="none" w:sz="0" w:space="0" w:color="auto"/>
            <w:bottom w:val="none" w:sz="0" w:space="0" w:color="auto"/>
            <w:right w:val="none" w:sz="0" w:space="0" w:color="auto"/>
          </w:divBdr>
        </w:div>
        <w:div w:id="1460487973">
          <w:marLeft w:val="640"/>
          <w:marRight w:val="0"/>
          <w:marTop w:val="0"/>
          <w:marBottom w:val="0"/>
          <w:divBdr>
            <w:top w:val="none" w:sz="0" w:space="0" w:color="auto"/>
            <w:left w:val="none" w:sz="0" w:space="0" w:color="auto"/>
            <w:bottom w:val="none" w:sz="0" w:space="0" w:color="auto"/>
            <w:right w:val="none" w:sz="0" w:space="0" w:color="auto"/>
          </w:divBdr>
        </w:div>
        <w:div w:id="1254632505">
          <w:marLeft w:val="640"/>
          <w:marRight w:val="0"/>
          <w:marTop w:val="0"/>
          <w:marBottom w:val="0"/>
          <w:divBdr>
            <w:top w:val="none" w:sz="0" w:space="0" w:color="auto"/>
            <w:left w:val="none" w:sz="0" w:space="0" w:color="auto"/>
            <w:bottom w:val="none" w:sz="0" w:space="0" w:color="auto"/>
            <w:right w:val="none" w:sz="0" w:space="0" w:color="auto"/>
          </w:divBdr>
        </w:div>
        <w:div w:id="1173646318">
          <w:marLeft w:val="640"/>
          <w:marRight w:val="0"/>
          <w:marTop w:val="0"/>
          <w:marBottom w:val="0"/>
          <w:divBdr>
            <w:top w:val="none" w:sz="0" w:space="0" w:color="auto"/>
            <w:left w:val="none" w:sz="0" w:space="0" w:color="auto"/>
            <w:bottom w:val="none" w:sz="0" w:space="0" w:color="auto"/>
            <w:right w:val="none" w:sz="0" w:space="0" w:color="auto"/>
          </w:divBdr>
        </w:div>
        <w:div w:id="404953859">
          <w:marLeft w:val="640"/>
          <w:marRight w:val="0"/>
          <w:marTop w:val="0"/>
          <w:marBottom w:val="0"/>
          <w:divBdr>
            <w:top w:val="none" w:sz="0" w:space="0" w:color="auto"/>
            <w:left w:val="none" w:sz="0" w:space="0" w:color="auto"/>
            <w:bottom w:val="none" w:sz="0" w:space="0" w:color="auto"/>
            <w:right w:val="none" w:sz="0" w:space="0" w:color="auto"/>
          </w:divBdr>
        </w:div>
        <w:div w:id="252519449">
          <w:marLeft w:val="640"/>
          <w:marRight w:val="0"/>
          <w:marTop w:val="0"/>
          <w:marBottom w:val="0"/>
          <w:divBdr>
            <w:top w:val="none" w:sz="0" w:space="0" w:color="auto"/>
            <w:left w:val="none" w:sz="0" w:space="0" w:color="auto"/>
            <w:bottom w:val="none" w:sz="0" w:space="0" w:color="auto"/>
            <w:right w:val="none" w:sz="0" w:space="0" w:color="auto"/>
          </w:divBdr>
        </w:div>
        <w:div w:id="111902503">
          <w:marLeft w:val="640"/>
          <w:marRight w:val="0"/>
          <w:marTop w:val="0"/>
          <w:marBottom w:val="0"/>
          <w:divBdr>
            <w:top w:val="none" w:sz="0" w:space="0" w:color="auto"/>
            <w:left w:val="none" w:sz="0" w:space="0" w:color="auto"/>
            <w:bottom w:val="none" w:sz="0" w:space="0" w:color="auto"/>
            <w:right w:val="none" w:sz="0" w:space="0" w:color="auto"/>
          </w:divBdr>
        </w:div>
        <w:div w:id="1189831817">
          <w:marLeft w:val="640"/>
          <w:marRight w:val="0"/>
          <w:marTop w:val="0"/>
          <w:marBottom w:val="0"/>
          <w:divBdr>
            <w:top w:val="none" w:sz="0" w:space="0" w:color="auto"/>
            <w:left w:val="none" w:sz="0" w:space="0" w:color="auto"/>
            <w:bottom w:val="none" w:sz="0" w:space="0" w:color="auto"/>
            <w:right w:val="none" w:sz="0" w:space="0" w:color="auto"/>
          </w:divBdr>
        </w:div>
        <w:div w:id="1744252286">
          <w:marLeft w:val="640"/>
          <w:marRight w:val="0"/>
          <w:marTop w:val="0"/>
          <w:marBottom w:val="0"/>
          <w:divBdr>
            <w:top w:val="none" w:sz="0" w:space="0" w:color="auto"/>
            <w:left w:val="none" w:sz="0" w:space="0" w:color="auto"/>
            <w:bottom w:val="none" w:sz="0" w:space="0" w:color="auto"/>
            <w:right w:val="none" w:sz="0" w:space="0" w:color="auto"/>
          </w:divBdr>
        </w:div>
        <w:div w:id="696467868">
          <w:marLeft w:val="640"/>
          <w:marRight w:val="0"/>
          <w:marTop w:val="0"/>
          <w:marBottom w:val="0"/>
          <w:divBdr>
            <w:top w:val="none" w:sz="0" w:space="0" w:color="auto"/>
            <w:left w:val="none" w:sz="0" w:space="0" w:color="auto"/>
            <w:bottom w:val="none" w:sz="0" w:space="0" w:color="auto"/>
            <w:right w:val="none" w:sz="0" w:space="0" w:color="auto"/>
          </w:divBdr>
        </w:div>
        <w:div w:id="228928820">
          <w:marLeft w:val="640"/>
          <w:marRight w:val="0"/>
          <w:marTop w:val="0"/>
          <w:marBottom w:val="0"/>
          <w:divBdr>
            <w:top w:val="none" w:sz="0" w:space="0" w:color="auto"/>
            <w:left w:val="none" w:sz="0" w:space="0" w:color="auto"/>
            <w:bottom w:val="none" w:sz="0" w:space="0" w:color="auto"/>
            <w:right w:val="none" w:sz="0" w:space="0" w:color="auto"/>
          </w:divBdr>
        </w:div>
        <w:div w:id="896009580">
          <w:marLeft w:val="640"/>
          <w:marRight w:val="0"/>
          <w:marTop w:val="0"/>
          <w:marBottom w:val="0"/>
          <w:divBdr>
            <w:top w:val="none" w:sz="0" w:space="0" w:color="auto"/>
            <w:left w:val="none" w:sz="0" w:space="0" w:color="auto"/>
            <w:bottom w:val="none" w:sz="0" w:space="0" w:color="auto"/>
            <w:right w:val="none" w:sz="0" w:space="0" w:color="auto"/>
          </w:divBdr>
        </w:div>
        <w:div w:id="1787894528">
          <w:marLeft w:val="640"/>
          <w:marRight w:val="0"/>
          <w:marTop w:val="0"/>
          <w:marBottom w:val="0"/>
          <w:divBdr>
            <w:top w:val="none" w:sz="0" w:space="0" w:color="auto"/>
            <w:left w:val="none" w:sz="0" w:space="0" w:color="auto"/>
            <w:bottom w:val="none" w:sz="0" w:space="0" w:color="auto"/>
            <w:right w:val="none" w:sz="0" w:space="0" w:color="auto"/>
          </w:divBdr>
        </w:div>
        <w:div w:id="750195456">
          <w:marLeft w:val="640"/>
          <w:marRight w:val="0"/>
          <w:marTop w:val="0"/>
          <w:marBottom w:val="0"/>
          <w:divBdr>
            <w:top w:val="none" w:sz="0" w:space="0" w:color="auto"/>
            <w:left w:val="none" w:sz="0" w:space="0" w:color="auto"/>
            <w:bottom w:val="none" w:sz="0" w:space="0" w:color="auto"/>
            <w:right w:val="none" w:sz="0" w:space="0" w:color="auto"/>
          </w:divBdr>
        </w:div>
        <w:div w:id="42218761">
          <w:marLeft w:val="640"/>
          <w:marRight w:val="0"/>
          <w:marTop w:val="0"/>
          <w:marBottom w:val="0"/>
          <w:divBdr>
            <w:top w:val="none" w:sz="0" w:space="0" w:color="auto"/>
            <w:left w:val="none" w:sz="0" w:space="0" w:color="auto"/>
            <w:bottom w:val="none" w:sz="0" w:space="0" w:color="auto"/>
            <w:right w:val="none" w:sz="0" w:space="0" w:color="auto"/>
          </w:divBdr>
        </w:div>
        <w:div w:id="2095667751">
          <w:marLeft w:val="640"/>
          <w:marRight w:val="0"/>
          <w:marTop w:val="0"/>
          <w:marBottom w:val="0"/>
          <w:divBdr>
            <w:top w:val="none" w:sz="0" w:space="0" w:color="auto"/>
            <w:left w:val="none" w:sz="0" w:space="0" w:color="auto"/>
            <w:bottom w:val="none" w:sz="0" w:space="0" w:color="auto"/>
            <w:right w:val="none" w:sz="0" w:space="0" w:color="auto"/>
          </w:divBdr>
        </w:div>
        <w:div w:id="407968056">
          <w:marLeft w:val="640"/>
          <w:marRight w:val="0"/>
          <w:marTop w:val="0"/>
          <w:marBottom w:val="0"/>
          <w:divBdr>
            <w:top w:val="none" w:sz="0" w:space="0" w:color="auto"/>
            <w:left w:val="none" w:sz="0" w:space="0" w:color="auto"/>
            <w:bottom w:val="none" w:sz="0" w:space="0" w:color="auto"/>
            <w:right w:val="none" w:sz="0" w:space="0" w:color="auto"/>
          </w:divBdr>
        </w:div>
        <w:div w:id="809636239">
          <w:marLeft w:val="640"/>
          <w:marRight w:val="0"/>
          <w:marTop w:val="0"/>
          <w:marBottom w:val="0"/>
          <w:divBdr>
            <w:top w:val="none" w:sz="0" w:space="0" w:color="auto"/>
            <w:left w:val="none" w:sz="0" w:space="0" w:color="auto"/>
            <w:bottom w:val="none" w:sz="0" w:space="0" w:color="auto"/>
            <w:right w:val="none" w:sz="0" w:space="0" w:color="auto"/>
          </w:divBdr>
        </w:div>
        <w:div w:id="595989987">
          <w:marLeft w:val="640"/>
          <w:marRight w:val="0"/>
          <w:marTop w:val="0"/>
          <w:marBottom w:val="0"/>
          <w:divBdr>
            <w:top w:val="none" w:sz="0" w:space="0" w:color="auto"/>
            <w:left w:val="none" w:sz="0" w:space="0" w:color="auto"/>
            <w:bottom w:val="none" w:sz="0" w:space="0" w:color="auto"/>
            <w:right w:val="none" w:sz="0" w:space="0" w:color="auto"/>
          </w:divBdr>
        </w:div>
        <w:div w:id="2100560494">
          <w:marLeft w:val="640"/>
          <w:marRight w:val="0"/>
          <w:marTop w:val="0"/>
          <w:marBottom w:val="0"/>
          <w:divBdr>
            <w:top w:val="none" w:sz="0" w:space="0" w:color="auto"/>
            <w:left w:val="none" w:sz="0" w:space="0" w:color="auto"/>
            <w:bottom w:val="none" w:sz="0" w:space="0" w:color="auto"/>
            <w:right w:val="none" w:sz="0" w:space="0" w:color="auto"/>
          </w:divBdr>
        </w:div>
        <w:div w:id="1799716117">
          <w:marLeft w:val="640"/>
          <w:marRight w:val="0"/>
          <w:marTop w:val="0"/>
          <w:marBottom w:val="0"/>
          <w:divBdr>
            <w:top w:val="none" w:sz="0" w:space="0" w:color="auto"/>
            <w:left w:val="none" w:sz="0" w:space="0" w:color="auto"/>
            <w:bottom w:val="none" w:sz="0" w:space="0" w:color="auto"/>
            <w:right w:val="none" w:sz="0" w:space="0" w:color="auto"/>
          </w:divBdr>
        </w:div>
        <w:div w:id="626469231">
          <w:marLeft w:val="640"/>
          <w:marRight w:val="0"/>
          <w:marTop w:val="0"/>
          <w:marBottom w:val="0"/>
          <w:divBdr>
            <w:top w:val="none" w:sz="0" w:space="0" w:color="auto"/>
            <w:left w:val="none" w:sz="0" w:space="0" w:color="auto"/>
            <w:bottom w:val="none" w:sz="0" w:space="0" w:color="auto"/>
            <w:right w:val="none" w:sz="0" w:space="0" w:color="auto"/>
          </w:divBdr>
        </w:div>
        <w:div w:id="2059739282">
          <w:marLeft w:val="640"/>
          <w:marRight w:val="0"/>
          <w:marTop w:val="0"/>
          <w:marBottom w:val="0"/>
          <w:divBdr>
            <w:top w:val="none" w:sz="0" w:space="0" w:color="auto"/>
            <w:left w:val="none" w:sz="0" w:space="0" w:color="auto"/>
            <w:bottom w:val="none" w:sz="0" w:space="0" w:color="auto"/>
            <w:right w:val="none" w:sz="0" w:space="0" w:color="auto"/>
          </w:divBdr>
        </w:div>
        <w:div w:id="579027097">
          <w:marLeft w:val="640"/>
          <w:marRight w:val="0"/>
          <w:marTop w:val="0"/>
          <w:marBottom w:val="0"/>
          <w:divBdr>
            <w:top w:val="none" w:sz="0" w:space="0" w:color="auto"/>
            <w:left w:val="none" w:sz="0" w:space="0" w:color="auto"/>
            <w:bottom w:val="none" w:sz="0" w:space="0" w:color="auto"/>
            <w:right w:val="none" w:sz="0" w:space="0" w:color="auto"/>
          </w:divBdr>
        </w:div>
        <w:div w:id="426074108">
          <w:marLeft w:val="640"/>
          <w:marRight w:val="0"/>
          <w:marTop w:val="0"/>
          <w:marBottom w:val="0"/>
          <w:divBdr>
            <w:top w:val="none" w:sz="0" w:space="0" w:color="auto"/>
            <w:left w:val="none" w:sz="0" w:space="0" w:color="auto"/>
            <w:bottom w:val="none" w:sz="0" w:space="0" w:color="auto"/>
            <w:right w:val="none" w:sz="0" w:space="0" w:color="auto"/>
          </w:divBdr>
        </w:div>
        <w:div w:id="1263949428">
          <w:marLeft w:val="640"/>
          <w:marRight w:val="0"/>
          <w:marTop w:val="0"/>
          <w:marBottom w:val="0"/>
          <w:divBdr>
            <w:top w:val="none" w:sz="0" w:space="0" w:color="auto"/>
            <w:left w:val="none" w:sz="0" w:space="0" w:color="auto"/>
            <w:bottom w:val="none" w:sz="0" w:space="0" w:color="auto"/>
            <w:right w:val="none" w:sz="0" w:space="0" w:color="auto"/>
          </w:divBdr>
        </w:div>
        <w:div w:id="125902112">
          <w:marLeft w:val="640"/>
          <w:marRight w:val="0"/>
          <w:marTop w:val="0"/>
          <w:marBottom w:val="0"/>
          <w:divBdr>
            <w:top w:val="none" w:sz="0" w:space="0" w:color="auto"/>
            <w:left w:val="none" w:sz="0" w:space="0" w:color="auto"/>
            <w:bottom w:val="none" w:sz="0" w:space="0" w:color="auto"/>
            <w:right w:val="none" w:sz="0" w:space="0" w:color="auto"/>
          </w:divBdr>
        </w:div>
        <w:div w:id="837114968">
          <w:marLeft w:val="640"/>
          <w:marRight w:val="0"/>
          <w:marTop w:val="0"/>
          <w:marBottom w:val="0"/>
          <w:divBdr>
            <w:top w:val="none" w:sz="0" w:space="0" w:color="auto"/>
            <w:left w:val="none" w:sz="0" w:space="0" w:color="auto"/>
            <w:bottom w:val="none" w:sz="0" w:space="0" w:color="auto"/>
            <w:right w:val="none" w:sz="0" w:space="0" w:color="auto"/>
          </w:divBdr>
        </w:div>
        <w:div w:id="1690989044">
          <w:marLeft w:val="640"/>
          <w:marRight w:val="0"/>
          <w:marTop w:val="0"/>
          <w:marBottom w:val="0"/>
          <w:divBdr>
            <w:top w:val="none" w:sz="0" w:space="0" w:color="auto"/>
            <w:left w:val="none" w:sz="0" w:space="0" w:color="auto"/>
            <w:bottom w:val="none" w:sz="0" w:space="0" w:color="auto"/>
            <w:right w:val="none" w:sz="0" w:space="0" w:color="auto"/>
          </w:divBdr>
        </w:div>
        <w:div w:id="1649090978">
          <w:marLeft w:val="640"/>
          <w:marRight w:val="0"/>
          <w:marTop w:val="0"/>
          <w:marBottom w:val="0"/>
          <w:divBdr>
            <w:top w:val="none" w:sz="0" w:space="0" w:color="auto"/>
            <w:left w:val="none" w:sz="0" w:space="0" w:color="auto"/>
            <w:bottom w:val="none" w:sz="0" w:space="0" w:color="auto"/>
            <w:right w:val="none" w:sz="0" w:space="0" w:color="auto"/>
          </w:divBdr>
        </w:div>
        <w:div w:id="1186601957">
          <w:marLeft w:val="640"/>
          <w:marRight w:val="0"/>
          <w:marTop w:val="0"/>
          <w:marBottom w:val="0"/>
          <w:divBdr>
            <w:top w:val="none" w:sz="0" w:space="0" w:color="auto"/>
            <w:left w:val="none" w:sz="0" w:space="0" w:color="auto"/>
            <w:bottom w:val="none" w:sz="0" w:space="0" w:color="auto"/>
            <w:right w:val="none" w:sz="0" w:space="0" w:color="auto"/>
          </w:divBdr>
        </w:div>
        <w:div w:id="1808401170">
          <w:marLeft w:val="640"/>
          <w:marRight w:val="0"/>
          <w:marTop w:val="0"/>
          <w:marBottom w:val="0"/>
          <w:divBdr>
            <w:top w:val="none" w:sz="0" w:space="0" w:color="auto"/>
            <w:left w:val="none" w:sz="0" w:space="0" w:color="auto"/>
            <w:bottom w:val="none" w:sz="0" w:space="0" w:color="auto"/>
            <w:right w:val="none" w:sz="0" w:space="0" w:color="auto"/>
          </w:divBdr>
        </w:div>
        <w:div w:id="969481881">
          <w:marLeft w:val="640"/>
          <w:marRight w:val="0"/>
          <w:marTop w:val="0"/>
          <w:marBottom w:val="0"/>
          <w:divBdr>
            <w:top w:val="none" w:sz="0" w:space="0" w:color="auto"/>
            <w:left w:val="none" w:sz="0" w:space="0" w:color="auto"/>
            <w:bottom w:val="none" w:sz="0" w:space="0" w:color="auto"/>
            <w:right w:val="none" w:sz="0" w:space="0" w:color="auto"/>
          </w:divBdr>
        </w:div>
        <w:div w:id="1520853501">
          <w:marLeft w:val="640"/>
          <w:marRight w:val="0"/>
          <w:marTop w:val="0"/>
          <w:marBottom w:val="0"/>
          <w:divBdr>
            <w:top w:val="none" w:sz="0" w:space="0" w:color="auto"/>
            <w:left w:val="none" w:sz="0" w:space="0" w:color="auto"/>
            <w:bottom w:val="none" w:sz="0" w:space="0" w:color="auto"/>
            <w:right w:val="none" w:sz="0" w:space="0" w:color="auto"/>
          </w:divBdr>
        </w:div>
      </w:divsChild>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3029772">
      <w:marLeft w:val="0"/>
      <w:marRight w:val="0"/>
      <w:marTop w:val="0"/>
      <w:marBottom w:val="0"/>
      <w:divBdr>
        <w:top w:val="none" w:sz="0" w:space="0" w:color="auto"/>
        <w:left w:val="none" w:sz="0" w:space="0" w:color="auto"/>
        <w:bottom w:val="none" w:sz="0" w:space="0" w:color="auto"/>
        <w:right w:val="none" w:sz="0" w:space="0" w:color="auto"/>
      </w:divBdr>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0064856">
      <w:bodyDiv w:val="1"/>
      <w:marLeft w:val="0"/>
      <w:marRight w:val="0"/>
      <w:marTop w:val="0"/>
      <w:marBottom w:val="0"/>
      <w:divBdr>
        <w:top w:val="none" w:sz="0" w:space="0" w:color="auto"/>
        <w:left w:val="none" w:sz="0" w:space="0" w:color="auto"/>
        <w:bottom w:val="none" w:sz="0" w:space="0" w:color="auto"/>
        <w:right w:val="none" w:sz="0" w:space="0" w:color="auto"/>
      </w:divBdr>
      <w:divsChild>
        <w:div w:id="47649506">
          <w:marLeft w:val="640"/>
          <w:marRight w:val="0"/>
          <w:marTop w:val="0"/>
          <w:marBottom w:val="0"/>
          <w:divBdr>
            <w:top w:val="none" w:sz="0" w:space="0" w:color="auto"/>
            <w:left w:val="none" w:sz="0" w:space="0" w:color="auto"/>
            <w:bottom w:val="none" w:sz="0" w:space="0" w:color="auto"/>
            <w:right w:val="none" w:sz="0" w:space="0" w:color="auto"/>
          </w:divBdr>
        </w:div>
        <w:div w:id="1359308865">
          <w:marLeft w:val="640"/>
          <w:marRight w:val="0"/>
          <w:marTop w:val="0"/>
          <w:marBottom w:val="0"/>
          <w:divBdr>
            <w:top w:val="none" w:sz="0" w:space="0" w:color="auto"/>
            <w:left w:val="none" w:sz="0" w:space="0" w:color="auto"/>
            <w:bottom w:val="none" w:sz="0" w:space="0" w:color="auto"/>
            <w:right w:val="none" w:sz="0" w:space="0" w:color="auto"/>
          </w:divBdr>
        </w:div>
        <w:div w:id="88427151">
          <w:marLeft w:val="640"/>
          <w:marRight w:val="0"/>
          <w:marTop w:val="0"/>
          <w:marBottom w:val="0"/>
          <w:divBdr>
            <w:top w:val="none" w:sz="0" w:space="0" w:color="auto"/>
            <w:left w:val="none" w:sz="0" w:space="0" w:color="auto"/>
            <w:bottom w:val="none" w:sz="0" w:space="0" w:color="auto"/>
            <w:right w:val="none" w:sz="0" w:space="0" w:color="auto"/>
          </w:divBdr>
        </w:div>
        <w:div w:id="1981374296">
          <w:marLeft w:val="640"/>
          <w:marRight w:val="0"/>
          <w:marTop w:val="0"/>
          <w:marBottom w:val="0"/>
          <w:divBdr>
            <w:top w:val="none" w:sz="0" w:space="0" w:color="auto"/>
            <w:left w:val="none" w:sz="0" w:space="0" w:color="auto"/>
            <w:bottom w:val="none" w:sz="0" w:space="0" w:color="auto"/>
            <w:right w:val="none" w:sz="0" w:space="0" w:color="auto"/>
          </w:divBdr>
        </w:div>
        <w:div w:id="1130126474">
          <w:marLeft w:val="640"/>
          <w:marRight w:val="0"/>
          <w:marTop w:val="0"/>
          <w:marBottom w:val="0"/>
          <w:divBdr>
            <w:top w:val="none" w:sz="0" w:space="0" w:color="auto"/>
            <w:left w:val="none" w:sz="0" w:space="0" w:color="auto"/>
            <w:bottom w:val="none" w:sz="0" w:space="0" w:color="auto"/>
            <w:right w:val="none" w:sz="0" w:space="0" w:color="auto"/>
          </w:divBdr>
        </w:div>
        <w:div w:id="341470905">
          <w:marLeft w:val="640"/>
          <w:marRight w:val="0"/>
          <w:marTop w:val="0"/>
          <w:marBottom w:val="0"/>
          <w:divBdr>
            <w:top w:val="none" w:sz="0" w:space="0" w:color="auto"/>
            <w:left w:val="none" w:sz="0" w:space="0" w:color="auto"/>
            <w:bottom w:val="none" w:sz="0" w:space="0" w:color="auto"/>
            <w:right w:val="none" w:sz="0" w:space="0" w:color="auto"/>
          </w:divBdr>
        </w:div>
        <w:div w:id="754321101">
          <w:marLeft w:val="640"/>
          <w:marRight w:val="0"/>
          <w:marTop w:val="0"/>
          <w:marBottom w:val="0"/>
          <w:divBdr>
            <w:top w:val="none" w:sz="0" w:space="0" w:color="auto"/>
            <w:left w:val="none" w:sz="0" w:space="0" w:color="auto"/>
            <w:bottom w:val="none" w:sz="0" w:space="0" w:color="auto"/>
            <w:right w:val="none" w:sz="0" w:space="0" w:color="auto"/>
          </w:divBdr>
        </w:div>
        <w:div w:id="602566509">
          <w:marLeft w:val="640"/>
          <w:marRight w:val="0"/>
          <w:marTop w:val="0"/>
          <w:marBottom w:val="0"/>
          <w:divBdr>
            <w:top w:val="none" w:sz="0" w:space="0" w:color="auto"/>
            <w:left w:val="none" w:sz="0" w:space="0" w:color="auto"/>
            <w:bottom w:val="none" w:sz="0" w:space="0" w:color="auto"/>
            <w:right w:val="none" w:sz="0" w:space="0" w:color="auto"/>
          </w:divBdr>
        </w:div>
        <w:div w:id="1314487162">
          <w:marLeft w:val="640"/>
          <w:marRight w:val="0"/>
          <w:marTop w:val="0"/>
          <w:marBottom w:val="0"/>
          <w:divBdr>
            <w:top w:val="none" w:sz="0" w:space="0" w:color="auto"/>
            <w:left w:val="none" w:sz="0" w:space="0" w:color="auto"/>
            <w:bottom w:val="none" w:sz="0" w:space="0" w:color="auto"/>
            <w:right w:val="none" w:sz="0" w:space="0" w:color="auto"/>
          </w:divBdr>
        </w:div>
        <w:div w:id="192499542">
          <w:marLeft w:val="640"/>
          <w:marRight w:val="0"/>
          <w:marTop w:val="0"/>
          <w:marBottom w:val="0"/>
          <w:divBdr>
            <w:top w:val="none" w:sz="0" w:space="0" w:color="auto"/>
            <w:left w:val="none" w:sz="0" w:space="0" w:color="auto"/>
            <w:bottom w:val="none" w:sz="0" w:space="0" w:color="auto"/>
            <w:right w:val="none" w:sz="0" w:space="0" w:color="auto"/>
          </w:divBdr>
        </w:div>
        <w:div w:id="136185124">
          <w:marLeft w:val="640"/>
          <w:marRight w:val="0"/>
          <w:marTop w:val="0"/>
          <w:marBottom w:val="0"/>
          <w:divBdr>
            <w:top w:val="none" w:sz="0" w:space="0" w:color="auto"/>
            <w:left w:val="none" w:sz="0" w:space="0" w:color="auto"/>
            <w:bottom w:val="none" w:sz="0" w:space="0" w:color="auto"/>
            <w:right w:val="none" w:sz="0" w:space="0" w:color="auto"/>
          </w:divBdr>
        </w:div>
        <w:div w:id="2017489841">
          <w:marLeft w:val="640"/>
          <w:marRight w:val="0"/>
          <w:marTop w:val="0"/>
          <w:marBottom w:val="0"/>
          <w:divBdr>
            <w:top w:val="none" w:sz="0" w:space="0" w:color="auto"/>
            <w:left w:val="none" w:sz="0" w:space="0" w:color="auto"/>
            <w:bottom w:val="none" w:sz="0" w:space="0" w:color="auto"/>
            <w:right w:val="none" w:sz="0" w:space="0" w:color="auto"/>
          </w:divBdr>
        </w:div>
        <w:div w:id="1794861584">
          <w:marLeft w:val="640"/>
          <w:marRight w:val="0"/>
          <w:marTop w:val="0"/>
          <w:marBottom w:val="0"/>
          <w:divBdr>
            <w:top w:val="none" w:sz="0" w:space="0" w:color="auto"/>
            <w:left w:val="none" w:sz="0" w:space="0" w:color="auto"/>
            <w:bottom w:val="none" w:sz="0" w:space="0" w:color="auto"/>
            <w:right w:val="none" w:sz="0" w:space="0" w:color="auto"/>
          </w:divBdr>
        </w:div>
        <w:div w:id="2029938902">
          <w:marLeft w:val="640"/>
          <w:marRight w:val="0"/>
          <w:marTop w:val="0"/>
          <w:marBottom w:val="0"/>
          <w:divBdr>
            <w:top w:val="none" w:sz="0" w:space="0" w:color="auto"/>
            <w:left w:val="none" w:sz="0" w:space="0" w:color="auto"/>
            <w:bottom w:val="none" w:sz="0" w:space="0" w:color="auto"/>
            <w:right w:val="none" w:sz="0" w:space="0" w:color="auto"/>
          </w:divBdr>
        </w:div>
        <w:div w:id="627903189">
          <w:marLeft w:val="640"/>
          <w:marRight w:val="0"/>
          <w:marTop w:val="0"/>
          <w:marBottom w:val="0"/>
          <w:divBdr>
            <w:top w:val="none" w:sz="0" w:space="0" w:color="auto"/>
            <w:left w:val="none" w:sz="0" w:space="0" w:color="auto"/>
            <w:bottom w:val="none" w:sz="0" w:space="0" w:color="auto"/>
            <w:right w:val="none" w:sz="0" w:space="0" w:color="auto"/>
          </w:divBdr>
        </w:div>
        <w:div w:id="486828189">
          <w:marLeft w:val="640"/>
          <w:marRight w:val="0"/>
          <w:marTop w:val="0"/>
          <w:marBottom w:val="0"/>
          <w:divBdr>
            <w:top w:val="none" w:sz="0" w:space="0" w:color="auto"/>
            <w:left w:val="none" w:sz="0" w:space="0" w:color="auto"/>
            <w:bottom w:val="none" w:sz="0" w:space="0" w:color="auto"/>
            <w:right w:val="none" w:sz="0" w:space="0" w:color="auto"/>
          </w:divBdr>
        </w:div>
        <w:div w:id="769740841">
          <w:marLeft w:val="640"/>
          <w:marRight w:val="0"/>
          <w:marTop w:val="0"/>
          <w:marBottom w:val="0"/>
          <w:divBdr>
            <w:top w:val="none" w:sz="0" w:space="0" w:color="auto"/>
            <w:left w:val="none" w:sz="0" w:space="0" w:color="auto"/>
            <w:bottom w:val="none" w:sz="0" w:space="0" w:color="auto"/>
            <w:right w:val="none" w:sz="0" w:space="0" w:color="auto"/>
          </w:divBdr>
        </w:div>
        <w:div w:id="160704895">
          <w:marLeft w:val="640"/>
          <w:marRight w:val="0"/>
          <w:marTop w:val="0"/>
          <w:marBottom w:val="0"/>
          <w:divBdr>
            <w:top w:val="none" w:sz="0" w:space="0" w:color="auto"/>
            <w:left w:val="none" w:sz="0" w:space="0" w:color="auto"/>
            <w:bottom w:val="none" w:sz="0" w:space="0" w:color="auto"/>
            <w:right w:val="none" w:sz="0" w:space="0" w:color="auto"/>
          </w:divBdr>
        </w:div>
        <w:div w:id="1397362791">
          <w:marLeft w:val="640"/>
          <w:marRight w:val="0"/>
          <w:marTop w:val="0"/>
          <w:marBottom w:val="0"/>
          <w:divBdr>
            <w:top w:val="none" w:sz="0" w:space="0" w:color="auto"/>
            <w:left w:val="none" w:sz="0" w:space="0" w:color="auto"/>
            <w:bottom w:val="none" w:sz="0" w:space="0" w:color="auto"/>
            <w:right w:val="none" w:sz="0" w:space="0" w:color="auto"/>
          </w:divBdr>
        </w:div>
        <w:div w:id="1433167434">
          <w:marLeft w:val="640"/>
          <w:marRight w:val="0"/>
          <w:marTop w:val="0"/>
          <w:marBottom w:val="0"/>
          <w:divBdr>
            <w:top w:val="none" w:sz="0" w:space="0" w:color="auto"/>
            <w:left w:val="none" w:sz="0" w:space="0" w:color="auto"/>
            <w:bottom w:val="none" w:sz="0" w:space="0" w:color="auto"/>
            <w:right w:val="none" w:sz="0" w:space="0" w:color="auto"/>
          </w:divBdr>
        </w:div>
        <w:div w:id="1250772846">
          <w:marLeft w:val="640"/>
          <w:marRight w:val="0"/>
          <w:marTop w:val="0"/>
          <w:marBottom w:val="0"/>
          <w:divBdr>
            <w:top w:val="none" w:sz="0" w:space="0" w:color="auto"/>
            <w:left w:val="none" w:sz="0" w:space="0" w:color="auto"/>
            <w:bottom w:val="none" w:sz="0" w:space="0" w:color="auto"/>
            <w:right w:val="none" w:sz="0" w:space="0" w:color="auto"/>
          </w:divBdr>
        </w:div>
        <w:div w:id="733773603">
          <w:marLeft w:val="640"/>
          <w:marRight w:val="0"/>
          <w:marTop w:val="0"/>
          <w:marBottom w:val="0"/>
          <w:divBdr>
            <w:top w:val="none" w:sz="0" w:space="0" w:color="auto"/>
            <w:left w:val="none" w:sz="0" w:space="0" w:color="auto"/>
            <w:bottom w:val="none" w:sz="0" w:space="0" w:color="auto"/>
            <w:right w:val="none" w:sz="0" w:space="0" w:color="auto"/>
          </w:divBdr>
        </w:div>
        <w:div w:id="340089774">
          <w:marLeft w:val="640"/>
          <w:marRight w:val="0"/>
          <w:marTop w:val="0"/>
          <w:marBottom w:val="0"/>
          <w:divBdr>
            <w:top w:val="none" w:sz="0" w:space="0" w:color="auto"/>
            <w:left w:val="none" w:sz="0" w:space="0" w:color="auto"/>
            <w:bottom w:val="none" w:sz="0" w:space="0" w:color="auto"/>
            <w:right w:val="none" w:sz="0" w:space="0" w:color="auto"/>
          </w:divBdr>
        </w:div>
        <w:div w:id="1151021854">
          <w:marLeft w:val="640"/>
          <w:marRight w:val="0"/>
          <w:marTop w:val="0"/>
          <w:marBottom w:val="0"/>
          <w:divBdr>
            <w:top w:val="none" w:sz="0" w:space="0" w:color="auto"/>
            <w:left w:val="none" w:sz="0" w:space="0" w:color="auto"/>
            <w:bottom w:val="none" w:sz="0" w:space="0" w:color="auto"/>
            <w:right w:val="none" w:sz="0" w:space="0" w:color="auto"/>
          </w:divBdr>
        </w:div>
        <w:div w:id="1173648440">
          <w:marLeft w:val="640"/>
          <w:marRight w:val="0"/>
          <w:marTop w:val="0"/>
          <w:marBottom w:val="0"/>
          <w:divBdr>
            <w:top w:val="none" w:sz="0" w:space="0" w:color="auto"/>
            <w:left w:val="none" w:sz="0" w:space="0" w:color="auto"/>
            <w:bottom w:val="none" w:sz="0" w:space="0" w:color="auto"/>
            <w:right w:val="none" w:sz="0" w:space="0" w:color="auto"/>
          </w:divBdr>
        </w:div>
        <w:div w:id="1387292667">
          <w:marLeft w:val="640"/>
          <w:marRight w:val="0"/>
          <w:marTop w:val="0"/>
          <w:marBottom w:val="0"/>
          <w:divBdr>
            <w:top w:val="none" w:sz="0" w:space="0" w:color="auto"/>
            <w:left w:val="none" w:sz="0" w:space="0" w:color="auto"/>
            <w:bottom w:val="none" w:sz="0" w:space="0" w:color="auto"/>
            <w:right w:val="none" w:sz="0" w:space="0" w:color="auto"/>
          </w:divBdr>
        </w:div>
        <w:div w:id="723215499">
          <w:marLeft w:val="640"/>
          <w:marRight w:val="0"/>
          <w:marTop w:val="0"/>
          <w:marBottom w:val="0"/>
          <w:divBdr>
            <w:top w:val="none" w:sz="0" w:space="0" w:color="auto"/>
            <w:left w:val="none" w:sz="0" w:space="0" w:color="auto"/>
            <w:bottom w:val="none" w:sz="0" w:space="0" w:color="auto"/>
            <w:right w:val="none" w:sz="0" w:space="0" w:color="auto"/>
          </w:divBdr>
        </w:div>
        <w:div w:id="722143632">
          <w:marLeft w:val="640"/>
          <w:marRight w:val="0"/>
          <w:marTop w:val="0"/>
          <w:marBottom w:val="0"/>
          <w:divBdr>
            <w:top w:val="none" w:sz="0" w:space="0" w:color="auto"/>
            <w:left w:val="none" w:sz="0" w:space="0" w:color="auto"/>
            <w:bottom w:val="none" w:sz="0" w:space="0" w:color="auto"/>
            <w:right w:val="none" w:sz="0" w:space="0" w:color="auto"/>
          </w:divBdr>
        </w:div>
        <w:div w:id="265773219">
          <w:marLeft w:val="640"/>
          <w:marRight w:val="0"/>
          <w:marTop w:val="0"/>
          <w:marBottom w:val="0"/>
          <w:divBdr>
            <w:top w:val="none" w:sz="0" w:space="0" w:color="auto"/>
            <w:left w:val="none" w:sz="0" w:space="0" w:color="auto"/>
            <w:bottom w:val="none" w:sz="0" w:space="0" w:color="auto"/>
            <w:right w:val="none" w:sz="0" w:space="0" w:color="auto"/>
          </w:divBdr>
        </w:div>
        <w:div w:id="1304388656">
          <w:marLeft w:val="640"/>
          <w:marRight w:val="0"/>
          <w:marTop w:val="0"/>
          <w:marBottom w:val="0"/>
          <w:divBdr>
            <w:top w:val="none" w:sz="0" w:space="0" w:color="auto"/>
            <w:left w:val="none" w:sz="0" w:space="0" w:color="auto"/>
            <w:bottom w:val="none" w:sz="0" w:space="0" w:color="auto"/>
            <w:right w:val="none" w:sz="0" w:space="0" w:color="auto"/>
          </w:divBdr>
        </w:div>
        <w:div w:id="302390623">
          <w:marLeft w:val="640"/>
          <w:marRight w:val="0"/>
          <w:marTop w:val="0"/>
          <w:marBottom w:val="0"/>
          <w:divBdr>
            <w:top w:val="none" w:sz="0" w:space="0" w:color="auto"/>
            <w:left w:val="none" w:sz="0" w:space="0" w:color="auto"/>
            <w:bottom w:val="none" w:sz="0" w:space="0" w:color="auto"/>
            <w:right w:val="none" w:sz="0" w:space="0" w:color="auto"/>
          </w:divBdr>
        </w:div>
        <w:div w:id="1941255062">
          <w:marLeft w:val="640"/>
          <w:marRight w:val="0"/>
          <w:marTop w:val="0"/>
          <w:marBottom w:val="0"/>
          <w:divBdr>
            <w:top w:val="none" w:sz="0" w:space="0" w:color="auto"/>
            <w:left w:val="none" w:sz="0" w:space="0" w:color="auto"/>
            <w:bottom w:val="none" w:sz="0" w:space="0" w:color="auto"/>
            <w:right w:val="none" w:sz="0" w:space="0" w:color="auto"/>
          </w:divBdr>
        </w:div>
        <w:div w:id="1897005330">
          <w:marLeft w:val="640"/>
          <w:marRight w:val="0"/>
          <w:marTop w:val="0"/>
          <w:marBottom w:val="0"/>
          <w:divBdr>
            <w:top w:val="none" w:sz="0" w:space="0" w:color="auto"/>
            <w:left w:val="none" w:sz="0" w:space="0" w:color="auto"/>
            <w:bottom w:val="none" w:sz="0" w:space="0" w:color="auto"/>
            <w:right w:val="none" w:sz="0" w:space="0" w:color="auto"/>
          </w:divBdr>
        </w:div>
        <w:div w:id="592737529">
          <w:marLeft w:val="640"/>
          <w:marRight w:val="0"/>
          <w:marTop w:val="0"/>
          <w:marBottom w:val="0"/>
          <w:divBdr>
            <w:top w:val="none" w:sz="0" w:space="0" w:color="auto"/>
            <w:left w:val="none" w:sz="0" w:space="0" w:color="auto"/>
            <w:bottom w:val="none" w:sz="0" w:space="0" w:color="auto"/>
            <w:right w:val="none" w:sz="0" w:space="0" w:color="auto"/>
          </w:divBdr>
        </w:div>
        <w:div w:id="829902979">
          <w:marLeft w:val="640"/>
          <w:marRight w:val="0"/>
          <w:marTop w:val="0"/>
          <w:marBottom w:val="0"/>
          <w:divBdr>
            <w:top w:val="none" w:sz="0" w:space="0" w:color="auto"/>
            <w:left w:val="none" w:sz="0" w:space="0" w:color="auto"/>
            <w:bottom w:val="none" w:sz="0" w:space="0" w:color="auto"/>
            <w:right w:val="none" w:sz="0" w:space="0" w:color="auto"/>
          </w:divBdr>
        </w:div>
        <w:div w:id="1021199105">
          <w:marLeft w:val="640"/>
          <w:marRight w:val="0"/>
          <w:marTop w:val="0"/>
          <w:marBottom w:val="0"/>
          <w:divBdr>
            <w:top w:val="none" w:sz="0" w:space="0" w:color="auto"/>
            <w:left w:val="none" w:sz="0" w:space="0" w:color="auto"/>
            <w:bottom w:val="none" w:sz="0" w:space="0" w:color="auto"/>
            <w:right w:val="none" w:sz="0" w:space="0" w:color="auto"/>
          </w:divBdr>
        </w:div>
        <w:div w:id="1614897014">
          <w:marLeft w:val="640"/>
          <w:marRight w:val="0"/>
          <w:marTop w:val="0"/>
          <w:marBottom w:val="0"/>
          <w:divBdr>
            <w:top w:val="none" w:sz="0" w:space="0" w:color="auto"/>
            <w:left w:val="none" w:sz="0" w:space="0" w:color="auto"/>
            <w:bottom w:val="none" w:sz="0" w:space="0" w:color="auto"/>
            <w:right w:val="none" w:sz="0" w:space="0" w:color="auto"/>
          </w:divBdr>
        </w:div>
        <w:div w:id="1684478748">
          <w:marLeft w:val="640"/>
          <w:marRight w:val="0"/>
          <w:marTop w:val="0"/>
          <w:marBottom w:val="0"/>
          <w:divBdr>
            <w:top w:val="none" w:sz="0" w:space="0" w:color="auto"/>
            <w:left w:val="none" w:sz="0" w:space="0" w:color="auto"/>
            <w:bottom w:val="none" w:sz="0" w:space="0" w:color="auto"/>
            <w:right w:val="none" w:sz="0" w:space="0" w:color="auto"/>
          </w:divBdr>
        </w:div>
        <w:div w:id="588777907">
          <w:marLeft w:val="640"/>
          <w:marRight w:val="0"/>
          <w:marTop w:val="0"/>
          <w:marBottom w:val="0"/>
          <w:divBdr>
            <w:top w:val="none" w:sz="0" w:space="0" w:color="auto"/>
            <w:left w:val="none" w:sz="0" w:space="0" w:color="auto"/>
            <w:bottom w:val="none" w:sz="0" w:space="0" w:color="auto"/>
            <w:right w:val="none" w:sz="0" w:space="0" w:color="auto"/>
          </w:divBdr>
        </w:div>
        <w:div w:id="200284347">
          <w:marLeft w:val="640"/>
          <w:marRight w:val="0"/>
          <w:marTop w:val="0"/>
          <w:marBottom w:val="0"/>
          <w:divBdr>
            <w:top w:val="none" w:sz="0" w:space="0" w:color="auto"/>
            <w:left w:val="none" w:sz="0" w:space="0" w:color="auto"/>
            <w:bottom w:val="none" w:sz="0" w:space="0" w:color="auto"/>
            <w:right w:val="none" w:sz="0" w:space="0" w:color="auto"/>
          </w:divBdr>
        </w:div>
        <w:div w:id="328994401">
          <w:marLeft w:val="640"/>
          <w:marRight w:val="0"/>
          <w:marTop w:val="0"/>
          <w:marBottom w:val="0"/>
          <w:divBdr>
            <w:top w:val="none" w:sz="0" w:space="0" w:color="auto"/>
            <w:left w:val="none" w:sz="0" w:space="0" w:color="auto"/>
            <w:bottom w:val="none" w:sz="0" w:space="0" w:color="auto"/>
            <w:right w:val="none" w:sz="0" w:space="0" w:color="auto"/>
          </w:divBdr>
        </w:div>
        <w:div w:id="1823237048">
          <w:marLeft w:val="640"/>
          <w:marRight w:val="0"/>
          <w:marTop w:val="0"/>
          <w:marBottom w:val="0"/>
          <w:divBdr>
            <w:top w:val="none" w:sz="0" w:space="0" w:color="auto"/>
            <w:left w:val="none" w:sz="0" w:space="0" w:color="auto"/>
            <w:bottom w:val="none" w:sz="0" w:space="0" w:color="auto"/>
            <w:right w:val="none" w:sz="0" w:space="0" w:color="auto"/>
          </w:divBdr>
        </w:div>
        <w:div w:id="1437402520">
          <w:marLeft w:val="640"/>
          <w:marRight w:val="0"/>
          <w:marTop w:val="0"/>
          <w:marBottom w:val="0"/>
          <w:divBdr>
            <w:top w:val="none" w:sz="0" w:space="0" w:color="auto"/>
            <w:left w:val="none" w:sz="0" w:space="0" w:color="auto"/>
            <w:bottom w:val="none" w:sz="0" w:space="0" w:color="auto"/>
            <w:right w:val="none" w:sz="0" w:space="0" w:color="auto"/>
          </w:divBdr>
        </w:div>
        <w:div w:id="219678083">
          <w:marLeft w:val="640"/>
          <w:marRight w:val="0"/>
          <w:marTop w:val="0"/>
          <w:marBottom w:val="0"/>
          <w:divBdr>
            <w:top w:val="none" w:sz="0" w:space="0" w:color="auto"/>
            <w:left w:val="none" w:sz="0" w:space="0" w:color="auto"/>
            <w:bottom w:val="none" w:sz="0" w:space="0" w:color="auto"/>
            <w:right w:val="none" w:sz="0" w:space="0" w:color="auto"/>
          </w:divBdr>
        </w:div>
      </w:divsChild>
    </w:div>
    <w:div w:id="1261914111">
      <w:marLeft w:val="0"/>
      <w:marRight w:val="0"/>
      <w:marTop w:val="0"/>
      <w:marBottom w:val="0"/>
      <w:divBdr>
        <w:top w:val="none" w:sz="0" w:space="0" w:color="auto"/>
        <w:left w:val="none" w:sz="0" w:space="0" w:color="auto"/>
        <w:bottom w:val="none" w:sz="0" w:space="0" w:color="auto"/>
        <w:right w:val="none" w:sz="0" w:space="0" w:color="auto"/>
      </w:divBdr>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79684093">
      <w:bodyDiv w:val="1"/>
      <w:marLeft w:val="0"/>
      <w:marRight w:val="0"/>
      <w:marTop w:val="0"/>
      <w:marBottom w:val="0"/>
      <w:divBdr>
        <w:top w:val="none" w:sz="0" w:space="0" w:color="auto"/>
        <w:left w:val="none" w:sz="0" w:space="0" w:color="auto"/>
        <w:bottom w:val="none" w:sz="0" w:space="0" w:color="auto"/>
        <w:right w:val="none" w:sz="0" w:space="0" w:color="auto"/>
      </w:divBdr>
      <w:divsChild>
        <w:div w:id="755399602">
          <w:marLeft w:val="640"/>
          <w:marRight w:val="0"/>
          <w:marTop w:val="0"/>
          <w:marBottom w:val="0"/>
          <w:divBdr>
            <w:top w:val="none" w:sz="0" w:space="0" w:color="auto"/>
            <w:left w:val="none" w:sz="0" w:space="0" w:color="auto"/>
            <w:bottom w:val="none" w:sz="0" w:space="0" w:color="auto"/>
            <w:right w:val="none" w:sz="0" w:space="0" w:color="auto"/>
          </w:divBdr>
        </w:div>
        <w:div w:id="438526001">
          <w:marLeft w:val="640"/>
          <w:marRight w:val="0"/>
          <w:marTop w:val="0"/>
          <w:marBottom w:val="0"/>
          <w:divBdr>
            <w:top w:val="none" w:sz="0" w:space="0" w:color="auto"/>
            <w:left w:val="none" w:sz="0" w:space="0" w:color="auto"/>
            <w:bottom w:val="none" w:sz="0" w:space="0" w:color="auto"/>
            <w:right w:val="none" w:sz="0" w:space="0" w:color="auto"/>
          </w:divBdr>
        </w:div>
        <w:div w:id="389891202">
          <w:marLeft w:val="640"/>
          <w:marRight w:val="0"/>
          <w:marTop w:val="0"/>
          <w:marBottom w:val="0"/>
          <w:divBdr>
            <w:top w:val="none" w:sz="0" w:space="0" w:color="auto"/>
            <w:left w:val="none" w:sz="0" w:space="0" w:color="auto"/>
            <w:bottom w:val="none" w:sz="0" w:space="0" w:color="auto"/>
            <w:right w:val="none" w:sz="0" w:space="0" w:color="auto"/>
          </w:divBdr>
        </w:div>
        <w:div w:id="1271934052">
          <w:marLeft w:val="640"/>
          <w:marRight w:val="0"/>
          <w:marTop w:val="0"/>
          <w:marBottom w:val="0"/>
          <w:divBdr>
            <w:top w:val="none" w:sz="0" w:space="0" w:color="auto"/>
            <w:left w:val="none" w:sz="0" w:space="0" w:color="auto"/>
            <w:bottom w:val="none" w:sz="0" w:space="0" w:color="auto"/>
            <w:right w:val="none" w:sz="0" w:space="0" w:color="auto"/>
          </w:divBdr>
        </w:div>
        <w:div w:id="2083336025">
          <w:marLeft w:val="640"/>
          <w:marRight w:val="0"/>
          <w:marTop w:val="0"/>
          <w:marBottom w:val="0"/>
          <w:divBdr>
            <w:top w:val="none" w:sz="0" w:space="0" w:color="auto"/>
            <w:left w:val="none" w:sz="0" w:space="0" w:color="auto"/>
            <w:bottom w:val="none" w:sz="0" w:space="0" w:color="auto"/>
            <w:right w:val="none" w:sz="0" w:space="0" w:color="auto"/>
          </w:divBdr>
        </w:div>
        <w:div w:id="1235356586">
          <w:marLeft w:val="640"/>
          <w:marRight w:val="0"/>
          <w:marTop w:val="0"/>
          <w:marBottom w:val="0"/>
          <w:divBdr>
            <w:top w:val="none" w:sz="0" w:space="0" w:color="auto"/>
            <w:left w:val="none" w:sz="0" w:space="0" w:color="auto"/>
            <w:bottom w:val="none" w:sz="0" w:space="0" w:color="auto"/>
            <w:right w:val="none" w:sz="0" w:space="0" w:color="auto"/>
          </w:divBdr>
        </w:div>
        <w:div w:id="1849172111">
          <w:marLeft w:val="640"/>
          <w:marRight w:val="0"/>
          <w:marTop w:val="0"/>
          <w:marBottom w:val="0"/>
          <w:divBdr>
            <w:top w:val="none" w:sz="0" w:space="0" w:color="auto"/>
            <w:left w:val="none" w:sz="0" w:space="0" w:color="auto"/>
            <w:bottom w:val="none" w:sz="0" w:space="0" w:color="auto"/>
            <w:right w:val="none" w:sz="0" w:space="0" w:color="auto"/>
          </w:divBdr>
        </w:div>
        <w:div w:id="487595261">
          <w:marLeft w:val="640"/>
          <w:marRight w:val="0"/>
          <w:marTop w:val="0"/>
          <w:marBottom w:val="0"/>
          <w:divBdr>
            <w:top w:val="none" w:sz="0" w:space="0" w:color="auto"/>
            <w:left w:val="none" w:sz="0" w:space="0" w:color="auto"/>
            <w:bottom w:val="none" w:sz="0" w:space="0" w:color="auto"/>
            <w:right w:val="none" w:sz="0" w:space="0" w:color="auto"/>
          </w:divBdr>
        </w:div>
        <w:div w:id="2042438211">
          <w:marLeft w:val="640"/>
          <w:marRight w:val="0"/>
          <w:marTop w:val="0"/>
          <w:marBottom w:val="0"/>
          <w:divBdr>
            <w:top w:val="none" w:sz="0" w:space="0" w:color="auto"/>
            <w:left w:val="none" w:sz="0" w:space="0" w:color="auto"/>
            <w:bottom w:val="none" w:sz="0" w:space="0" w:color="auto"/>
            <w:right w:val="none" w:sz="0" w:space="0" w:color="auto"/>
          </w:divBdr>
        </w:div>
        <w:div w:id="1383676255">
          <w:marLeft w:val="640"/>
          <w:marRight w:val="0"/>
          <w:marTop w:val="0"/>
          <w:marBottom w:val="0"/>
          <w:divBdr>
            <w:top w:val="none" w:sz="0" w:space="0" w:color="auto"/>
            <w:left w:val="none" w:sz="0" w:space="0" w:color="auto"/>
            <w:bottom w:val="none" w:sz="0" w:space="0" w:color="auto"/>
            <w:right w:val="none" w:sz="0" w:space="0" w:color="auto"/>
          </w:divBdr>
        </w:div>
        <w:div w:id="192957769">
          <w:marLeft w:val="640"/>
          <w:marRight w:val="0"/>
          <w:marTop w:val="0"/>
          <w:marBottom w:val="0"/>
          <w:divBdr>
            <w:top w:val="none" w:sz="0" w:space="0" w:color="auto"/>
            <w:left w:val="none" w:sz="0" w:space="0" w:color="auto"/>
            <w:bottom w:val="none" w:sz="0" w:space="0" w:color="auto"/>
            <w:right w:val="none" w:sz="0" w:space="0" w:color="auto"/>
          </w:divBdr>
        </w:div>
        <w:div w:id="747732735">
          <w:marLeft w:val="640"/>
          <w:marRight w:val="0"/>
          <w:marTop w:val="0"/>
          <w:marBottom w:val="0"/>
          <w:divBdr>
            <w:top w:val="none" w:sz="0" w:space="0" w:color="auto"/>
            <w:left w:val="none" w:sz="0" w:space="0" w:color="auto"/>
            <w:bottom w:val="none" w:sz="0" w:space="0" w:color="auto"/>
            <w:right w:val="none" w:sz="0" w:space="0" w:color="auto"/>
          </w:divBdr>
        </w:div>
        <w:div w:id="1565876260">
          <w:marLeft w:val="640"/>
          <w:marRight w:val="0"/>
          <w:marTop w:val="0"/>
          <w:marBottom w:val="0"/>
          <w:divBdr>
            <w:top w:val="none" w:sz="0" w:space="0" w:color="auto"/>
            <w:left w:val="none" w:sz="0" w:space="0" w:color="auto"/>
            <w:bottom w:val="none" w:sz="0" w:space="0" w:color="auto"/>
            <w:right w:val="none" w:sz="0" w:space="0" w:color="auto"/>
          </w:divBdr>
        </w:div>
        <w:div w:id="1218206107">
          <w:marLeft w:val="640"/>
          <w:marRight w:val="0"/>
          <w:marTop w:val="0"/>
          <w:marBottom w:val="0"/>
          <w:divBdr>
            <w:top w:val="none" w:sz="0" w:space="0" w:color="auto"/>
            <w:left w:val="none" w:sz="0" w:space="0" w:color="auto"/>
            <w:bottom w:val="none" w:sz="0" w:space="0" w:color="auto"/>
            <w:right w:val="none" w:sz="0" w:space="0" w:color="auto"/>
          </w:divBdr>
        </w:div>
        <w:div w:id="1439983912">
          <w:marLeft w:val="640"/>
          <w:marRight w:val="0"/>
          <w:marTop w:val="0"/>
          <w:marBottom w:val="0"/>
          <w:divBdr>
            <w:top w:val="none" w:sz="0" w:space="0" w:color="auto"/>
            <w:left w:val="none" w:sz="0" w:space="0" w:color="auto"/>
            <w:bottom w:val="none" w:sz="0" w:space="0" w:color="auto"/>
            <w:right w:val="none" w:sz="0" w:space="0" w:color="auto"/>
          </w:divBdr>
        </w:div>
        <w:div w:id="2132092647">
          <w:marLeft w:val="640"/>
          <w:marRight w:val="0"/>
          <w:marTop w:val="0"/>
          <w:marBottom w:val="0"/>
          <w:divBdr>
            <w:top w:val="none" w:sz="0" w:space="0" w:color="auto"/>
            <w:left w:val="none" w:sz="0" w:space="0" w:color="auto"/>
            <w:bottom w:val="none" w:sz="0" w:space="0" w:color="auto"/>
            <w:right w:val="none" w:sz="0" w:space="0" w:color="auto"/>
          </w:divBdr>
        </w:div>
        <w:div w:id="1541933557">
          <w:marLeft w:val="640"/>
          <w:marRight w:val="0"/>
          <w:marTop w:val="0"/>
          <w:marBottom w:val="0"/>
          <w:divBdr>
            <w:top w:val="none" w:sz="0" w:space="0" w:color="auto"/>
            <w:left w:val="none" w:sz="0" w:space="0" w:color="auto"/>
            <w:bottom w:val="none" w:sz="0" w:space="0" w:color="auto"/>
            <w:right w:val="none" w:sz="0" w:space="0" w:color="auto"/>
          </w:divBdr>
        </w:div>
        <w:div w:id="635767850">
          <w:marLeft w:val="640"/>
          <w:marRight w:val="0"/>
          <w:marTop w:val="0"/>
          <w:marBottom w:val="0"/>
          <w:divBdr>
            <w:top w:val="none" w:sz="0" w:space="0" w:color="auto"/>
            <w:left w:val="none" w:sz="0" w:space="0" w:color="auto"/>
            <w:bottom w:val="none" w:sz="0" w:space="0" w:color="auto"/>
            <w:right w:val="none" w:sz="0" w:space="0" w:color="auto"/>
          </w:divBdr>
        </w:div>
        <w:div w:id="47337498">
          <w:marLeft w:val="640"/>
          <w:marRight w:val="0"/>
          <w:marTop w:val="0"/>
          <w:marBottom w:val="0"/>
          <w:divBdr>
            <w:top w:val="none" w:sz="0" w:space="0" w:color="auto"/>
            <w:left w:val="none" w:sz="0" w:space="0" w:color="auto"/>
            <w:bottom w:val="none" w:sz="0" w:space="0" w:color="auto"/>
            <w:right w:val="none" w:sz="0" w:space="0" w:color="auto"/>
          </w:divBdr>
        </w:div>
        <w:div w:id="147791812">
          <w:marLeft w:val="640"/>
          <w:marRight w:val="0"/>
          <w:marTop w:val="0"/>
          <w:marBottom w:val="0"/>
          <w:divBdr>
            <w:top w:val="none" w:sz="0" w:space="0" w:color="auto"/>
            <w:left w:val="none" w:sz="0" w:space="0" w:color="auto"/>
            <w:bottom w:val="none" w:sz="0" w:space="0" w:color="auto"/>
            <w:right w:val="none" w:sz="0" w:space="0" w:color="auto"/>
          </w:divBdr>
        </w:div>
        <w:div w:id="28778409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2027708771">
          <w:marLeft w:val="640"/>
          <w:marRight w:val="0"/>
          <w:marTop w:val="0"/>
          <w:marBottom w:val="0"/>
          <w:divBdr>
            <w:top w:val="none" w:sz="0" w:space="0" w:color="auto"/>
            <w:left w:val="none" w:sz="0" w:space="0" w:color="auto"/>
            <w:bottom w:val="none" w:sz="0" w:space="0" w:color="auto"/>
            <w:right w:val="none" w:sz="0" w:space="0" w:color="auto"/>
          </w:divBdr>
        </w:div>
        <w:div w:id="500123038">
          <w:marLeft w:val="640"/>
          <w:marRight w:val="0"/>
          <w:marTop w:val="0"/>
          <w:marBottom w:val="0"/>
          <w:divBdr>
            <w:top w:val="none" w:sz="0" w:space="0" w:color="auto"/>
            <w:left w:val="none" w:sz="0" w:space="0" w:color="auto"/>
            <w:bottom w:val="none" w:sz="0" w:space="0" w:color="auto"/>
            <w:right w:val="none" w:sz="0" w:space="0" w:color="auto"/>
          </w:divBdr>
        </w:div>
        <w:div w:id="1106076475">
          <w:marLeft w:val="640"/>
          <w:marRight w:val="0"/>
          <w:marTop w:val="0"/>
          <w:marBottom w:val="0"/>
          <w:divBdr>
            <w:top w:val="none" w:sz="0" w:space="0" w:color="auto"/>
            <w:left w:val="none" w:sz="0" w:space="0" w:color="auto"/>
            <w:bottom w:val="none" w:sz="0" w:space="0" w:color="auto"/>
            <w:right w:val="none" w:sz="0" w:space="0" w:color="auto"/>
          </w:divBdr>
        </w:div>
        <w:div w:id="1620992068">
          <w:marLeft w:val="640"/>
          <w:marRight w:val="0"/>
          <w:marTop w:val="0"/>
          <w:marBottom w:val="0"/>
          <w:divBdr>
            <w:top w:val="none" w:sz="0" w:space="0" w:color="auto"/>
            <w:left w:val="none" w:sz="0" w:space="0" w:color="auto"/>
            <w:bottom w:val="none" w:sz="0" w:space="0" w:color="auto"/>
            <w:right w:val="none" w:sz="0" w:space="0" w:color="auto"/>
          </w:divBdr>
        </w:div>
        <w:div w:id="1684816415">
          <w:marLeft w:val="640"/>
          <w:marRight w:val="0"/>
          <w:marTop w:val="0"/>
          <w:marBottom w:val="0"/>
          <w:divBdr>
            <w:top w:val="none" w:sz="0" w:space="0" w:color="auto"/>
            <w:left w:val="none" w:sz="0" w:space="0" w:color="auto"/>
            <w:bottom w:val="none" w:sz="0" w:space="0" w:color="auto"/>
            <w:right w:val="none" w:sz="0" w:space="0" w:color="auto"/>
          </w:divBdr>
        </w:div>
        <w:div w:id="169639190">
          <w:marLeft w:val="640"/>
          <w:marRight w:val="0"/>
          <w:marTop w:val="0"/>
          <w:marBottom w:val="0"/>
          <w:divBdr>
            <w:top w:val="none" w:sz="0" w:space="0" w:color="auto"/>
            <w:left w:val="none" w:sz="0" w:space="0" w:color="auto"/>
            <w:bottom w:val="none" w:sz="0" w:space="0" w:color="auto"/>
            <w:right w:val="none" w:sz="0" w:space="0" w:color="auto"/>
          </w:divBdr>
        </w:div>
        <w:div w:id="127094571">
          <w:marLeft w:val="640"/>
          <w:marRight w:val="0"/>
          <w:marTop w:val="0"/>
          <w:marBottom w:val="0"/>
          <w:divBdr>
            <w:top w:val="none" w:sz="0" w:space="0" w:color="auto"/>
            <w:left w:val="none" w:sz="0" w:space="0" w:color="auto"/>
            <w:bottom w:val="none" w:sz="0" w:space="0" w:color="auto"/>
            <w:right w:val="none" w:sz="0" w:space="0" w:color="auto"/>
          </w:divBdr>
        </w:div>
        <w:div w:id="1999383947">
          <w:marLeft w:val="640"/>
          <w:marRight w:val="0"/>
          <w:marTop w:val="0"/>
          <w:marBottom w:val="0"/>
          <w:divBdr>
            <w:top w:val="none" w:sz="0" w:space="0" w:color="auto"/>
            <w:left w:val="none" w:sz="0" w:space="0" w:color="auto"/>
            <w:bottom w:val="none" w:sz="0" w:space="0" w:color="auto"/>
            <w:right w:val="none" w:sz="0" w:space="0" w:color="auto"/>
          </w:divBdr>
        </w:div>
        <w:div w:id="1745762234">
          <w:marLeft w:val="640"/>
          <w:marRight w:val="0"/>
          <w:marTop w:val="0"/>
          <w:marBottom w:val="0"/>
          <w:divBdr>
            <w:top w:val="none" w:sz="0" w:space="0" w:color="auto"/>
            <w:left w:val="none" w:sz="0" w:space="0" w:color="auto"/>
            <w:bottom w:val="none" w:sz="0" w:space="0" w:color="auto"/>
            <w:right w:val="none" w:sz="0" w:space="0" w:color="auto"/>
          </w:divBdr>
        </w:div>
        <w:div w:id="1675642864">
          <w:marLeft w:val="640"/>
          <w:marRight w:val="0"/>
          <w:marTop w:val="0"/>
          <w:marBottom w:val="0"/>
          <w:divBdr>
            <w:top w:val="none" w:sz="0" w:space="0" w:color="auto"/>
            <w:left w:val="none" w:sz="0" w:space="0" w:color="auto"/>
            <w:bottom w:val="none" w:sz="0" w:space="0" w:color="auto"/>
            <w:right w:val="none" w:sz="0" w:space="0" w:color="auto"/>
          </w:divBdr>
        </w:div>
        <w:div w:id="514616733">
          <w:marLeft w:val="640"/>
          <w:marRight w:val="0"/>
          <w:marTop w:val="0"/>
          <w:marBottom w:val="0"/>
          <w:divBdr>
            <w:top w:val="none" w:sz="0" w:space="0" w:color="auto"/>
            <w:left w:val="none" w:sz="0" w:space="0" w:color="auto"/>
            <w:bottom w:val="none" w:sz="0" w:space="0" w:color="auto"/>
            <w:right w:val="none" w:sz="0" w:space="0" w:color="auto"/>
          </w:divBdr>
        </w:div>
        <w:div w:id="612372121">
          <w:marLeft w:val="640"/>
          <w:marRight w:val="0"/>
          <w:marTop w:val="0"/>
          <w:marBottom w:val="0"/>
          <w:divBdr>
            <w:top w:val="none" w:sz="0" w:space="0" w:color="auto"/>
            <w:left w:val="none" w:sz="0" w:space="0" w:color="auto"/>
            <w:bottom w:val="none" w:sz="0" w:space="0" w:color="auto"/>
            <w:right w:val="none" w:sz="0" w:space="0" w:color="auto"/>
          </w:divBdr>
        </w:div>
        <w:div w:id="228880717">
          <w:marLeft w:val="640"/>
          <w:marRight w:val="0"/>
          <w:marTop w:val="0"/>
          <w:marBottom w:val="0"/>
          <w:divBdr>
            <w:top w:val="none" w:sz="0" w:space="0" w:color="auto"/>
            <w:left w:val="none" w:sz="0" w:space="0" w:color="auto"/>
            <w:bottom w:val="none" w:sz="0" w:space="0" w:color="auto"/>
            <w:right w:val="none" w:sz="0" w:space="0" w:color="auto"/>
          </w:divBdr>
        </w:div>
        <w:div w:id="710808458">
          <w:marLeft w:val="640"/>
          <w:marRight w:val="0"/>
          <w:marTop w:val="0"/>
          <w:marBottom w:val="0"/>
          <w:divBdr>
            <w:top w:val="none" w:sz="0" w:space="0" w:color="auto"/>
            <w:left w:val="none" w:sz="0" w:space="0" w:color="auto"/>
            <w:bottom w:val="none" w:sz="0" w:space="0" w:color="auto"/>
            <w:right w:val="none" w:sz="0" w:space="0" w:color="auto"/>
          </w:divBdr>
        </w:div>
        <w:div w:id="601182601">
          <w:marLeft w:val="640"/>
          <w:marRight w:val="0"/>
          <w:marTop w:val="0"/>
          <w:marBottom w:val="0"/>
          <w:divBdr>
            <w:top w:val="none" w:sz="0" w:space="0" w:color="auto"/>
            <w:left w:val="none" w:sz="0" w:space="0" w:color="auto"/>
            <w:bottom w:val="none" w:sz="0" w:space="0" w:color="auto"/>
            <w:right w:val="none" w:sz="0" w:space="0" w:color="auto"/>
          </w:divBdr>
        </w:div>
        <w:div w:id="1030841368">
          <w:marLeft w:val="640"/>
          <w:marRight w:val="0"/>
          <w:marTop w:val="0"/>
          <w:marBottom w:val="0"/>
          <w:divBdr>
            <w:top w:val="none" w:sz="0" w:space="0" w:color="auto"/>
            <w:left w:val="none" w:sz="0" w:space="0" w:color="auto"/>
            <w:bottom w:val="none" w:sz="0" w:space="0" w:color="auto"/>
            <w:right w:val="none" w:sz="0" w:space="0" w:color="auto"/>
          </w:divBdr>
        </w:div>
        <w:div w:id="1347559151">
          <w:marLeft w:val="640"/>
          <w:marRight w:val="0"/>
          <w:marTop w:val="0"/>
          <w:marBottom w:val="0"/>
          <w:divBdr>
            <w:top w:val="none" w:sz="0" w:space="0" w:color="auto"/>
            <w:left w:val="none" w:sz="0" w:space="0" w:color="auto"/>
            <w:bottom w:val="none" w:sz="0" w:space="0" w:color="auto"/>
            <w:right w:val="none" w:sz="0" w:space="0" w:color="auto"/>
          </w:divBdr>
        </w:div>
        <w:div w:id="1752892013">
          <w:marLeft w:val="640"/>
          <w:marRight w:val="0"/>
          <w:marTop w:val="0"/>
          <w:marBottom w:val="0"/>
          <w:divBdr>
            <w:top w:val="none" w:sz="0" w:space="0" w:color="auto"/>
            <w:left w:val="none" w:sz="0" w:space="0" w:color="auto"/>
            <w:bottom w:val="none" w:sz="0" w:space="0" w:color="auto"/>
            <w:right w:val="none" w:sz="0" w:space="0" w:color="auto"/>
          </w:divBdr>
        </w:div>
        <w:div w:id="1064059037">
          <w:marLeft w:val="640"/>
          <w:marRight w:val="0"/>
          <w:marTop w:val="0"/>
          <w:marBottom w:val="0"/>
          <w:divBdr>
            <w:top w:val="none" w:sz="0" w:space="0" w:color="auto"/>
            <w:left w:val="none" w:sz="0" w:space="0" w:color="auto"/>
            <w:bottom w:val="none" w:sz="0" w:space="0" w:color="auto"/>
            <w:right w:val="none" w:sz="0" w:space="0" w:color="auto"/>
          </w:divBdr>
        </w:div>
        <w:div w:id="1720132260">
          <w:marLeft w:val="640"/>
          <w:marRight w:val="0"/>
          <w:marTop w:val="0"/>
          <w:marBottom w:val="0"/>
          <w:divBdr>
            <w:top w:val="none" w:sz="0" w:space="0" w:color="auto"/>
            <w:left w:val="none" w:sz="0" w:space="0" w:color="auto"/>
            <w:bottom w:val="none" w:sz="0" w:space="0" w:color="auto"/>
            <w:right w:val="none" w:sz="0" w:space="0" w:color="auto"/>
          </w:divBdr>
        </w:div>
        <w:div w:id="616105394">
          <w:marLeft w:val="640"/>
          <w:marRight w:val="0"/>
          <w:marTop w:val="0"/>
          <w:marBottom w:val="0"/>
          <w:divBdr>
            <w:top w:val="none" w:sz="0" w:space="0" w:color="auto"/>
            <w:left w:val="none" w:sz="0" w:space="0" w:color="auto"/>
            <w:bottom w:val="none" w:sz="0" w:space="0" w:color="auto"/>
            <w:right w:val="none" w:sz="0" w:space="0" w:color="auto"/>
          </w:divBdr>
        </w:div>
        <w:div w:id="1660497619">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6523564">
      <w:marLeft w:val="0"/>
      <w:marRight w:val="0"/>
      <w:marTop w:val="0"/>
      <w:marBottom w:val="0"/>
      <w:divBdr>
        <w:top w:val="none" w:sz="0" w:space="0" w:color="auto"/>
        <w:left w:val="none" w:sz="0" w:space="0" w:color="auto"/>
        <w:bottom w:val="none" w:sz="0" w:space="0" w:color="auto"/>
        <w:right w:val="none" w:sz="0" w:space="0" w:color="auto"/>
      </w:divBdr>
    </w:div>
    <w:div w:id="1297183279">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37197733">
      <w:marLeft w:val="0"/>
      <w:marRight w:val="150"/>
      <w:marTop w:val="0"/>
      <w:marBottom w:val="0"/>
      <w:divBdr>
        <w:top w:val="none" w:sz="0" w:space="0" w:color="auto"/>
        <w:left w:val="none" w:sz="0" w:space="0" w:color="auto"/>
        <w:bottom w:val="none" w:sz="0" w:space="0" w:color="auto"/>
        <w:right w:val="none" w:sz="0" w:space="0" w:color="auto"/>
      </w:divBdr>
      <w:divsChild>
        <w:div w:id="242692258">
          <w:marLeft w:val="0"/>
          <w:marRight w:val="150"/>
          <w:marTop w:val="0"/>
          <w:marBottom w:val="0"/>
          <w:divBdr>
            <w:top w:val="none" w:sz="0" w:space="0" w:color="auto"/>
            <w:left w:val="none" w:sz="0" w:space="0" w:color="auto"/>
            <w:bottom w:val="none" w:sz="0" w:space="0" w:color="auto"/>
            <w:right w:val="none" w:sz="0" w:space="0" w:color="auto"/>
          </w:divBdr>
          <w:divsChild>
            <w:div w:id="1723141408">
              <w:marLeft w:val="0"/>
              <w:marRight w:val="0"/>
              <w:marTop w:val="0"/>
              <w:marBottom w:val="0"/>
              <w:divBdr>
                <w:top w:val="none" w:sz="0" w:space="0" w:color="auto"/>
                <w:left w:val="none" w:sz="0" w:space="0" w:color="auto"/>
                <w:bottom w:val="none" w:sz="0" w:space="0" w:color="auto"/>
                <w:right w:val="none" w:sz="0" w:space="0" w:color="auto"/>
              </w:divBdr>
              <w:divsChild>
                <w:div w:id="524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202276">
      <w:marLeft w:val="0"/>
      <w:marRight w:val="0"/>
      <w:marTop w:val="0"/>
      <w:marBottom w:val="0"/>
      <w:divBdr>
        <w:top w:val="none" w:sz="0" w:space="0" w:color="auto"/>
        <w:left w:val="none" w:sz="0" w:space="0" w:color="auto"/>
        <w:bottom w:val="none" w:sz="0" w:space="0" w:color="auto"/>
        <w:right w:val="none" w:sz="0" w:space="0" w:color="auto"/>
      </w:divBdr>
    </w:div>
    <w:div w:id="1396707136">
      <w:marLeft w:val="0"/>
      <w:marRight w:val="0"/>
      <w:marTop w:val="0"/>
      <w:marBottom w:val="0"/>
      <w:divBdr>
        <w:top w:val="none" w:sz="0" w:space="0" w:color="auto"/>
        <w:left w:val="none" w:sz="0" w:space="0" w:color="auto"/>
        <w:bottom w:val="none" w:sz="0" w:space="0" w:color="auto"/>
        <w:right w:val="none" w:sz="0" w:space="0" w:color="auto"/>
      </w:divBdr>
    </w:div>
    <w:div w:id="1398015148">
      <w:bodyDiv w:val="1"/>
      <w:marLeft w:val="0"/>
      <w:marRight w:val="0"/>
      <w:marTop w:val="0"/>
      <w:marBottom w:val="0"/>
      <w:divBdr>
        <w:top w:val="none" w:sz="0" w:space="0" w:color="auto"/>
        <w:left w:val="none" w:sz="0" w:space="0" w:color="auto"/>
        <w:bottom w:val="none" w:sz="0" w:space="0" w:color="auto"/>
        <w:right w:val="none" w:sz="0" w:space="0" w:color="auto"/>
      </w:divBdr>
      <w:divsChild>
        <w:div w:id="2026401623">
          <w:marLeft w:val="640"/>
          <w:marRight w:val="0"/>
          <w:marTop w:val="0"/>
          <w:marBottom w:val="0"/>
          <w:divBdr>
            <w:top w:val="none" w:sz="0" w:space="0" w:color="auto"/>
            <w:left w:val="none" w:sz="0" w:space="0" w:color="auto"/>
            <w:bottom w:val="none" w:sz="0" w:space="0" w:color="auto"/>
            <w:right w:val="none" w:sz="0" w:space="0" w:color="auto"/>
          </w:divBdr>
        </w:div>
        <w:div w:id="653991316">
          <w:marLeft w:val="640"/>
          <w:marRight w:val="0"/>
          <w:marTop w:val="0"/>
          <w:marBottom w:val="0"/>
          <w:divBdr>
            <w:top w:val="none" w:sz="0" w:space="0" w:color="auto"/>
            <w:left w:val="none" w:sz="0" w:space="0" w:color="auto"/>
            <w:bottom w:val="none" w:sz="0" w:space="0" w:color="auto"/>
            <w:right w:val="none" w:sz="0" w:space="0" w:color="auto"/>
          </w:divBdr>
        </w:div>
        <w:div w:id="874461345">
          <w:marLeft w:val="640"/>
          <w:marRight w:val="0"/>
          <w:marTop w:val="0"/>
          <w:marBottom w:val="0"/>
          <w:divBdr>
            <w:top w:val="none" w:sz="0" w:space="0" w:color="auto"/>
            <w:left w:val="none" w:sz="0" w:space="0" w:color="auto"/>
            <w:bottom w:val="none" w:sz="0" w:space="0" w:color="auto"/>
            <w:right w:val="none" w:sz="0" w:space="0" w:color="auto"/>
          </w:divBdr>
        </w:div>
        <w:div w:id="1639724232">
          <w:marLeft w:val="640"/>
          <w:marRight w:val="0"/>
          <w:marTop w:val="0"/>
          <w:marBottom w:val="0"/>
          <w:divBdr>
            <w:top w:val="none" w:sz="0" w:space="0" w:color="auto"/>
            <w:left w:val="none" w:sz="0" w:space="0" w:color="auto"/>
            <w:bottom w:val="none" w:sz="0" w:space="0" w:color="auto"/>
            <w:right w:val="none" w:sz="0" w:space="0" w:color="auto"/>
          </w:divBdr>
        </w:div>
        <w:div w:id="671759602">
          <w:marLeft w:val="640"/>
          <w:marRight w:val="0"/>
          <w:marTop w:val="0"/>
          <w:marBottom w:val="0"/>
          <w:divBdr>
            <w:top w:val="none" w:sz="0" w:space="0" w:color="auto"/>
            <w:left w:val="none" w:sz="0" w:space="0" w:color="auto"/>
            <w:bottom w:val="none" w:sz="0" w:space="0" w:color="auto"/>
            <w:right w:val="none" w:sz="0" w:space="0" w:color="auto"/>
          </w:divBdr>
        </w:div>
        <w:div w:id="2031561994">
          <w:marLeft w:val="640"/>
          <w:marRight w:val="0"/>
          <w:marTop w:val="0"/>
          <w:marBottom w:val="0"/>
          <w:divBdr>
            <w:top w:val="none" w:sz="0" w:space="0" w:color="auto"/>
            <w:left w:val="none" w:sz="0" w:space="0" w:color="auto"/>
            <w:bottom w:val="none" w:sz="0" w:space="0" w:color="auto"/>
            <w:right w:val="none" w:sz="0" w:space="0" w:color="auto"/>
          </w:divBdr>
        </w:div>
        <w:div w:id="1655841745">
          <w:marLeft w:val="640"/>
          <w:marRight w:val="0"/>
          <w:marTop w:val="0"/>
          <w:marBottom w:val="0"/>
          <w:divBdr>
            <w:top w:val="none" w:sz="0" w:space="0" w:color="auto"/>
            <w:left w:val="none" w:sz="0" w:space="0" w:color="auto"/>
            <w:bottom w:val="none" w:sz="0" w:space="0" w:color="auto"/>
            <w:right w:val="none" w:sz="0" w:space="0" w:color="auto"/>
          </w:divBdr>
        </w:div>
        <w:div w:id="1623266753">
          <w:marLeft w:val="640"/>
          <w:marRight w:val="0"/>
          <w:marTop w:val="0"/>
          <w:marBottom w:val="0"/>
          <w:divBdr>
            <w:top w:val="none" w:sz="0" w:space="0" w:color="auto"/>
            <w:left w:val="none" w:sz="0" w:space="0" w:color="auto"/>
            <w:bottom w:val="none" w:sz="0" w:space="0" w:color="auto"/>
            <w:right w:val="none" w:sz="0" w:space="0" w:color="auto"/>
          </w:divBdr>
        </w:div>
        <w:div w:id="978800325">
          <w:marLeft w:val="640"/>
          <w:marRight w:val="0"/>
          <w:marTop w:val="0"/>
          <w:marBottom w:val="0"/>
          <w:divBdr>
            <w:top w:val="none" w:sz="0" w:space="0" w:color="auto"/>
            <w:left w:val="none" w:sz="0" w:space="0" w:color="auto"/>
            <w:bottom w:val="none" w:sz="0" w:space="0" w:color="auto"/>
            <w:right w:val="none" w:sz="0" w:space="0" w:color="auto"/>
          </w:divBdr>
        </w:div>
        <w:div w:id="247614959">
          <w:marLeft w:val="640"/>
          <w:marRight w:val="0"/>
          <w:marTop w:val="0"/>
          <w:marBottom w:val="0"/>
          <w:divBdr>
            <w:top w:val="none" w:sz="0" w:space="0" w:color="auto"/>
            <w:left w:val="none" w:sz="0" w:space="0" w:color="auto"/>
            <w:bottom w:val="none" w:sz="0" w:space="0" w:color="auto"/>
            <w:right w:val="none" w:sz="0" w:space="0" w:color="auto"/>
          </w:divBdr>
        </w:div>
        <w:div w:id="1647005520">
          <w:marLeft w:val="640"/>
          <w:marRight w:val="0"/>
          <w:marTop w:val="0"/>
          <w:marBottom w:val="0"/>
          <w:divBdr>
            <w:top w:val="none" w:sz="0" w:space="0" w:color="auto"/>
            <w:left w:val="none" w:sz="0" w:space="0" w:color="auto"/>
            <w:bottom w:val="none" w:sz="0" w:space="0" w:color="auto"/>
            <w:right w:val="none" w:sz="0" w:space="0" w:color="auto"/>
          </w:divBdr>
        </w:div>
        <w:div w:id="1122765130">
          <w:marLeft w:val="640"/>
          <w:marRight w:val="0"/>
          <w:marTop w:val="0"/>
          <w:marBottom w:val="0"/>
          <w:divBdr>
            <w:top w:val="none" w:sz="0" w:space="0" w:color="auto"/>
            <w:left w:val="none" w:sz="0" w:space="0" w:color="auto"/>
            <w:bottom w:val="none" w:sz="0" w:space="0" w:color="auto"/>
            <w:right w:val="none" w:sz="0" w:space="0" w:color="auto"/>
          </w:divBdr>
        </w:div>
        <w:div w:id="1130248581">
          <w:marLeft w:val="640"/>
          <w:marRight w:val="0"/>
          <w:marTop w:val="0"/>
          <w:marBottom w:val="0"/>
          <w:divBdr>
            <w:top w:val="none" w:sz="0" w:space="0" w:color="auto"/>
            <w:left w:val="none" w:sz="0" w:space="0" w:color="auto"/>
            <w:bottom w:val="none" w:sz="0" w:space="0" w:color="auto"/>
            <w:right w:val="none" w:sz="0" w:space="0" w:color="auto"/>
          </w:divBdr>
        </w:div>
        <w:div w:id="238029130">
          <w:marLeft w:val="640"/>
          <w:marRight w:val="0"/>
          <w:marTop w:val="0"/>
          <w:marBottom w:val="0"/>
          <w:divBdr>
            <w:top w:val="none" w:sz="0" w:space="0" w:color="auto"/>
            <w:left w:val="none" w:sz="0" w:space="0" w:color="auto"/>
            <w:bottom w:val="none" w:sz="0" w:space="0" w:color="auto"/>
            <w:right w:val="none" w:sz="0" w:space="0" w:color="auto"/>
          </w:divBdr>
        </w:div>
        <w:div w:id="1271281674">
          <w:marLeft w:val="640"/>
          <w:marRight w:val="0"/>
          <w:marTop w:val="0"/>
          <w:marBottom w:val="0"/>
          <w:divBdr>
            <w:top w:val="none" w:sz="0" w:space="0" w:color="auto"/>
            <w:left w:val="none" w:sz="0" w:space="0" w:color="auto"/>
            <w:bottom w:val="none" w:sz="0" w:space="0" w:color="auto"/>
            <w:right w:val="none" w:sz="0" w:space="0" w:color="auto"/>
          </w:divBdr>
        </w:div>
        <w:div w:id="1193297692">
          <w:marLeft w:val="640"/>
          <w:marRight w:val="0"/>
          <w:marTop w:val="0"/>
          <w:marBottom w:val="0"/>
          <w:divBdr>
            <w:top w:val="none" w:sz="0" w:space="0" w:color="auto"/>
            <w:left w:val="none" w:sz="0" w:space="0" w:color="auto"/>
            <w:bottom w:val="none" w:sz="0" w:space="0" w:color="auto"/>
            <w:right w:val="none" w:sz="0" w:space="0" w:color="auto"/>
          </w:divBdr>
        </w:div>
        <w:div w:id="1130393168">
          <w:marLeft w:val="640"/>
          <w:marRight w:val="0"/>
          <w:marTop w:val="0"/>
          <w:marBottom w:val="0"/>
          <w:divBdr>
            <w:top w:val="none" w:sz="0" w:space="0" w:color="auto"/>
            <w:left w:val="none" w:sz="0" w:space="0" w:color="auto"/>
            <w:bottom w:val="none" w:sz="0" w:space="0" w:color="auto"/>
            <w:right w:val="none" w:sz="0" w:space="0" w:color="auto"/>
          </w:divBdr>
        </w:div>
        <w:div w:id="464782378">
          <w:marLeft w:val="640"/>
          <w:marRight w:val="0"/>
          <w:marTop w:val="0"/>
          <w:marBottom w:val="0"/>
          <w:divBdr>
            <w:top w:val="none" w:sz="0" w:space="0" w:color="auto"/>
            <w:left w:val="none" w:sz="0" w:space="0" w:color="auto"/>
            <w:bottom w:val="none" w:sz="0" w:space="0" w:color="auto"/>
            <w:right w:val="none" w:sz="0" w:space="0" w:color="auto"/>
          </w:divBdr>
        </w:div>
        <w:div w:id="1063524345">
          <w:marLeft w:val="640"/>
          <w:marRight w:val="0"/>
          <w:marTop w:val="0"/>
          <w:marBottom w:val="0"/>
          <w:divBdr>
            <w:top w:val="none" w:sz="0" w:space="0" w:color="auto"/>
            <w:left w:val="none" w:sz="0" w:space="0" w:color="auto"/>
            <w:bottom w:val="none" w:sz="0" w:space="0" w:color="auto"/>
            <w:right w:val="none" w:sz="0" w:space="0" w:color="auto"/>
          </w:divBdr>
        </w:div>
        <w:div w:id="1522471694">
          <w:marLeft w:val="640"/>
          <w:marRight w:val="0"/>
          <w:marTop w:val="0"/>
          <w:marBottom w:val="0"/>
          <w:divBdr>
            <w:top w:val="none" w:sz="0" w:space="0" w:color="auto"/>
            <w:left w:val="none" w:sz="0" w:space="0" w:color="auto"/>
            <w:bottom w:val="none" w:sz="0" w:space="0" w:color="auto"/>
            <w:right w:val="none" w:sz="0" w:space="0" w:color="auto"/>
          </w:divBdr>
        </w:div>
        <w:div w:id="51124278">
          <w:marLeft w:val="640"/>
          <w:marRight w:val="0"/>
          <w:marTop w:val="0"/>
          <w:marBottom w:val="0"/>
          <w:divBdr>
            <w:top w:val="none" w:sz="0" w:space="0" w:color="auto"/>
            <w:left w:val="none" w:sz="0" w:space="0" w:color="auto"/>
            <w:bottom w:val="none" w:sz="0" w:space="0" w:color="auto"/>
            <w:right w:val="none" w:sz="0" w:space="0" w:color="auto"/>
          </w:divBdr>
        </w:div>
        <w:div w:id="1813793122">
          <w:marLeft w:val="640"/>
          <w:marRight w:val="0"/>
          <w:marTop w:val="0"/>
          <w:marBottom w:val="0"/>
          <w:divBdr>
            <w:top w:val="none" w:sz="0" w:space="0" w:color="auto"/>
            <w:left w:val="none" w:sz="0" w:space="0" w:color="auto"/>
            <w:bottom w:val="none" w:sz="0" w:space="0" w:color="auto"/>
            <w:right w:val="none" w:sz="0" w:space="0" w:color="auto"/>
          </w:divBdr>
        </w:div>
        <w:div w:id="1423532295">
          <w:marLeft w:val="640"/>
          <w:marRight w:val="0"/>
          <w:marTop w:val="0"/>
          <w:marBottom w:val="0"/>
          <w:divBdr>
            <w:top w:val="none" w:sz="0" w:space="0" w:color="auto"/>
            <w:left w:val="none" w:sz="0" w:space="0" w:color="auto"/>
            <w:bottom w:val="none" w:sz="0" w:space="0" w:color="auto"/>
            <w:right w:val="none" w:sz="0" w:space="0" w:color="auto"/>
          </w:divBdr>
        </w:div>
        <w:div w:id="787697762">
          <w:marLeft w:val="640"/>
          <w:marRight w:val="0"/>
          <w:marTop w:val="0"/>
          <w:marBottom w:val="0"/>
          <w:divBdr>
            <w:top w:val="none" w:sz="0" w:space="0" w:color="auto"/>
            <w:left w:val="none" w:sz="0" w:space="0" w:color="auto"/>
            <w:bottom w:val="none" w:sz="0" w:space="0" w:color="auto"/>
            <w:right w:val="none" w:sz="0" w:space="0" w:color="auto"/>
          </w:divBdr>
        </w:div>
        <w:div w:id="2000310147">
          <w:marLeft w:val="640"/>
          <w:marRight w:val="0"/>
          <w:marTop w:val="0"/>
          <w:marBottom w:val="0"/>
          <w:divBdr>
            <w:top w:val="none" w:sz="0" w:space="0" w:color="auto"/>
            <w:left w:val="none" w:sz="0" w:space="0" w:color="auto"/>
            <w:bottom w:val="none" w:sz="0" w:space="0" w:color="auto"/>
            <w:right w:val="none" w:sz="0" w:space="0" w:color="auto"/>
          </w:divBdr>
        </w:div>
        <w:div w:id="1857689890">
          <w:marLeft w:val="640"/>
          <w:marRight w:val="0"/>
          <w:marTop w:val="0"/>
          <w:marBottom w:val="0"/>
          <w:divBdr>
            <w:top w:val="none" w:sz="0" w:space="0" w:color="auto"/>
            <w:left w:val="none" w:sz="0" w:space="0" w:color="auto"/>
            <w:bottom w:val="none" w:sz="0" w:space="0" w:color="auto"/>
            <w:right w:val="none" w:sz="0" w:space="0" w:color="auto"/>
          </w:divBdr>
        </w:div>
        <w:div w:id="1952859559">
          <w:marLeft w:val="640"/>
          <w:marRight w:val="0"/>
          <w:marTop w:val="0"/>
          <w:marBottom w:val="0"/>
          <w:divBdr>
            <w:top w:val="none" w:sz="0" w:space="0" w:color="auto"/>
            <w:left w:val="none" w:sz="0" w:space="0" w:color="auto"/>
            <w:bottom w:val="none" w:sz="0" w:space="0" w:color="auto"/>
            <w:right w:val="none" w:sz="0" w:space="0" w:color="auto"/>
          </w:divBdr>
        </w:div>
        <w:div w:id="475758238">
          <w:marLeft w:val="640"/>
          <w:marRight w:val="0"/>
          <w:marTop w:val="0"/>
          <w:marBottom w:val="0"/>
          <w:divBdr>
            <w:top w:val="none" w:sz="0" w:space="0" w:color="auto"/>
            <w:left w:val="none" w:sz="0" w:space="0" w:color="auto"/>
            <w:bottom w:val="none" w:sz="0" w:space="0" w:color="auto"/>
            <w:right w:val="none" w:sz="0" w:space="0" w:color="auto"/>
          </w:divBdr>
        </w:div>
        <w:div w:id="1215967177">
          <w:marLeft w:val="640"/>
          <w:marRight w:val="0"/>
          <w:marTop w:val="0"/>
          <w:marBottom w:val="0"/>
          <w:divBdr>
            <w:top w:val="none" w:sz="0" w:space="0" w:color="auto"/>
            <w:left w:val="none" w:sz="0" w:space="0" w:color="auto"/>
            <w:bottom w:val="none" w:sz="0" w:space="0" w:color="auto"/>
            <w:right w:val="none" w:sz="0" w:space="0" w:color="auto"/>
          </w:divBdr>
        </w:div>
        <w:div w:id="1211648581">
          <w:marLeft w:val="640"/>
          <w:marRight w:val="0"/>
          <w:marTop w:val="0"/>
          <w:marBottom w:val="0"/>
          <w:divBdr>
            <w:top w:val="none" w:sz="0" w:space="0" w:color="auto"/>
            <w:left w:val="none" w:sz="0" w:space="0" w:color="auto"/>
            <w:bottom w:val="none" w:sz="0" w:space="0" w:color="auto"/>
            <w:right w:val="none" w:sz="0" w:space="0" w:color="auto"/>
          </w:divBdr>
        </w:div>
        <w:div w:id="822039300">
          <w:marLeft w:val="640"/>
          <w:marRight w:val="0"/>
          <w:marTop w:val="0"/>
          <w:marBottom w:val="0"/>
          <w:divBdr>
            <w:top w:val="none" w:sz="0" w:space="0" w:color="auto"/>
            <w:left w:val="none" w:sz="0" w:space="0" w:color="auto"/>
            <w:bottom w:val="none" w:sz="0" w:space="0" w:color="auto"/>
            <w:right w:val="none" w:sz="0" w:space="0" w:color="auto"/>
          </w:divBdr>
        </w:div>
        <w:div w:id="14236219">
          <w:marLeft w:val="640"/>
          <w:marRight w:val="0"/>
          <w:marTop w:val="0"/>
          <w:marBottom w:val="0"/>
          <w:divBdr>
            <w:top w:val="none" w:sz="0" w:space="0" w:color="auto"/>
            <w:left w:val="none" w:sz="0" w:space="0" w:color="auto"/>
            <w:bottom w:val="none" w:sz="0" w:space="0" w:color="auto"/>
            <w:right w:val="none" w:sz="0" w:space="0" w:color="auto"/>
          </w:divBdr>
        </w:div>
        <w:div w:id="515079255">
          <w:marLeft w:val="640"/>
          <w:marRight w:val="0"/>
          <w:marTop w:val="0"/>
          <w:marBottom w:val="0"/>
          <w:divBdr>
            <w:top w:val="none" w:sz="0" w:space="0" w:color="auto"/>
            <w:left w:val="none" w:sz="0" w:space="0" w:color="auto"/>
            <w:bottom w:val="none" w:sz="0" w:space="0" w:color="auto"/>
            <w:right w:val="none" w:sz="0" w:space="0" w:color="auto"/>
          </w:divBdr>
        </w:div>
        <w:div w:id="1999574228">
          <w:marLeft w:val="640"/>
          <w:marRight w:val="0"/>
          <w:marTop w:val="0"/>
          <w:marBottom w:val="0"/>
          <w:divBdr>
            <w:top w:val="none" w:sz="0" w:space="0" w:color="auto"/>
            <w:left w:val="none" w:sz="0" w:space="0" w:color="auto"/>
            <w:bottom w:val="none" w:sz="0" w:space="0" w:color="auto"/>
            <w:right w:val="none" w:sz="0" w:space="0" w:color="auto"/>
          </w:divBdr>
        </w:div>
        <w:div w:id="256641850">
          <w:marLeft w:val="640"/>
          <w:marRight w:val="0"/>
          <w:marTop w:val="0"/>
          <w:marBottom w:val="0"/>
          <w:divBdr>
            <w:top w:val="none" w:sz="0" w:space="0" w:color="auto"/>
            <w:left w:val="none" w:sz="0" w:space="0" w:color="auto"/>
            <w:bottom w:val="none" w:sz="0" w:space="0" w:color="auto"/>
            <w:right w:val="none" w:sz="0" w:space="0" w:color="auto"/>
          </w:divBdr>
        </w:div>
        <w:div w:id="998114829">
          <w:marLeft w:val="640"/>
          <w:marRight w:val="0"/>
          <w:marTop w:val="0"/>
          <w:marBottom w:val="0"/>
          <w:divBdr>
            <w:top w:val="none" w:sz="0" w:space="0" w:color="auto"/>
            <w:left w:val="none" w:sz="0" w:space="0" w:color="auto"/>
            <w:bottom w:val="none" w:sz="0" w:space="0" w:color="auto"/>
            <w:right w:val="none" w:sz="0" w:space="0" w:color="auto"/>
          </w:divBdr>
        </w:div>
        <w:div w:id="1085689718">
          <w:marLeft w:val="640"/>
          <w:marRight w:val="0"/>
          <w:marTop w:val="0"/>
          <w:marBottom w:val="0"/>
          <w:divBdr>
            <w:top w:val="none" w:sz="0" w:space="0" w:color="auto"/>
            <w:left w:val="none" w:sz="0" w:space="0" w:color="auto"/>
            <w:bottom w:val="none" w:sz="0" w:space="0" w:color="auto"/>
            <w:right w:val="none" w:sz="0" w:space="0" w:color="auto"/>
          </w:divBdr>
        </w:div>
        <w:div w:id="882904210">
          <w:marLeft w:val="640"/>
          <w:marRight w:val="0"/>
          <w:marTop w:val="0"/>
          <w:marBottom w:val="0"/>
          <w:divBdr>
            <w:top w:val="none" w:sz="0" w:space="0" w:color="auto"/>
            <w:left w:val="none" w:sz="0" w:space="0" w:color="auto"/>
            <w:bottom w:val="none" w:sz="0" w:space="0" w:color="auto"/>
            <w:right w:val="none" w:sz="0" w:space="0" w:color="auto"/>
          </w:divBdr>
        </w:div>
        <w:div w:id="925697018">
          <w:marLeft w:val="640"/>
          <w:marRight w:val="0"/>
          <w:marTop w:val="0"/>
          <w:marBottom w:val="0"/>
          <w:divBdr>
            <w:top w:val="none" w:sz="0" w:space="0" w:color="auto"/>
            <w:left w:val="none" w:sz="0" w:space="0" w:color="auto"/>
            <w:bottom w:val="none" w:sz="0" w:space="0" w:color="auto"/>
            <w:right w:val="none" w:sz="0" w:space="0" w:color="auto"/>
          </w:divBdr>
        </w:div>
        <w:div w:id="1579172814">
          <w:marLeft w:val="640"/>
          <w:marRight w:val="0"/>
          <w:marTop w:val="0"/>
          <w:marBottom w:val="0"/>
          <w:divBdr>
            <w:top w:val="none" w:sz="0" w:space="0" w:color="auto"/>
            <w:left w:val="none" w:sz="0" w:space="0" w:color="auto"/>
            <w:bottom w:val="none" w:sz="0" w:space="0" w:color="auto"/>
            <w:right w:val="none" w:sz="0" w:space="0" w:color="auto"/>
          </w:divBdr>
        </w:div>
        <w:div w:id="1018893860">
          <w:marLeft w:val="640"/>
          <w:marRight w:val="0"/>
          <w:marTop w:val="0"/>
          <w:marBottom w:val="0"/>
          <w:divBdr>
            <w:top w:val="none" w:sz="0" w:space="0" w:color="auto"/>
            <w:left w:val="none" w:sz="0" w:space="0" w:color="auto"/>
            <w:bottom w:val="none" w:sz="0" w:space="0" w:color="auto"/>
            <w:right w:val="none" w:sz="0" w:space="0" w:color="auto"/>
          </w:divBdr>
        </w:div>
        <w:div w:id="415711336">
          <w:marLeft w:val="640"/>
          <w:marRight w:val="0"/>
          <w:marTop w:val="0"/>
          <w:marBottom w:val="0"/>
          <w:divBdr>
            <w:top w:val="none" w:sz="0" w:space="0" w:color="auto"/>
            <w:left w:val="none" w:sz="0" w:space="0" w:color="auto"/>
            <w:bottom w:val="none" w:sz="0" w:space="0" w:color="auto"/>
            <w:right w:val="none" w:sz="0" w:space="0" w:color="auto"/>
          </w:divBdr>
        </w:div>
        <w:div w:id="1275207505">
          <w:marLeft w:val="640"/>
          <w:marRight w:val="0"/>
          <w:marTop w:val="0"/>
          <w:marBottom w:val="0"/>
          <w:divBdr>
            <w:top w:val="none" w:sz="0" w:space="0" w:color="auto"/>
            <w:left w:val="none" w:sz="0" w:space="0" w:color="auto"/>
            <w:bottom w:val="none" w:sz="0" w:space="0" w:color="auto"/>
            <w:right w:val="none" w:sz="0" w:space="0" w:color="auto"/>
          </w:divBdr>
        </w:div>
        <w:div w:id="663046935">
          <w:marLeft w:val="640"/>
          <w:marRight w:val="0"/>
          <w:marTop w:val="0"/>
          <w:marBottom w:val="0"/>
          <w:divBdr>
            <w:top w:val="none" w:sz="0" w:space="0" w:color="auto"/>
            <w:left w:val="none" w:sz="0" w:space="0" w:color="auto"/>
            <w:bottom w:val="none" w:sz="0" w:space="0" w:color="auto"/>
            <w:right w:val="none" w:sz="0" w:space="0" w:color="auto"/>
          </w:divBdr>
        </w:div>
        <w:div w:id="440296483">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47844709">
      <w:marLeft w:val="0"/>
      <w:marRight w:val="0"/>
      <w:marTop w:val="0"/>
      <w:marBottom w:val="0"/>
      <w:divBdr>
        <w:top w:val="none" w:sz="0" w:space="0" w:color="auto"/>
        <w:left w:val="none" w:sz="0" w:space="0" w:color="auto"/>
        <w:bottom w:val="none" w:sz="0" w:space="0" w:color="auto"/>
        <w:right w:val="none" w:sz="0" w:space="0" w:color="auto"/>
      </w:divBdr>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379128">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2945481">
      <w:bodyDiv w:val="1"/>
      <w:marLeft w:val="0"/>
      <w:marRight w:val="0"/>
      <w:marTop w:val="0"/>
      <w:marBottom w:val="0"/>
      <w:divBdr>
        <w:top w:val="none" w:sz="0" w:space="0" w:color="auto"/>
        <w:left w:val="none" w:sz="0" w:space="0" w:color="auto"/>
        <w:bottom w:val="none" w:sz="0" w:space="0" w:color="auto"/>
        <w:right w:val="none" w:sz="0" w:space="0" w:color="auto"/>
      </w:divBdr>
      <w:divsChild>
        <w:div w:id="127743101">
          <w:marLeft w:val="640"/>
          <w:marRight w:val="0"/>
          <w:marTop w:val="0"/>
          <w:marBottom w:val="0"/>
          <w:divBdr>
            <w:top w:val="none" w:sz="0" w:space="0" w:color="auto"/>
            <w:left w:val="none" w:sz="0" w:space="0" w:color="auto"/>
            <w:bottom w:val="none" w:sz="0" w:space="0" w:color="auto"/>
            <w:right w:val="none" w:sz="0" w:space="0" w:color="auto"/>
          </w:divBdr>
        </w:div>
        <w:div w:id="1186482788">
          <w:marLeft w:val="640"/>
          <w:marRight w:val="0"/>
          <w:marTop w:val="0"/>
          <w:marBottom w:val="0"/>
          <w:divBdr>
            <w:top w:val="none" w:sz="0" w:space="0" w:color="auto"/>
            <w:left w:val="none" w:sz="0" w:space="0" w:color="auto"/>
            <w:bottom w:val="none" w:sz="0" w:space="0" w:color="auto"/>
            <w:right w:val="none" w:sz="0" w:space="0" w:color="auto"/>
          </w:divBdr>
        </w:div>
        <w:div w:id="1212769663">
          <w:marLeft w:val="640"/>
          <w:marRight w:val="0"/>
          <w:marTop w:val="0"/>
          <w:marBottom w:val="0"/>
          <w:divBdr>
            <w:top w:val="none" w:sz="0" w:space="0" w:color="auto"/>
            <w:left w:val="none" w:sz="0" w:space="0" w:color="auto"/>
            <w:bottom w:val="none" w:sz="0" w:space="0" w:color="auto"/>
            <w:right w:val="none" w:sz="0" w:space="0" w:color="auto"/>
          </w:divBdr>
        </w:div>
        <w:div w:id="238903449">
          <w:marLeft w:val="640"/>
          <w:marRight w:val="0"/>
          <w:marTop w:val="0"/>
          <w:marBottom w:val="0"/>
          <w:divBdr>
            <w:top w:val="none" w:sz="0" w:space="0" w:color="auto"/>
            <w:left w:val="none" w:sz="0" w:space="0" w:color="auto"/>
            <w:bottom w:val="none" w:sz="0" w:space="0" w:color="auto"/>
            <w:right w:val="none" w:sz="0" w:space="0" w:color="auto"/>
          </w:divBdr>
        </w:div>
        <w:div w:id="1982885880">
          <w:marLeft w:val="640"/>
          <w:marRight w:val="0"/>
          <w:marTop w:val="0"/>
          <w:marBottom w:val="0"/>
          <w:divBdr>
            <w:top w:val="none" w:sz="0" w:space="0" w:color="auto"/>
            <w:left w:val="none" w:sz="0" w:space="0" w:color="auto"/>
            <w:bottom w:val="none" w:sz="0" w:space="0" w:color="auto"/>
            <w:right w:val="none" w:sz="0" w:space="0" w:color="auto"/>
          </w:divBdr>
        </w:div>
        <w:div w:id="1752042068">
          <w:marLeft w:val="640"/>
          <w:marRight w:val="0"/>
          <w:marTop w:val="0"/>
          <w:marBottom w:val="0"/>
          <w:divBdr>
            <w:top w:val="none" w:sz="0" w:space="0" w:color="auto"/>
            <w:left w:val="none" w:sz="0" w:space="0" w:color="auto"/>
            <w:bottom w:val="none" w:sz="0" w:space="0" w:color="auto"/>
            <w:right w:val="none" w:sz="0" w:space="0" w:color="auto"/>
          </w:divBdr>
        </w:div>
        <w:div w:id="1862279311">
          <w:marLeft w:val="640"/>
          <w:marRight w:val="0"/>
          <w:marTop w:val="0"/>
          <w:marBottom w:val="0"/>
          <w:divBdr>
            <w:top w:val="none" w:sz="0" w:space="0" w:color="auto"/>
            <w:left w:val="none" w:sz="0" w:space="0" w:color="auto"/>
            <w:bottom w:val="none" w:sz="0" w:space="0" w:color="auto"/>
            <w:right w:val="none" w:sz="0" w:space="0" w:color="auto"/>
          </w:divBdr>
        </w:div>
        <w:div w:id="2051370824">
          <w:marLeft w:val="640"/>
          <w:marRight w:val="0"/>
          <w:marTop w:val="0"/>
          <w:marBottom w:val="0"/>
          <w:divBdr>
            <w:top w:val="none" w:sz="0" w:space="0" w:color="auto"/>
            <w:left w:val="none" w:sz="0" w:space="0" w:color="auto"/>
            <w:bottom w:val="none" w:sz="0" w:space="0" w:color="auto"/>
            <w:right w:val="none" w:sz="0" w:space="0" w:color="auto"/>
          </w:divBdr>
        </w:div>
        <w:div w:id="773017520">
          <w:marLeft w:val="640"/>
          <w:marRight w:val="0"/>
          <w:marTop w:val="0"/>
          <w:marBottom w:val="0"/>
          <w:divBdr>
            <w:top w:val="none" w:sz="0" w:space="0" w:color="auto"/>
            <w:left w:val="none" w:sz="0" w:space="0" w:color="auto"/>
            <w:bottom w:val="none" w:sz="0" w:space="0" w:color="auto"/>
            <w:right w:val="none" w:sz="0" w:space="0" w:color="auto"/>
          </w:divBdr>
        </w:div>
        <w:div w:id="1574579638">
          <w:marLeft w:val="640"/>
          <w:marRight w:val="0"/>
          <w:marTop w:val="0"/>
          <w:marBottom w:val="0"/>
          <w:divBdr>
            <w:top w:val="none" w:sz="0" w:space="0" w:color="auto"/>
            <w:left w:val="none" w:sz="0" w:space="0" w:color="auto"/>
            <w:bottom w:val="none" w:sz="0" w:space="0" w:color="auto"/>
            <w:right w:val="none" w:sz="0" w:space="0" w:color="auto"/>
          </w:divBdr>
        </w:div>
        <w:div w:id="109470083">
          <w:marLeft w:val="640"/>
          <w:marRight w:val="0"/>
          <w:marTop w:val="0"/>
          <w:marBottom w:val="0"/>
          <w:divBdr>
            <w:top w:val="none" w:sz="0" w:space="0" w:color="auto"/>
            <w:left w:val="none" w:sz="0" w:space="0" w:color="auto"/>
            <w:bottom w:val="none" w:sz="0" w:space="0" w:color="auto"/>
            <w:right w:val="none" w:sz="0" w:space="0" w:color="auto"/>
          </w:divBdr>
        </w:div>
        <w:div w:id="416368910">
          <w:marLeft w:val="640"/>
          <w:marRight w:val="0"/>
          <w:marTop w:val="0"/>
          <w:marBottom w:val="0"/>
          <w:divBdr>
            <w:top w:val="none" w:sz="0" w:space="0" w:color="auto"/>
            <w:left w:val="none" w:sz="0" w:space="0" w:color="auto"/>
            <w:bottom w:val="none" w:sz="0" w:space="0" w:color="auto"/>
            <w:right w:val="none" w:sz="0" w:space="0" w:color="auto"/>
          </w:divBdr>
        </w:div>
        <w:div w:id="805702402">
          <w:marLeft w:val="640"/>
          <w:marRight w:val="0"/>
          <w:marTop w:val="0"/>
          <w:marBottom w:val="0"/>
          <w:divBdr>
            <w:top w:val="none" w:sz="0" w:space="0" w:color="auto"/>
            <w:left w:val="none" w:sz="0" w:space="0" w:color="auto"/>
            <w:bottom w:val="none" w:sz="0" w:space="0" w:color="auto"/>
            <w:right w:val="none" w:sz="0" w:space="0" w:color="auto"/>
          </w:divBdr>
        </w:div>
        <w:div w:id="974602632">
          <w:marLeft w:val="640"/>
          <w:marRight w:val="0"/>
          <w:marTop w:val="0"/>
          <w:marBottom w:val="0"/>
          <w:divBdr>
            <w:top w:val="none" w:sz="0" w:space="0" w:color="auto"/>
            <w:left w:val="none" w:sz="0" w:space="0" w:color="auto"/>
            <w:bottom w:val="none" w:sz="0" w:space="0" w:color="auto"/>
            <w:right w:val="none" w:sz="0" w:space="0" w:color="auto"/>
          </w:divBdr>
        </w:div>
        <w:div w:id="540020300">
          <w:marLeft w:val="640"/>
          <w:marRight w:val="0"/>
          <w:marTop w:val="0"/>
          <w:marBottom w:val="0"/>
          <w:divBdr>
            <w:top w:val="none" w:sz="0" w:space="0" w:color="auto"/>
            <w:left w:val="none" w:sz="0" w:space="0" w:color="auto"/>
            <w:bottom w:val="none" w:sz="0" w:space="0" w:color="auto"/>
            <w:right w:val="none" w:sz="0" w:space="0" w:color="auto"/>
          </w:divBdr>
        </w:div>
        <w:div w:id="1940410469">
          <w:marLeft w:val="640"/>
          <w:marRight w:val="0"/>
          <w:marTop w:val="0"/>
          <w:marBottom w:val="0"/>
          <w:divBdr>
            <w:top w:val="none" w:sz="0" w:space="0" w:color="auto"/>
            <w:left w:val="none" w:sz="0" w:space="0" w:color="auto"/>
            <w:bottom w:val="none" w:sz="0" w:space="0" w:color="auto"/>
            <w:right w:val="none" w:sz="0" w:space="0" w:color="auto"/>
          </w:divBdr>
        </w:div>
        <w:div w:id="85735069">
          <w:marLeft w:val="640"/>
          <w:marRight w:val="0"/>
          <w:marTop w:val="0"/>
          <w:marBottom w:val="0"/>
          <w:divBdr>
            <w:top w:val="none" w:sz="0" w:space="0" w:color="auto"/>
            <w:left w:val="none" w:sz="0" w:space="0" w:color="auto"/>
            <w:bottom w:val="none" w:sz="0" w:space="0" w:color="auto"/>
            <w:right w:val="none" w:sz="0" w:space="0" w:color="auto"/>
          </w:divBdr>
        </w:div>
        <w:div w:id="698628708">
          <w:marLeft w:val="640"/>
          <w:marRight w:val="0"/>
          <w:marTop w:val="0"/>
          <w:marBottom w:val="0"/>
          <w:divBdr>
            <w:top w:val="none" w:sz="0" w:space="0" w:color="auto"/>
            <w:left w:val="none" w:sz="0" w:space="0" w:color="auto"/>
            <w:bottom w:val="none" w:sz="0" w:space="0" w:color="auto"/>
            <w:right w:val="none" w:sz="0" w:space="0" w:color="auto"/>
          </w:divBdr>
        </w:div>
        <w:div w:id="1161769673">
          <w:marLeft w:val="640"/>
          <w:marRight w:val="0"/>
          <w:marTop w:val="0"/>
          <w:marBottom w:val="0"/>
          <w:divBdr>
            <w:top w:val="none" w:sz="0" w:space="0" w:color="auto"/>
            <w:left w:val="none" w:sz="0" w:space="0" w:color="auto"/>
            <w:bottom w:val="none" w:sz="0" w:space="0" w:color="auto"/>
            <w:right w:val="none" w:sz="0" w:space="0" w:color="auto"/>
          </w:divBdr>
        </w:div>
        <w:div w:id="1985811434">
          <w:marLeft w:val="640"/>
          <w:marRight w:val="0"/>
          <w:marTop w:val="0"/>
          <w:marBottom w:val="0"/>
          <w:divBdr>
            <w:top w:val="none" w:sz="0" w:space="0" w:color="auto"/>
            <w:left w:val="none" w:sz="0" w:space="0" w:color="auto"/>
            <w:bottom w:val="none" w:sz="0" w:space="0" w:color="auto"/>
            <w:right w:val="none" w:sz="0" w:space="0" w:color="auto"/>
          </w:divBdr>
        </w:div>
        <w:div w:id="1433628662">
          <w:marLeft w:val="640"/>
          <w:marRight w:val="0"/>
          <w:marTop w:val="0"/>
          <w:marBottom w:val="0"/>
          <w:divBdr>
            <w:top w:val="none" w:sz="0" w:space="0" w:color="auto"/>
            <w:left w:val="none" w:sz="0" w:space="0" w:color="auto"/>
            <w:bottom w:val="none" w:sz="0" w:space="0" w:color="auto"/>
            <w:right w:val="none" w:sz="0" w:space="0" w:color="auto"/>
          </w:divBdr>
        </w:div>
        <w:div w:id="1418214399">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515730554">
          <w:marLeft w:val="640"/>
          <w:marRight w:val="0"/>
          <w:marTop w:val="0"/>
          <w:marBottom w:val="0"/>
          <w:divBdr>
            <w:top w:val="none" w:sz="0" w:space="0" w:color="auto"/>
            <w:left w:val="none" w:sz="0" w:space="0" w:color="auto"/>
            <w:bottom w:val="none" w:sz="0" w:space="0" w:color="auto"/>
            <w:right w:val="none" w:sz="0" w:space="0" w:color="auto"/>
          </w:divBdr>
        </w:div>
        <w:div w:id="1512987967">
          <w:marLeft w:val="640"/>
          <w:marRight w:val="0"/>
          <w:marTop w:val="0"/>
          <w:marBottom w:val="0"/>
          <w:divBdr>
            <w:top w:val="none" w:sz="0" w:space="0" w:color="auto"/>
            <w:left w:val="none" w:sz="0" w:space="0" w:color="auto"/>
            <w:bottom w:val="none" w:sz="0" w:space="0" w:color="auto"/>
            <w:right w:val="none" w:sz="0" w:space="0" w:color="auto"/>
          </w:divBdr>
        </w:div>
        <w:div w:id="281108264">
          <w:marLeft w:val="640"/>
          <w:marRight w:val="0"/>
          <w:marTop w:val="0"/>
          <w:marBottom w:val="0"/>
          <w:divBdr>
            <w:top w:val="none" w:sz="0" w:space="0" w:color="auto"/>
            <w:left w:val="none" w:sz="0" w:space="0" w:color="auto"/>
            <w:bottom w:val="none" w:sz="0" w:space="0" w:color="auto"/>
            <w:right w:val="none" w:sz="0" w:space="0" w:color="auto"/>
          </w:divBdr>
        </w:div>
        <w:div w:id="96603190">
          <w:marLeft w:val="640"/>
          <w:marRight w:val="0"/>
          <w:marTop w:val="0"/>
          <w:marBottom w:val="0"/>
          <w:divBdr>
            <w:top w:val="none" w:sz="0" w:space="0" w:color="auto"/>
            <w:left w:val="none" w:sz="0" w:space="0" w:color="auto"/>
            <w:bottom w:val="none" w:sz="0" w:space="0" w:color="auto"/>
            <w:right w:val="none" w:sz="0" w:space="0" w:color="auto"/>
          </w:divBdr>
        </w:div>
        <w:div w:id="1997415441">
          <w:marLeft w:val="640"/>
          <w:marRight w:val="0"/>
          <w:marTop w:val="0"/>
          <w:marBottom w:val="0"/>
          <w:divBdr>
            <w:top w:val="none" w:sz="0" w:space="0" w:color="auto"/>
            <w:left w:val="none" w:sz="0" w:space="0" w:color="auto"/>
            <w:bottom w:val="none" w:sz="0" w:space="0" w:color="auto"/>
            <w:right w:val="none" w:sz="0" w:space="0" w:color="auto"/>
          </w:divBdr>
        </w:div>
        <w:div w:id="398329915">
          <w:marLeft w:val="640"/>
          <w:marRight w:val="0"/>
          <w:marTop w:val="0"/>
          <w:marBottom w:val="0"/>
          <w:divBdr>
            <w:top w:val="none" w:sz="0" w:space="0" w:color="auto"/>
            <w:left w:val="none" w:sz="0" w:space="0" w:color="auto"/>
            <w:bottom w:val="none" w:sz="0" w:space="0" w:color="auto"/>
            <w:right w:val="none" w:sz="0" w:space="0" w:color="auto"/>
          </w:divBdr>
        </w:div>
        <w:div w:id="929965000">
          <w:marLeft w:val="640"/>
          <w:marRight w:val="0"/>
          <w:marTop w:val="0"/>
          <w:marBottom w:val="0"/>
          <w:divBdr>
            <w:top w:val="none" w:sz="0" w:space="0" w:color="auto"/>
            <w:left w:val="none" w:sz="0" w:space="0" w:color="auto"/>
            <w:bottom w:val="none" w:sz="0" w:space="0" w:color="auto"/>
            <w:right w:val="none" w:sz="0" w:space="0" w:color="auto"/>
          </w:divBdr>
        </w:div>
        <w:div w:id="1010989294">
          <w:marLeft w:val="640"/>
          <w:marRight w:val="0"/>
          <w:marTop w:val="0"/>
          <w:marBottom w:val="0"/>
          <w:divBdr>
            <w:top w:val="none" w:sz="0" w:space="0" w:color="auto"/>
            <w:left w:val="none" w:sz="0" w:space="0" w:color="auto"/>
            <w:bottom w:val="none" w:sz="0" w:space="0" w:color="auto"/>
            <w:right w:val="none" w:sz="0" w:space="0" w:color="auto"/>
          </w:divBdr>
        </w:div>
        <w:div w:id="1753118568">
          <w:marLeft w:val="640"/>
          <w:marRight w:val="0"/>
          <w:marTop w:val="0"/>
          <w:marBottom w:val="0"/>
          <w:divBdr>
            <w:top w:val="none" w:sz="0" w:space="0" w:color="auto"/>
            <w:left w:val="none" w:sz="0" w:space="0" w:color="auto"/>
            <w:bottom w:val="none" w:sz="0" w:space="0" w:color="auto"/>
            <w:right w:val="none" w:sz="0" w:space="0" w:color="auto"/>
          </w:divBdr>
        </w:div>
        <w:div w:id="1337267585">
          <w:marLeft w:val="640"/>
          <w:marRight w:val="0"/>
          <w:marTop w:val="0"/>
          <w:marBottom w:val="0"/>
          <w:divBdr>
            <w:top w:val="none" w:sz="0" w:space="0" w:color="auto"/>
            <w:left w:val="none" w:sz="0" w:space="0" w:color="auto"/>
            <w:bottom w:val="none" w:sz="0" w:space="0" w:color="auto"/>
            <w:right w:val="none" w:sz="0" w:space="0" w:color="auto"/>
          </w:divBdr>
        </w:div>
        <w:div w:id="485978232">
          <w:marLeft w:val="640"/>
          <w:marRight w:val="0"/>
          <w:marTop w:val="0"/>
          <w:marBottom w:val="0"/>
          <w:divBdr>
            <w:top w:val="none" w:sz="0" w:space="0" w:color="auto"/>
            <w:left w:val="none" w:sz="0" w:space="0" w:color="auto"/>
            <w:bottom w:val="none" w:sz="0" w:space="0" w:color="auto"/>
            <w:right w:val="none" w:sz="0" w:space="0" w:color="auto"/>
          </w:divBdr>
        </w:div>
        <w:div w:id="1972442534">
          <w:marLeft w:val="640"/>
          <w:marRight w:val="0"/>
          <w:marTop w:val="0"/>
          <w:marBottom w:val="0"/>
          <w:divBdr>
            <w:top w:val="none" w:sz="0" w:space="0" w:color="auto"/>
            <w:left w:val="none" w:sz="0" w:space="0" w:color="auto"/>
            <w:bottom w:val="none" w:sz="0" w:space="0" w:color="auto"/>
            <w:right w:val="none" w:sz="0" w:space="0" w:color="auto"/>
          </w:divBdr>
        </w:div>
        <w:div w:id="1009916112">
          <w:marLeft w:val="640"/>
          <w:marRight w:val="0"/>
          <w:marTop w:val="0"/>
          <w:marBottom w:val="0"/>
          <w:divBdr>
            <w:top w:val="none" w:sz="0" w:space="0" w:color="auto"/>
            <w:left w:val="none" w:sz="0" w:space="0" w:color="auto"/>
            <w:bottom w:val="none" w:sz="0" w:space="0" w:color="auto"/>
            <w:right w:val="none" w:sz="0" w:space="0" w:color="auto"/>
          </w:divBdr>
        </w:div>
        <w:div w:id="24795800">
          <w:marLeft w:val="640"/>
          <w:marRight w:val="0"/>
          <w:marTop w:val="0"/>
          <w:marBottom w:val="0"/>
          <w:divBdr>
            <w:top w:val="none" w:sz="0" w:space="0" w:color="auto"/>
            <w:left w:val="none" w:sz="0" w:space="0" w:color="auto"/>
            <w:bottom w:val="none" w:sz="0" w:space="0" w:color="auto"/>
            <w:right w:val="none" w:sz="0" w:space="0" w:color="auto"/>
          </w:divBdr>
        </w:div>
        <w:div w:id="1785272126">
          <w:marLeft w:val="640"/>
          <w:marRight w:val="0"/>
          <w:marTop w:val="0"/>
          <w:marBottom w:val="0"/>
          <w:divBdr>
            <w:top w:val="none" w:sz="0" w:space="0" w:color="auto"/>
            <w:left w:val="none" w:sz="0" w:space="0" w:color="auto"/>
            <w:bottom w:val="none" w:sz="0" w:space="0" w:color="auto"/>
            <w:right w:val="none" w:sz="0" w:space="0" w:color="auto"/>
          </w:divBdr>
        </w:div>
        <w:div w:id="1412241303">
          <w:marLeft w:val="640"/>
          <w:marRight w:val="0"/>
          <w:marTop w:val="0"/>
          <w:marBottom w:val="0"/>
          <w:divBdr>
            <w:top w:val="none" w:sz="0" w:space="0" w:color="auto"/>
            <w:left w:val="none" w:sz="0" w:space="0" w:color="auto"/>
            <w:bottom w:val="none" w:sz="0" w:space="0" w:color="auto"/>
            <w:right w:val="none" w:sz="0" w:space="0" w:color="auto"/>
          </w:divBdr>
        </w:div>
        <w:div w:id="720401287">
          <w:marLeft w:val="640"/>
          <w:marRight w:val="0"/>
          <w:marTop w:val="0"/>
          <w:marBottom w:val="0"/>
          <w:divBdr>
            <w:top w:val="none" w:sz="0" w:space="0" w:color="auto"/>
            <w:left w:val="none" w:sz="0" w:space="0" w:color="auto"/>
            <w:bottom w:val="none" w:sz="0" w:space="0" w:color="auto"/>
            <w:right w:val="none" w:sz="0" w:space="0" w:color="auto"/>
          </w:divBdr>
        </w:div>
        <w:div w:id="704137269">
          <w:marLeft w:val="640"/>
          <w:marRight w:val="0"/>
          <w:marTop w:val="0"/>
          <w:marBottom w:val="0"/>
          <w:divBdr>
            <w:top w:val="none" w:sz="0" w:space="0" w:color="auto"/>
            <w:left w:val="none" w:sz="0" w:space="0" w:color="auto"/>
            <w:bottom w:val="none" w:sz="0" w:space="0" w:color="auto"/>
            <w:right w:val="none" w:sz="0" w:space="0" w:color="auto"/>
          </w:divBdr>
        </w:div>
        <w:div w:id="987980046">
          <w:marLeft w:val="640"/>
          <w:marRight w:val="0"/>
          <w:marTop w:val="0"/>
          <w:marBottom w:val="0"/>
          <w:divBdr>
            <w:top w:val="none" w:sz="0" w:space="0" w:color="auto"/>
            <w:left w:val="none" w:sz="0" w:space="0" w:color="auto"/>
            <w:bottom w:val="none" w:sz="0" w:space="0" w:color="auto"/>
            <w:right w:val="none" w:sz="0" w:space="0" w:color="auto"/>
          </w:divBdr>
        </w:div>
        <w:div w:id="1199273317">
          <w:marLeft w:val="640"/>
          <w:marRight w:val="0"/>
          <w:marTop w:val="0"/>
          <w:marBottom w:val="0"/>
          <w:divBdr>
            <w:top w:val="none" w:sz="0" w:space="0" w:color="auto"/>
            <w:left w:val="none" w:sz="0" w:space="0" w:color="auto"/>
            <w:bottom w:val="none" w:sz="0" w:space="0" w:color="auto"/>
            <w:right w:val="none" w:sz="0" w:space="0" w:color="auto"/>
          </w:divBdr>
        </w:div>
        <w:div w:id="978147205">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90366477">
      <w:bodyDiv w:val="1"/>
      <w:marLeft w:val="0"/>
      <w:marRight w:val="0"/>
      <w:marTop w:val="0"/>
      <w:marBottom w:val="0"/>
      <w:divBdr>
        <w:top w:val="none" w:sz="0" w:space="0" w:color="auto"/>
        <w:left w:val="none" w:sz="0" w:space="0" w:color="auto"/>
        <w:bottom w:val="none" w:sz="0" w:space="0" w:color="auto"/>
        <w:right w:val="none" w:sz="0" w:space="0" w:color="auto"/>
      </w:divBdr>
      <w:divsChild>
        <w:div w:id="1438911804">
          <w:marLeft w:val="640"/>
          <w:marRight w:val="0"/>
          <w:marTop w:val="0"/>
          <w:marBottom w:val="0"/>
          <w:divBdr>
            <w:top w:val="none" w:sz="0" w:space="0" w:color="auto"/>
            <w:left w:val="none" w:sz="0" w:space="0" w:color="auto"/>
            <w:bottom w:val="none" w:sz="0" w:space="0" w:color="auto"/>
            <w:right w:val="none" w:sz="0" w:space="0" w:color="auto"/>
          </w:divBdr>
        </w:div>
        <w:div w:id="424152349">
          <w:marLeft w:val="640"/>
          <w:marRight w:val="0"/>
          <w:marTop w:val="0"/>
          <w:marBottom w:val="0"/>
          <w:divBdr>
            <w:top w:val="none" w:sz="0" w:space="0" w:color="auto"/>
            <w:left w:val="none" w:sz="0" w:space="0" w:color="auto"/>
            <w:bottom w:val="none" w:sz="0" w:space="0" w:color="auto"/>
            <w:right w:val="none" w:sz="0" w:space="0" w:color="auto"/>
          </w:divBdr>
        </w:div>
        <w:div w:id="586504139">
          <w:marLeft w:val="640"/>
          <w:marRight w:val="0"/>
          <w:marTop w:val="0"/>
          <w:marBottom w:val="0"/>
          <w:divBdr>
            <w:top w:val="none" w:sz="0" w:space="0" w:color="auto"/>
            <w:left w:val="none" w:sz="0" w:space="0" w:color="auto"/>
            <w:bottom w:val="none" w:sz="0" w:space="0" w:color="auto"/>
            <w:right w:val="none" w:sz="0" w:space="0" w:color="auto"/>
          </w:divBdr>
        </w:div>
        <w:div w:id="1128625280">
          <w:marLeft w:val="640"/>
          <w:marRight w:val="0"/>
          <w:marTop w:val="0"/>
          <w:marBottom w:val="0"/>
          <w:divBdr>
            <w:top w:val="none" w:sz="0" w:space="0" w:color="auto"/>
            <w:left w:val="none" w:sz="0" w:space="0" w:color="auto"/>
            <w:bottom w:val="none" w:sz="0" w:space="0" w:color="auto"/>
            <w:right w:val="none" w:sz="0" w:space="0" w:color="auto"/>
          </w:divBdr>
        </w:div>
        <w:div w:id="1119570356">
          <w:marLeft w:val="640"/>
          <w:marRight w:val="0"/>
          <w:marTop w:val="0"/>
          <w:marBottom w:val="0"/>
          <w:divBdr>
            <w:top w:val="none" w:sz="0" w:space="0" w:color="auto"/>
            <w:left w:val="none" w:sz="0" w:space="0" w:color="auto"/>
            <w:bottom w:val="none" w:sz="0" w:space="0" w:color="auto"/>
            <w:right w:val="none" w:sz="0" w:space="0" w:color="auto"/>
          </w:divBdr>
        </w:div>
        <w:div w:id="851601199">
          <w:marLeft w:val="640"/>
          <w:marRight w:val="0"/>
          <w:marTop w:val="0"/>
          <w:marBottom w:val="0"/>
          <w:divBdr>
            <w:top w:val="none" w:sz="0" w:space="0" w:color="auto"/>
            <w:left w:val="none" w:sz="0" w:space="0" w:color="auto"/>
            <w:bottom w:val="none" w:sz="0" w:space="0" w:color="auto"/>
            <w:right w:val="none" w:sz="0" w:space="0" w:color="auto"/>
          </w:divBdr>
        </w:div>
        <w:div w:id="1663703049">
          <w:marLeft w:val="640"/>
          <w:marRight w:val="0"/>
          <w:marTop w:val="0"/>
          <w:marBottom w:val="0"/>
          <w:divBdr>
            <w:top w:val="none" w:sz="0" w:space="0" w:color="auto"/>
            <w:left w:val="none" w:sz="0" w:space="0" w:color="auto"/>
            <w:bottom w:val="none" w:sz="0" w:space="0" w:color="auto"/>
            <w:right w:val="none" w:sz="0" w:space="0" w:color="auto"/>
          </w:divBdr>
        </w:div>
        <w:div w:id="1917009143">
          <w:marLeft w:val="640"/>
          <w:marRight w:val="0"/>
          <w:marTop w:val="0"/>
          <w:marBottom w:val="0"/>
          <w:divBdr>
            <w:top w:val="none" w:sz="0" w:space="0" w:color="auto"/>
            <w:left w:val="none" w:sz="0" w:space="0" w:color="auto"/>
            <w:bottom w:val="none" w:sz="0" w:space="0" w:color="auto"/>
            <w:right w:val="none" w:sz="0" w:space="0" w:color="auto"/>
          </w:divBdr>
        </w:div>
        <w:div w:id="1003049461">
          <w:marLeft w:val="640"/>
          <w:marRight w:val="0"/>
          <w:marTop w:val="0"/>
          <w:marBottom w:val="0"/>
          <w:divBdr>
            <w:top w:val="none" w:sz="0" w:space="0" w:color="auto"/>
            <w:left w:val="none" w:sz="0" w:space="0" w:color="auto"/>
            <w:bottom w:val="none" w:sz="0" w:space="0" w:color="auto"/>
            <w:right w:val="none" w:sz="0" w:space="0" w:color="auto"/>
          </w:divBdr>
        </w:div>
        <w:div w:id="2065714272">
          <w:marLeft w:val="640"/>
          <w:marRight w:val="0"/>
          <w:marTop w:val="0"/>
          <w:marBottom w:val="0"/>
          <w:divBdr>
            <w:top w:val="none" w:sz="0" w:space="0" w:color="auto"/>
            <w:left w:val="none" w:sz="0" w:space="0" w:color="auto"/>
            <w:bottom w:val="none" w:sz="0" w:space="0" w:color="auto"/>
            <w:right w:val="none" w:sz="0" w:space="0" w:color="auto"/>
          </w:divBdr>
        </w:div>
        <w:div w:id="799883414">
          <w:marLeft w:val="640"/>
          <w:marRight w:val="0"/>
          <w:marTop w:val="0"/>
          <w:marBottom w:val="0"/>
          <w:divBdr>
            <w:top w:val="none" w:sz="0" w:space="0" w:color="auto"/>
            <w:left w:val="none" w:sz="0" w:space="0" w:color="auto"/>
            <w:bottom w:val="none" w:sz="0" w:space="0" w:color="auto"/>
            <w:right w:val="none" w:sz="0" w:space="0" w:color="auto"/>
          </w:divBdr>
        </w:div>
        <w:div w:id="753747181">
          <w:marLeft w:val="640"/>
          <w:marRight w:val="0"/>
          <w:marTop w:val="0"/>
          <w:marBottom w:val="0"/>
          <w:divBdr>
            <w:top w:val="none" w:sz="0" w:space="0" w:color="auto"/>
            <w:left w:val="none" w:sz="0" w:space="0" w:color="auto"/>
            <w:bottom w:val="none" w:sz="0" w:space="0" w:color="auto"/>
            <w:right w:val="none" w:sz="0" w:space="0" w:color="auto"/>
          </w:divBdr>
        </w:div>
        <w:div w:id="1080642434">
          <w:marLeft w:val="640"/>
          <w:marRight w:val="0"/>
          <w:marTop w:val="0"/>
          <w:marBottom w:val="0"/>
          <w:divBdr>
            <w:top w:val="none" w:sz="0" w:space="0" w:color="auto"/>
            <w:left w:val="none" w:sz="0" w:space="0" w:color="auto"/>
            <w:bottom w:val="none" w:sz="0" w:space="0" w:color="auto"/>
            <w:right w:val="none" w:sz="0" w:space="0" w:color="auto"/>
          </w:divBdr>
        </w:div>
        <w:div w:id="408769617">
          <w:marLeft w:val="640"/>
          <w:marRight w:val="0"/>
          <w:marTop w:val="0"/>
          <w:marBottom w:val="0"/>
          <w:divBdr>
            <w:top w:val="none" w:sz="0" w:space="0" w:color="auto"/>
            <w:left w:val="none" w:sz="0" w:space="0" w:color="auto"/>
            <w:bottom w:val="none" w:sz="0" w:space="0" w:color="auto"/>
            <w:right w:val="none" w:sz="0" w:space="0" w:color="auto"/>
          </w:divBdr>
        </w:div>
        <w:div w:id="1353070726">
          <w:marLeft w:val="640"/>
          <w:marRight w:val="0"/>
          <w:marTop w:val="0"/>
          <w:marBottom w:val="0"/>
          <w:divBdr>
            <w:top w:val="none" w:sz="0" w:space="0" w:color="auto"/>
            <w:left w:val="none" w:sz="0" w:space="0" w:color="auto"/>
            <w:bottom w:val="none" w:sz="0" w:space="0" w:color="auto"/>
            <w:right w:val="none" w:sz="0" w:space="0" w:color="auto"/>
          </w:divBdr>
        </w:div>
        <w:div w:id="1136993485">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1265069692">
          <w:marLeft w:val="640"/>
          <w:marRight w:val="0"/>
          <w:marTop w:val="0"/>
          <w:marBottom w:val="0"/>
          <w:divBdr>
            <w:top w:val="none" w:sz="0" w:space="0" w:color="auto"/>
            <w:left w:val="none" w:sz="0" w:space="0" w:color="auto"/>
            <w:bottom w:val="none" w:sz="0" w:space="0" w:color="auto"/>
            <w:right w:val="none" w:sz="0" w:space="0" w:color="auto"/>
          </w:divBdr>
        </w:div>
        <w:div w:id="1029182568">
          <w:marLeft w:val="640"/>
          <w:marRight w:val="0"/>
          <w:marTop w:val="0"/>
          <w:marBottom w:val="0"/>
          <w:divBdr>
            <w:top w:val="none" w:sz="0" w:space="0" w:color="auto"/>
            <w:left w:val="none" w:sz="0" w:space="0" w:color="auto"/>
            <w:bottom w:val="none" w:sz="0" w:space="0" w:color="auto"/>
            <w:right w:val="none" w:sz="0" w:space="0" w:color="auto"/>
          </w:divBdr>
        </w:div>
        <w:div w:id="1968774819">
          <w:marLeft w:val="640"/>
          <w:marRight w:val="0"/>
          <w:marTop w:val="0"/>
          <w:marBottom w:val="0"/>
          <w:divBdr>
            <w:top w:val="none" w:sz="0" w:space="0" w:color="auto"/>
            <w:left w:val="none" w:sz="0" w:space="0" w:color="auto"/>
            <w:bottom w:val="none" w:sz="0" w:space="0" w:color="auto"/>
            <w:right w:val="none" w:sz="0" w:space="0" w:color="auto"/>
          </w:divBdr>
        </w:div>
        <w:div w:id="996228874">
          <w:marLeft w:val="640"/>
          <w:marRight w:val="0"/>
          <w:marTop w:val="0"/>
          <w:marBottom w:val="0"/>
          <w:divBdr>
            <w:top w:val="none" w:sz="0" w:space="0" w:color="auto"/>
            <w:left w:val="none" w:sz="0" w:space="0" w:color="auto"/>
            <w:bottom w:val="none" w:sz="0" w:space="0" w:color="auto"/>
            <w:right w:val="none" w:sz="0" w:space="0" w:color="auto"/>
          </w:divBdr>
        </w:div>
        <w:div w:id="1531799513">
          <w:marLeft w:val="640"/>
          <w:marRight w:val="0"/>
          <w:marTop w:val="0"/>
          <w:marBottom w:val="0"/>
          <w:divBdr>
            <w:top w:val="none" w:sz="0" w:space="0" w:color="auto"/>
            <w:left w:val="none" w:sz="0" w:space="0" w:color="auto"/>
            <w:bottom w:val="none" w:sz="0" w:space="0" w:color="auto"/>
            <w:right w:val="none" w:sz="0" w:space="0" w:color="auto"/>
          </w:divBdr>
        </w:div>
        <w:div w:id="163327235">
          <w:marLeft w:val="640"/>
          <w:marRight w:val="0"/>
          <w:marTop w:val="0"/>
          <w:marBottom w:val="0"/>
          <w:divBdr>
            <w:top w:val="none" w:sz="0" w:space="0" w:color="auto"/>
            <w:left w:val="none" w:sz="0" w:space="0" w:color="auto"/>
            <w:bottom w:val="none" w:sz="0" w:space="0" w:color="auto"/>
            <w:right w:val="none" w:sz="0" w:space="0" w:color="auto"/>
          </w:divBdr>
        </w:div>
        <w:div w:id="11693152">
          <w:marLeft w:val="640"/>
          <w:marRight w:val="0"/>
          <w:marTop w:val="0"/>
          <w:marBottom w:val="0"/>
          <w:divBdr>
            <w:top w:val="none" w:sz="0" w:space="0" w:color="auto"/>
            <w:left w:val="none" w:sz="0" w:space="0" w:color="auto"/>
            <w:bottom w:val="none" w:sz="0" w:space="0" w:color="auto"/>
            <w:right w:val="none" w:sz="0" w:space="0" w:color="auto"/>
          </w:divBdr>
        </w:div>
        <w:div w:id="2134446093">
          <w:marLeft w:val="640"/>
          <w:marRight w:val="0"/>
          <w:marTop w:val="0"/>
          <w:marBottom w:val="0"/>
          <w:divBdr>
            <w:top w:val="none" w:sz="0" w:space="0" w:color="auto"/>
            <w:left w:val="none" w:sz="0" w:space="0" w:color="auto"/>
            <w:bottom w:val="none" w:sz="0" w:space="0" w:color="auto"/>
            <w:right w:val="none" w:sz="0" w:space="0" w:color="auto"/>
          </w:divBdr>
        </w:div>
        <w:div w:id="968361544">
          <w:marLeft w:val="640"/>
          <w:marRight w:val="0"/>
          <w:marTop w:val="0"/>
          <w:marBottom w:val="0"/>
          <w:divBdr>
            <w:top w:val="none" w:sz="0" w:space="0" w:color="auto"/>
            <w:left w:val="none" w:sz="0" w:space="0" w:color="auto"/>
            <w:bottom w:val="none" w:sz="0" w:space="0" w:color="auto"/>
            <w:right w:val="none" w:sz="0" w:space="0" w:color="auto"/>
          </w:divBdr>
        </w:div>
        <w:div w:id="495457175">
          <w:marLeft w:val="640"/>
          <w:marRight w:val="0"/>
          <w:marTop w:val="0"/>
          <w:marBottom w:val="0"/>
          <w:divBdr>
            <w:top w:val="none" w:sz="0" w:space="0" w:color="auto"/>
            <w:left w:val="none" w:sz="0" w:space="0" w:color="auto"/>
            <w:bottom w:val="none" w:sz="0" w:space="0" w:color="auto"/>
            <w:right w:val="none" w:sz="0" w:space="0" w:color="auto"/>
          </w:divBdr>
        </w:div>
        <w:div w:id="1001812887">
          <w:marLeft w:val="640"/>
          <w:marRight w:val="0"/>
          <w:marTop w:val="0"/>
          <w:marBottom w:val="0"/>
          <w:divBdr>
            <w:top w:val="none" w:sz="0" w:space="0" w:color="auto"/>
            <w:left w:val="none" w:sz="0" w:space="0" w:color="auto"/>
            <w:bottom w:val="none" w:sz="0" w:space="0" w:color="auto"/>
            <w:right w:val="none" w:sz="0" w:space="0" w:color="auto"/>
          </w:divBdr>
        </w:div>
        <w:div w:id="454641364">
          <w:marLeft w:val="640"/>
          <w:marRight w:val="0"/>
          <w:marTop w:val="0"/>
          <w:marBottom w:val="0"/>
          <w:divBdr>
            <w:top w:val="none" w:sz="0" w:space="0" w:color="auto"/>
            <w:left w:val="none" w:sz="0" w:space="0" w:color="auto"/>
            <w:bottom w:val="none" w:sz="0" w:space="0" w:color="auto"/>
            <w:right w:val="none" w:sz="0" w:space="0" w:color="auto"/>
          </w:divBdr>
        </w:div>
        <w:div w:id="856844400">
          <w:marLeft w:val="640"/>
          <w:marRight w:val="0"/>
          <w:marTop w:val="0"/>
          <w:marBottom w:val="0"/>
          <w:divBdr>
            <w:top w:val="none" w:sz="0" w:space="0" w:color="auto"/>
            <w:left w:val="none" w:sz="0" w:space="0" w:color="auto"/>
            <w:bottom w:val="none" w:sz="0" w:space="0" w:color="auto"/>
            <w:right w:val="none" w:sz="0" w:space="0" w:color="auto"/>
          </w:divBdr>
        </w:div>
        <w:div w:id="1436052701">
          <w:marLeft w:val="640"/>
          <w:marRight w:val="0"/>
          <w:marTop w:val="0"/>
          <w:marBottom w:val="0"/>
          <w:divBdr>
            <w:top w:val="none" w:sz="0" w:space="0" w:color="auto"/>
            <w:left w:val="none" w:sz="0" w:space="0" w:color="auto"/>
            <w:bottom w:val="none" w:sz="0" w:space="0" w:color="auto"/>
            <w:right w:val="none" w:sz="0" w:space="0" w:color="auto"/>
          </w:divBdr>
        </w:div>
        <w:div w:id="1422995336">
          <w:marLeft w:val="640"/>
          <w:marRight w:val="0"/>
          <w:marTop w:val="0"/>
          <w:marBottom w:val="0"/>
          <w:divBdr>
            <w:top w:val="none" w:sz="0" w:space="0" w:color="auto"/>
            <w:left w:val="none" w:sz="0" w:space="0" w:color="auto"/>
            <w:bottom w:val="none" w:sz="0" w:space="0" w:color="auto"/>
            <w:right w:val="none" w:sz="0" w:space="0" w:color="auto"/>
          </w:divBdr>
        </w:div>
        <w:div w:id="1058166179">
          <w:marLeft w:val="640"/>
          <w:marRight w:val="0"/>
          <w:marTop w:val="0"/>
          <w:marBottom w:val="0"/>
          <w:divBdr>
            <w:top w:val="none" w:sz="0" w:space="0" w:color="auto"/>
            <w:left w:val="none" w:sz="0" w:space="0" w:color="auto"/>
            <w:bottom w:val="none" w:sz="0" w:space="0" w:color="auto"/>
            <w:right w:val="none" w:sz="0" w:space="0" w:color="auto"/>
          </w:divBdr>
        </w:div>
        <w:div w:id="158468293">
          <w:marLeft w:val="640"/>
          <w:marRight w:val="0"/>
          <w:marTop w:val="0"/>
          <w:marBottom w:val="0"/>
          <w:divBdr>
            <w:top w:val="none" w:sz="0" w:space="0" w:color="auto"/>
            <w:left w:val="none" w:sz="0" w:space="0" w:color="auto"/>
            <w:bottom w:val="none" w:sz="0" w:space="0" w:color="auto"/>
            <w:right w:val="none" w:sz="0" w:space="0" w:color="auto"/>
          </w:divBdr>
        </w:div>
        <w:div w:id="1636597287">
          <w:marLeft w:val="640"/>
          <w:marRight w:val="0"/>
          <w:marTop w:val="0"/>
          <w:marBottom w:val="0"/>
          <w:divBdr>
            <w:top w:val="none" w:sz="0" w:space="0" w:color="auto"/>
            <w:left w:val="none" w:sz="0" w:space="0" w:color="auto"/>
            <w:bottom w:val="none" w:sz="0" w:space="0" w:color="auto"/>
            <w:right w:val="none" w:sz="0" w:space="0" w:color="auto"/>
          </w:divBdr>
        </w:div>
        <w:div w:id="427652564">
          <w:marLeft w:val="640"/>
          <w:marRight w:val="0"/>
          <w:marTop w:val="0"/>
          <w:marBottom w:val="0"/>
          <w:divBdr>
            <w:top w:val="none" w:sz="0" w:space="0" w:color="auto"/>
            <w:left w:val="none" w:sz="0" w:space="0" w:color="auto"/>
            <w:bottom w:val="none" w:sz="0" w:space="0" w:color="auto"/>
            <w:right w:val="none" w:sz="0" w:space="0" w:color="auto"/>
          </w:divBdr>
        </w:div>
        <w:div w:id="1948269022">
          <w:marLeft w:val="640"/>
          <w:marRight w:val="0"/>
          <w:marTop w:val="0"/>
          <w:marBottom w:val="0"/>
          <w:divBdr>
            <w:top w:val="none" w:sz="0" w:space="0" w:color="auto"/>
            <w:left w:val="none" w:sz="0" w:space="0" w:color="auto"/>
            <w:bottom w:val="none" w:sz="0" w:space="0" w:color="auto"/>
            <w:right w:val="none" w:sz="0" w:space="0" w:color="auto"/>
          </w:divBdr>
        </w:div>
        <w:div w:id="1607427381">
          <w:marLeft w:val="640"/>
          <w:marRight w:val="0"/>
          <w:marTop w:val="0"/>
          <w:marBottom w:val="0"/>
          <w:divBdr>
            <w:top w:val="none" w:sz="0" w:space="0" w:color="auto"/>
            <w:left w:val="none" w:sz="0" w:space="0" w:color="auto"/>
            <w:bottom w:val="none" w:sz="0" w:space="0" w:color="auto"/>
            <w:right w:val="none" w:sz="0" w:space="0" w:color="auto"/>
          </w:divBdr>
        </w:div>
        <w:div w:id="186871569">
          <w:marLeft w:val="640"/>
          <w:marRight w:val="0"/>
          <w:marTop w:val="0"/>
          <w:marBottom w:val="0"/>
          <w:divBdr>
            <w:top w:val="none" w:sz="0" w:space="0" w:color="auto"/>
            <w:left w:val="none" w:sz="0" w:space="0" w:color="auto"/>
            <w:bottom w:val="none" w:sz="0" w:space="0" w:color="auto"/>
            <w:right w:val="none" w:sz="0" w:space="0" w:color="auto"/>
          </w:divBdr>
        </w:div>
        <w:div w:id="2141455363">
          <w:marLeft w:val="640"/>
          <w:marRight w:val="0"/>
          <w:marTop w:val="0"/>
          <w:marBottom w:val="0"/>
          <w:divBdr>
            <w:top w:val="none" w:sz="0" w:space="0" w:color="auto"/>
            <w:left w:val="none" w:sz="0" w:space="0" w:color="auto"/>
            <w:bottom w:val="none" w:sz="0" w:space="0" w:color="auto"/>
            <w:right w:val="none" w:sz="0" w:space="0" w:color="auto"/>
          </w:divBdr>
        </w:div>
        <w:div w:id="809594179">
          <w:marLeft w:val="640"/>
          <w:marRight w:val="0"/>
          <w:marTop w:val="0"/>
          <w:marBottom w:val="0"/>
          <w:divBdr>
            <w:top w:val="none" w:sz="0" w:space="0" w:color="auto"/>
            <w:left w:val="none" w:sz="0" w:space="0" w:color="auto"/>
            <w:bottom w:val="none" w:sz="0" w:space="0" w:color="auto"/>
            <w:right w:val="none" w:sz="0" w:space="0" w:color="auto"/>
          </w:divBdr>
        </w:div>
        <w:div w:id="909581320">
          <w:marLeft w:val="640"/>
          <w:marRight w:val="0"/>
          <w:marTop w:val="0"/>
          <w:marBottom w:val="0"/>
          <w:divBdr>
            <w:top w:val="none" w:sz="0" w:space="0" w:color="auto"/>
            <w:left w:val="none" w:sz="0" w:space="0" w:color="auto"/>
            <w:bottom w:val="none" w:sz="0" w:space="0" w:color="auto"/>
            <w:right w:val="none" w:sz="0" w:space="0" w:color="auto"/>
          </w:divBdr>
        </w:div>
        <w:div w:id="38630337">
          <w:marLeft w:val="640"/>
          <w:marRight w:val="0"/>
          <w:marTop w:val="0"/>
          <w:marBottom w:val="0"/>
          <w:divBdr>
            <w:top w:val="none" w:sz="0" w:space="0" w:color="auto"/>
            <w:left w:val="none" w:sz="0" w:space="0" w:color="auto"/>
            <w:bottom w:val="none" w:sz="0" w:space="0" w:color="auto"/>
            <w:right w:val="none" w:sz="0" w:space="0" w:color="auto"/>
          </w:divBdr>
        </w:div>
        <w:div w:id="1479299226">
          <w:marLeft w:val="640"/>
          <w:marRight w:val="0"/>
          <w:marTop w:val="0"/>
          <w:marBottom w:val="0"/>
          <w:divBdr>
            <w:top w:val="none" w:sz="0" w:space="0" w:color="auto"/>
            <w:left w:val="none" w:sz="0" w:space="0" w:color="auto"/>
            <w:bottom w:val="none" w:sz="0" w:space="0" w:color="auto"/>
            <w:right w:val="none" w:sz="0" w:space="0" w:color="auto"/>
          </w:divBdr>
        </w:div>
      </w:divsChild>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32903609">
      <w:marLeft w:val="0"/>
      <w:marRight w:val="0"/>
      <w:marTop w:val="0"/>
      <w:marBottom w:val="0"/>
      <w:divBdr>
        <w:top w:val="none" w:sz="0" w:space="0" w:color="auto"/>
        <w:left w:val="none" w:sz="0" w:space="0" w:color="auto"/>
        <w:bottom w:val="none" w:sz="0" w:space="0" w:color="auto"/>
        <w:right w:val="none" w:sz="0" w:space="0" w:color="auto"/>
      </w:divBdr>
    </w:div>
    <w:div w:id="1635983407">
      <w:bodyDiv w:val="1"/>
      <w:marLeft w:val="0"/>
      <w:marRight w:val="0"/>
      <w:marTop w:val="0"/>
      <w:marBottom w:val="0"/>
      <w:divBdr>
        <w:top w:val="none" w:sz="0" w:space="0" w:color="auto"/>
        <w:left w:val="none" w:sz="0" w:space="0" w:color="auto"/>
        <w:bottom w:val="none" w:sz="0" w:space="0" w:color="auto"/>
        <w:right w:val="none" w:sz="0" w:space="0" w:color="auto"/>
      </w:divBdr>
      <w:divsChild>
        <w:div w:id="1958248345">
          <w:marLeft w:val="640"/>
          <w:marRight w:val="0"/>
          <w:marTop w:val="0"/>
          <w:marBottom w:val="0"/>
          <w:divBdr>
            <w:top w:val="none" w:sz="0" w:space="0" w:color="auto"/>
            <w:left w:val="none" w:sz="0" w:space="0" w:color="auto"/>
            <w:bottom w:val="none" w:sz="0" w:space="0" w:color="auto"/>
            <w:right w:val="none" w:sz="0" w:space="0" w:color="auto"/>
          </w:divBdr>
        </w:div>
        <w:div w:id="1919901055">
          <w:marLeft w:val="640"/>
          <w:marRight w:val="0"/>
          <w:marTop w:val="0"/>
          <w:marBottom w:val="0"/>
          <w:divBdr>
            <w:top w:val="none" w:sz="0" w:space="0" w:color="auto"/>
            <w:left w:val="none" w:sz="0" w:space="0" w:color="auto"/>
            <w:bottom w:val="none" w:sz="0" w:space="0" w:color="auto"/>
            <w:right w:val="none" w:sz="0" w:space="0" w:color="auto"/>
          </w:divBdr>
        </w:div>
        <w:div w:id="1839492886">
          <w:marLeft w:val="640"/>
          <w:marRight w:val="0"/>
          <w:marTop w:val="0"/>
          <w:marBottom w:val="0"/>
          <w:divBdr>
            <w:top w:val="none" w:sz="0" w:space="0" w:color="auto"/>
            <w:left w:val="none" w:sz="0" w:space="0" w:color="auto"/>
            <w:bottom w:val="none" w:sz="0" w:space="0" w:color="auto"/>
            <w:right w:val="none" w:sz="0" w:space="0" w:color="auto"/>
          </w:divBdr>
        </w:div>
        <w:div w:id="1740244387">
          <w:marLeft w:val="640"/>
          <w:marRight w:val="0"/>
          <w:marTop w:val="0"/>
          <w:marBottom w:val="0"/>
          <w:divBdr>
            <w:top w:val="none" w:sz="0" w:space="0" w:color="auto"/>
            <w:left w:val="none" w:sz="0" w:space="0" w:color="auto"/>
            <w:bottom w:val="none" w:sz="0" w:space="0" w:color="auto"/>
            <w:right w:val="none" w:sz="0" w:space="0" w:color="auto"/>
          </w:divBdr>
        </w:div>
        <w:div w:id="747390366">
          <w:marLeft w:val="640"/>
          <w:marRight w:val="0"/>
          <w:marTop w:val="0"/>
          <w:marBottom w:val="0"/>
          <w:divBdr>
            <w:top w:val="none" w:sz="0" w:space="0" w:color="auto"/>
            <w:left w:val="none" w:sz="0" w:space="0" w:color="auto"/>
            <w:bottom w:val="none" w:sz="0" w:space="0" w:color="auto"/>
            <w:right w:val="none" w:sz="0" w:space="0" w:color="auto"/>
          </w:divBdr>
        </w:div>
        <w:div w:id="619530127">
          <w:marLeft w:val="640"/>
          <w:marRight w:val="0"/>
          <w:marTop w:val="0"/>
          <w:marBottom w:val="0"/>
          <w:divBdr>
            <w:top w:val="none" w:sz="0" w:space="0" w:color="auto"/>
            <w:left w:val="none" w:sz="0" w:space="0" w:color="auto"/>
            <w:bottom w:val="none" w:sz="0" w:space="0" w:color="auto"/>
            <w:right w:val="none" w:sz="0" w:space="0" w:color="auto"/>
          </w:divBdr>
        </w:div>
        <w:div w:id="345517410">
          <w:marLeft w:val="640"/>
          <w:marRight w:val="0"/>
          <w:marTop w:val="0"/>
          <w:marBottom w:val="0"/>
          <w:divBdr>
            <w:top w:val="none" w:sz="0" w:space="0" w:color="auto"/>
            <w:left w:val="none" w:sz="0" w:space="0" w:color="auto"/>
            <w:bottom w:val="none" w:sz="0" w:space="0" w:color="auto"/>
            <w:right w:val="none" w:sz="0" w:space="0" w:color="auto"/>
          </w:divBdr>
        </w:div>
        <w:div w:id="1364672776">
          <w:marLeft w:val="640"/>
          <w:marRight w:val="0"/>
          <w:marTop w:val="0"/>
          <w:marBottom w:val="0"/>
          <w:divBdr>
            <w:top w:val="none" w:sz="0" w:space="0" w:color="auto"/>
            <w:left w:val="none" w:sz="0" w:space="0" w:color="auto"/>
            <w:bottom w:val="none" w:sz="0" w:space="0" w:color="auto"/>
            <w:right w:val="none" w:sz="0" w:space="0" w:color="auto"/>
          </w:divBdr>
        </w:div>
        <w:div w:id="682897629">
          <w:marLeft w:val="640"/>
          <w:marRight w:val="0"/>
          <w:marTop w:val="0"/>
          <w:marBottom w:val="0"/>
          <w:divBdr>
            <w:top w:val="none" w:sz="0" w:space="0" w:color="auto"/>
            <w:left w:val="none" w:sz="0" w:space="0" w:color="auto"/>
            <w:bottom w:val="none" w:sz="0" w:space="0" w:color="auto"/>
            <w:right w:val="none" w:sz="0" w:space="0" w:color="auto"/>
          </w:divBdr>
        </w:div>
        <w:div w:id="1777015762">
          <w:marLeft w:val="640"/>
          <w:marRight w:val="0"/>
          <w:marTop w:val="0"/>
          <w:marBottom w:val="0"/>
          <w:divBdr>
            <w:top w:val="none" w:sz="0" w:space="0" w:color="auto"/>
            <w:left w:val="none" w:sz="0" w:space="0" w:color="auto"/>
            <w:bottom w:val="none" w:sz="0" w:space="0" w:color="auto"/>
            <w:right w:val="none" w:sz="0" w:space="0" w:color="auto"/>
          </w:divBdr>
        </w:div>
        <w:div w:id="645471799">
          <w:marLeft w:val="640"/>
          <w:marRight w:val="0"/>
          <w:marTop w:val="0"/>
          <w:marBottom w:val="0"/>
          <w:divBdr>
            <w:top w:val="none" w:sz="0" w:space="0" w:color="auto"/>
            <w:left w:val="none" w:sz="0" w:space="0" w:color="auto"/>
            <w:bottom w:val="none" w:sz="0" w:space="0" w:color="auto"/>
            <w:right w:val="none" w:sz="0" w:space="0" w:color="auto"/>
          </w:divBdr>
        </w:div>
        <w:div w:id="1480419004">
          <w:marLeft w:val="640"/>
          <w:marRight w:val="0"/>
          <w:marTop w:val="0"/>
          <w:marBottom w:val="0"/>
          <w:divBdr>
            <w:top w:val="none" w:sz="0" w:space="0" w:color="auto"/>
            <w:left w:val="none" w:sz="0" w:space="0" w:color="auto"/>
            <w:bottom w:val="none" w:sz="0" w:space="0" w:color="auto"/>
            <w:right w:val="none" w:sz="0" w:space="0" w:color="auto"/>
          </w:divBdr>
        </w:div>
        <w:div w:id="983310728">
          <w:marLeft w:val="640"/>
          <w:marRight w:val="0"/>
          <w:marTop w:val="0"/>
          <w:marBottom w:val="0"/>
          <w:divBdr>
            <w:top w:val="none" w:sz="0" w:space="0" w:color="auto"/>
            <w:left w:val="none" w:sz="0" w:space="0" w:color="auto"/>
            <w:bottom w:val="none" w:sz="0" w:space="0" w:color="auto"/>
            <w:right w:val="none" w:sz="0" w:space="0" w:color="auto"/>
          </w:divBdr>
        </w:div>
        <w:div w:id="246304375">
          <w:marLeft w:val="640"/>
          <w:marRight w:val="0"/>
          <w:marTop w:val="0"/>
          <w:marBottom w:val="0"/>
          <w:divBdr>
            <w:top w:val="none" w:sz="0" w:space="0" w:color="auto"/>
            <w:left w:val="none" w:sz="0" w:space="0" w:color="auto"/>
            <w:bottom w:val="none" w:sz="0" w:space="0" w:color="auto"/>
            <w:right w:val="none" w:sz="0" w:space="0" w:color="auto"/>
          </w:divBdr>
        </w:div>
        <w:div w:id="76287251">
          <w:marLeft w:val="640"/>
          <w:marRight w:val="0"/>
          <w:marTop w:val="0"/>
          <w:marBottom w:val="0"/>
          <w:divBdr>
            <w:top w:val="none" w:sz="0" w:space="0" w:color="auto"/>
            <w:left w:val="none" w:sz="0" w:space="0" w:color="auto"/>
            <w:bottom w:val="none" w:sz="0" w:space="0" w:color="auto"/>
            <w:right w:val="none" w:sz="0" w:space="0" w:color="auto"/>
          </w:divBdr>
        </w:div>
        <w:div w:id="1677537456">
          <w:marLeft w:val="640"/>
          <w:marRight w:val="0"/>
          <w:marTop w:val="0"/>
          <w:marBottom w:val="0"/>
          <w:divBdr>
            <w:top w:val="none" w:sz="0" w:space="0" w:color="auto"/>
            <w:left w:val="none" w:sz="0" w:space="0" w:color="auto"/>
            <w:bottom w:val="none" w:sz="0" w:space="0" w:color="auto"/>
            <w:right w:val="none" w:sz="0" w:space="0" w:color="auto"/>
          </w:divBdr>
        </w:div>
        <w:div w:id="2035575619">
          <w:marLeft w:val="640"/>
          <w:marRight w:val="0"/>
          <w:marTop w:val="0"/>
          <w:marBottom w:val="0"/>
          <w:divBdr>
            <w:top w:val="none" w:sz="0" w:space="0" w:color="auto"/>
            <w:left w:val="none" w:sz="0" w:space="0" w:color="auto"/>
            <w:bottom w:val="none" w:sz="0" w:space="0" w:color="auto"/>
            <w:right w:val="none" w:sz="0" w:space="0" w:color="auto"/>
          </w:divBdr>
        </w:div>
        <w:div w:id="2002347426">
          <w:marLeft w:val="640"/>
          <w:marRight w:val="0"/>
          <w:marTop w:val="0"/>
          <w:marBottom w:val="0"/>
          <w:divBdr>
            <w:top w:val="none" w:sz="0" w:space="0" w:color="auto"/>
            <w:left w:val="none" w:sz="0" w:space="0" w:color="auto"/>
            <w:bottom w:val="none" w:sz="0" w:space="0" w:color="auto"/>
            <w:right w:val="none" w:sz="0" w:space="0" w:color="auto"/>
          </w:divBdr>
        </w:div>
        <w:div w:id="1215891985">
          <w:marLeft w:val="640"/>
          <w:marRight w:val="0"/>
          <w:marTop w:val="0"/>
          <w:marBottom w:val="0"/>
          <w:divBdr>
            <w:top w:val="none" w:sz="0" w:space="0" w:color="auto"/>
            <w:left w:val="none" w:sz="0" w:space="0" w:color="auto"/>
            <w:bottom w:val="none" w:sz="0" w:space="0" w:color="auto"/>
            <w:right w:val="none" w:sz="0" w:space="0" w:color="auto"/>
          </w:divBdr>
        </w:div>
        <w:div w:id="1614247722">
          <w:marLeft w:val="640"/>
          <w:marRight w:val="0"/>
          <w:marTop w:val="0"/>
          <w:marBottom w:val="0"/>
          <w:divBdr>
            <w:top w:val="none" w:sz="0" w:space="0" w:color="auto"/>
            <w:left w:val="none" w:sz="0" w:space="0" w:color="auto"/>
            <w:bottom w:val="none" w:sz="0" w:space="0" w:color="auto"/>
            <w:right w:val="none" w:sz="0" w:space="0" w:color="auto"/>
          </w:divBdr>
        </w:div>
        <w:div w:id="711002012">
          <w:marLeft w:val="640"/>
          <w:marRight w:val="0"/>
          <w:marTop w:val="0"/>
          <w:marBottom w:val="0"/>
          <w:divBdr>
            <w:top w:val="none" w:sz="0" w:space="0" w:color="auto"/>
            <w:left w:val="none" w:sz="0" w:space="0" w:color="auto"/>
            <w:bottom w:val="none" w:sz="0" w:space="0" w:color="auto"/>
            <w:right w:val="none" w:sz="0" w:space="0" w:color="auto"/>
          </w:divBdr>
        </w:div>
        <w:div w:id="204759227">
          <w:marLeft w:val="640"/>
          <w:marRight w:val="0"/>
          <w:marTop w:val="0"/>
          <w:marBottom w:val="0"/>
          <w:divBdr>
            <w:top w:val="none" w:sz="0" w:space="0" w:color="auto"/>
            <w:left w:val="none" w:sz="0" w:space="0" w:color="auto"/>
            <w:bottom w:val="none" w:sz="0" w:space="0" w:color="auto"/>
            <w:right w:val="none" w:sz="0" w:space="0" w:color="auto"/>
          </w:divBdr>
        </w:div>
        <w:div w:id="490758651">
          <w:marLeft w:val="640"/>
          <w:marRight w:val="0"/>
          <w:marTop w:val="0"/>
          <w:marBottom w:val="0"/>
          <w:divBdr>
            <w:top w:val="none" w:sz="0" w:space="0" w:color="auto"/>
            <w:left w:val="none" w:sz="0" w:space="0" w:color="auto"/>
            <w:bottom w:val="none" w:sz="0" w:space="0" w:color="auto"/>
            <w:right w:val="none" w:sz="0" w:space="0" w:color="auto"/>
          </w:divBdr>
        </w:div>
        <w:div w:id="1172334705">
          <w:marLeft w:val="640"/>
          <w:marRight w:val="0"/>
          <w:marTop w:val="0"/>
          <w:marBottom w:val="0"/>
          <w:divBdr>
            <w:top w:val="none" w:sz="0" w:space="0" w:color="auto"/>
            <w:left w:val="none" w:sz="0" w:space="0" w:color="auto"/>
            <w:bottom w:val="none" w:sz="0" w:space="0" w:color="auto"/>
            <w:right w:val="none" w:sz="0" w:space="0" w:color="auto"/>
          </w:divBdr>
        </w:div>
        <w:div w:id="249239482">
          <w:marLeft w:val="640"/>
          <w:marRight w:val="0"/>
          <w:marTop w:val="0"/>
          <w:marBottom w:val="0"/>
          <w:divBdr>
            <w:top w:val="none" w:sz="0" w:space="0" w:color="auto"/>
            <w:left w:val="none" w:sz="0" w:space="0" w:color="auto"/>
            <w:bottom w:val="none" w:sz="0" w:space="0" w:color="auto"/>
            <w:right w:val="none" w:sz="0" w:space="0" w:color="auto"/>
          </w:divBdr>
        </w:div>
        <w:div w:id="1400521178">
          <w:marLeft w:val="640"/>
          <w:marRight w:val="0"/>
          <w:marTop w:val="0"/>
          <w:marBottom w:val="0"/>
          <w:divBdr>
            <w:top w:val="none" w:sz="0" w:space="0" w:color="auto"/>
            <w:left w:val="none" w:sz="0" w:space="0" w:color="auto"/>
            <w:bottom w:val="none" w:sz="0" w:space="0" w:color="auto"/>
            <w:right w:val="none" w:sz="0" w:space="0" w:color="auto"/>
          </w:divBdr>
        </w:div>
        <w:div w:id="440153538">
          <w:marLeft w:val="640"/>
          <w:marRight w:val="0"/>
          <w:marTop w:val="0"/>
          <w:marBottom w:val="0"/>
          <w:divBdr>
            <w:top w:val="none" w:sz="0" w:space="0" w:color="auto"/>
            <w:left w:val="none" w:sz="0" w:space="0" w:color="auto"/>
            <w:bottom w:val="none" w:sz="0" w:space="0" w:color="auto"/>
            <w:right w:val="none" w:sz="0" w:space="0" w:color="auto"/>
          </w:divBdr>
        </w:div>
        <w:div w:id="1636451585">
          <w:marLeft w:val="640"/>
          <w:marRight w:val="0"/>
          <w:marTop w:val="0"/>
          <w:marBottom w:val="0"/>
          <w:divBdr>
            <w:top w:val="none" w:sz="0" w:space="0" w:color="auto"/>
            <w:left w:val="none" w:sz="0" w:space="0" w:color="auto"/>
            <w:bottom w:val="none" w:sz="0" w:space="0" w:color="auto"/>
            <w:right w:val="none" w:sz="0" w:space="0" w:color="auto"/>
          </w:divBdr>
        </w:div>
        <w:div w:id="551816693">
          <w:marLeft w:val="640"/>
          <w:marRight w:val="0"/>
          <w:marTop w:val="0"/>
          <w:marBottom w:val="0"/>
          <w:divBdr>
            <w:top w:val="none" w:sz="0" w:space="0" w:color="auto"/>
            <w:left w:val="none" w:sz="0" w:space="0" w:color="auto"/>
            <w:bottom w:val="none" w:sz="0" w:space="0" w:color="auto"/>
            <w:right w:val="none" w:sz="0" w:space="0" w:color="auto"/>
          </w:divBdr>
        </w:div>
        <w:div w:id="146828471">
          <w:marLeft w:val="640"/>
          <w:marRight w:val="0"/>
          <w:marTop w:val="0"/>
          <w:marBottom w:val="0"/>
          <w:divBdr>
            <w:top w:val="none" w:sz="0" w:space="0" w:color="auto"/>
            <w:left w:val="none" w:sz="0" w:space="0" w:color="auto"/>
            <w:bottom w:val="none" w:sz="0" w:space="0" w:color="auto"/>
            <w:right w:val="none" w:sz="0" w:space="0" w:color="auto"/>
          </w:divBdr>
        </w:div>
        <w:div w:id="1536776062">
          <w:marLeft w:val="640"/>
          <w:marRight w:val="0"/>
          <w:marTop w:val="0"/>
          <w:marBottom w:val="0"/>
          <w:divBdr>
            <w:top w:val="none" w:sz="0" w:space="0" w:color="auto"/>
            <w:left w:val="none" w:sz="0" w:space="0" w:color="auto"/>
            <w:bottom w:val="none" w:sz="0" w:space="0" w:color="auto"/>
            <w:right w:val="none" w:sz="0" w:space="0" w:color="auto"/>
          </w:divBdr>
        </w:div>
        <w:div w:id="1574195055">
          <w:marLeft w:val="640"/>
          <w:marRight w:val="0"/>
          <w:marTop w:val="0"/>
          <w:marBottom w:val="0"/>
          <w:divBdr>
            <w:top w:val="none" w:sz="0" w:space="0" w:color="auto"/>
            <w:left w:val="none" w:sz="0" w:space="0" w:color="auto"/>
            <w:bottom w:val="none" w:sz="0" w:space="0" w:color="auto"/>
            <w:right w:val="none" w:sz="0" w:space="0" w:color="auto"/>
          </w:divBdr>
        </w:div>
        <w:div w:id="953025694">
          <w:marLeft w:val="640"/>
          <w:marRight w:val="0"/>
          <w:marTop w:val="0"/>
          <w:marBottom w:val="0"/>
          <w:divBdr>
            <w:top w:val="none" w:sz="0" w:space="0" w:color="auto"/>
            <w:left w:val="none" w:sz="0" w:space="0" w:color="auto"/>
            <w:bottom w:val="none" w:sz="0" w:space="0" w:color="auto"/>
            <w:right w:val="none" w:sz="0" w:space="0" w:color="auto"/>
          </w:divBdr>
        </w:div>
        <w:div w:id="1341004150">
          <w:marLeft w:val="640"/>
          <w:marRight w:val="0"/>
          <w:marTop w:val="0"/>
          <w:marBottom w:val="0"/>
          <w:divBdr>
            <w:top w:val="none" w:sz="0" w:space="0" w:color="auto"/>
            <w:left w:val="none" w:sz="0" w:space="0" w:color="auto"/>
            <w:bottom w:val="none" w:sz="0" w:space="0" w:color="auto"/>
            <w:right w:val="none" w:sz="0" w:space="0" w:color="auto"/>
          </w:divBdr>
        </w:div>
        <w:div w:id="1089349202">
          <w:marLeft w:val="640"/>
          <w:marRight w:val="0"/>
          <w:marTop w:val="0"/>
          <w:marBottom w:val="0"/>
          <w:divBdr>
            <w:top w:val="none" w:sz="0" w:space="0" w:color="auto"/>
            <w:left w:val="none" w:sz="0" w:space="0" w:color="auto"/>
            <w:bottom w:val="none" w:sz="0" w:space="0" w:color="auto"/>
            <w:right w:val="none" w:sz="0" w:space="0" w:color="auto"/>
          </w:divBdr>
        </w:div>
        <w:div w:id="1034883191">
          <w:marLeft w:val="640"/>
          <w:marRight w:val="0"/>
          <w:marTop w:val="0"/>
          <w:marBottom w:val="0"/>
          <w:divBdr>
            <w:top w:val="none" w:sz="0" w:space="0" w:color="auto"/>
            <w:left w:val="none" w:sz="0" w:space="0" w:color="auto"/>
            <w:bottom w:val="none" w:sz="0" w:space="0" w:color="auto"/>
            <w:right w:val="none" w:sz="0" w:space="0" w:color="auto"/>
          </w:divBdr>
        </w:div>
        <w:div w:id="1738631405">
          <w:marLeft w:val="640"/>
          <w:marRight w:val="0"/>
          <w:marTop w:val="0"/>
          <w:marBottom w:val="0"/>
          <w:divBdr>
            <w:top w:val="none" w:sz="0" w:space="0" w:color="auto"/>
            <w:left w:val="none" w:sz="0" w:space="0" w:color="auto"/>
            <w:bottom w:val="none" w:sz="0" w:space="0" w:color="auto"/>
            <w:right w:val="none" w:sz="0" w:space="0" w:color="auto"/>
          </w:divBdr>
        </w:div>
        <w:div w:id="1887376162">
          <w:marLeft w:val="640"/>
          <w:marRight w:val="0"/>
          <w:marTop w:val="0"/>
          <w:marBottom w:val="0"/>
          <w:divBdr>
            <w:top w:val="none" w:sz="0" w:space="0" w:color="auto"/>
            <w:left w:val="none" w:sz="0" w:space="0" w:color="auto"/>
            <w:bottom w:val="none" w:sz="0" w:space="0" w:color="auto"/>
            <w:right w:val="none" w:sz="0" w:space="0" w:color="auto"/>
          </w:divBdr>
        </w:div>
        <w:div w:id="1178160022">
          <w:marLeft w:val="640"/>
          <w:marRight w:val="0"/>
          <w:marTop w:val="0"/>
          <w:marBottom w:val="0"/>
          <w:divBdr>
            <w:top w:val="none" w:sz="0" w:space="0" w:color="auto"/>
            <w:left w:val="none" w:sz="0" w:space="0" w:color="auto"/>
            <w:bottom w:val="none" w:sz="0" w:space="0" w:color="auto"/>
            <w:right w:val="none" w:sz="0" w:space="0" w:color="auto"/>
          </w:divBdr>
        </w:div>
        <w:div w:id="1896314863">
          <w:marLeft w:val="640"/>
          <w:marRight w:val="0"/>
          <w:marTop w:val="0"/>
          <w:marBottom w:val="0"/>
          <w:divBdr>
            <w:top w:val="none" w:sz="0" w:space="0" w:color="auto"/>
            <w:left w:val="none" w:sz="0" w:space="0" w:color="auto"/>
            <w:bottom w:val="none" w:sz="0" w:space="0" w:color="auto"/>
            <w:right w:val="none" w:sz="0" w:space="0" w:color="auto"/>
          </w:divBdr>
        </w:div>
        <w:div w:id="442727199">
          <w:marLeft w:val="640"/>
          <w:marRight w:val="0"/>
          <w:marTop w:val="0"/>
          <w:marBottom w:val="0"/>
          <w:divBdr>
            <w:top w:val="none" w:sz="0" w:space="0" w:color="auto"/>
            <w:left w:val="none" w:sz="0" w:space="0" w:color="auto"/>
            <w:bottom w:val="none" w:sz="0" w:space="0" w:color="auto"/>
            <w:right w:val="none" w:sz="0" w:space="0" w:color="auto"/>
          </w:divBdr>
        </w:div>
        <w:div w:id="2146114607">
          <w:marLeft w:val="640"/>
          <w:marRight w:val="0"/>
          <w:marTop w:val="0"/>
          <w:marBottom w:val="0"/>
          <w:divBdr>
            <w:top w:val="none" w:sz="0" w:space="0" w:color="auto"/>
            <w:left w:val="none" w:sz="0" w:space="0" w:color="auto"/>
            <w:bottom w:val="none" w:sz="0" w:space="0" w:color="auto"/>
            <w:right w:val="none" w:sz="0" w:space="0" w:color="auto"/>
          </w:divBdr>
        </w:div>
        <w:div w:id="1931813795">
          <w:marLeft w:val="640"/>
          <w:marRight w:val="0"/>
          <w:marTop w:val="0"/>
          <w:marBottom w:val="0"/>
          <w:divBdr>
            <w:top w:val="none" w:sz="0" w:space="0" w:color="auto"/>
            <w:left w:val="none" w:sz="0" w:space="0" w:color="auto"/>
            <w:bottom w:val="none" w:sz="0" w:space="0" w:color="auto"/>
            <w:right w:val="none" w:sz="0" w:space="0" w:color="auto"/>
          </w:divBdr>
        </w:div>
        <w:div w:id="659121916">
          <w:marLeft w:val="640"/>
          <w:marRight w:val="0"/>
          <w:marTop w:val="0"/>
          <w:marBottom w:val="0"/>
          <w:divBdr>
            <w:top w:val="none" w:sz="0" w:space="0" w:color="auto"/>
            <w:left w:val="none" w:sz="0" w:space="0" w:color="auto"/>
            <w:bottom w:val="none" w:sz="0" w:space="0" w:color="auto"/>
            <w:right w:val="none" w:sz="0" w:space="0" w:color="auto"/>
          </w:divBdr>
        </w:div>
      </w:divsChild>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4772158">
      <w:bodyDiv w:val="1"/>
      <w:marLeft w:val="0"/>
      <w:marRight w:val="0"/>
      <w:marTop w:val="0"/>
      <w:marBottom w:val="0"/>
      <w:divBdr>
        <w:top w:val="none" w:sz="0" w:space="0" w:color="auto"/>
        <w:left w:val="none" w:sz="0" w:space="0" w:color="auto"/>
        <w:bottom w:val="none" w:sz="0" w:space="0" w:color="auto"/>
        <w:right w:val="none" w:sz="0" w:space="0" w:color="auto"/>
      </w:divBdr>
      <w:divsChild>
        <w:div w:id="1296183476">
          <w:marLeft w:val="640"/>
          <w:marRight w:val="0"/>
          <w:marTop w:val="0"/>
          <w:marBottom w:val="0"/>
          <w:divBdr>
            <w:top w:val="none" w:sz="0" w:space="0" w:color="auto"/>
            <w:left w:val="none" w:sz="0" w:space="0" w:color="auto"/>
            <w:bottom w:val="none" w:sz="0" w:space="0" w:color="auto"/>
            <w:right w:val="none" w:sz="0" w:space="0" w:color="auto"/>
          </w:divBdr>
        </w:div>
        <w:div w:id="629870650">
          <w:marLeft w:val="640"/>
          <w:marRight w:val="0"/>
          <w:marTop w:val="0"/>
          <w:marBottom w:val="0"/>
          <w:divBdr>
            <w:top w:val="none" w:sz="0" w:space="0" w:color="auto"/>
            <w:left w:val="none" w:sz="0" w:space="0" w:color="auto"/>
            <w:bottom w:val="none" w:sz="0" w:space="0" w:color="auto"/>
            <w:right w:val="none" w:sz="0" w:space="0" w:color="auto"/>
          </w:divBdr>
        </w:div>
        <w:div w:id="1585872278">
          <w:marLeft w:val="640"/>
          <w:marRight w:val="0"/>
          <w:marTop w:val="0"/>
          <w:marBottom w:val="0"/>
          <w:divBdr>
            <w:top w:val="none" w:sz="0" w:space="0" w:color="auto"/>
            <w:left w:val="none" w:sz="0" w:space="0" w:color="auto"/>
            <w:bottom w:val="none" w:sz="0" w:space="0" w:color="auto"/>
            <w:right w:val="none" w:sz="0" w:space="0" w:color="auto"/>
          </w:divBdr>
        </w:div>
        <w:div w:id="2095202150">
          <w:marLeft w:val="640"/>
          <w:marRight w:val="0"/>
          <w:marTop w:val="0"/>
          <w:marBottom w:val="0"/>
          <w:divBdr>
            <w:top w:val="none" w:sz="0" w:space="0" w:color="auto"/>
            <w:left w:val="none" w:sz="0" w:space="0" w:color="auto"/>
            <w:bottom w:val="none" w:sz="0" w:space="0" w:color="auto"/>
            <w:right w:val="none" w:sz="0" w:space="0" w:color="auto"/>
          </w:divBdr>
        </w:div>
        <w:div w:id="1431320214">
          <w:marLeft w:val="640"/>
          <w:marRight w:val="0"/>
          <w:marTop w:val="0"/>
          <w:marBottom w:val="0"/>
          <w:divBdr>
            <w:top w:val="none" w:sz="0" w:space="0" w:color="auto"/>
            <w:left w:val="none" w:sz="0" w:space="0" w:color="auto"/>
            <w:bottom w:val="none" w:sz="0" w:space="0" w:color="auto"/>
            <w:right w:val="none" w:sz="0" w:space="0" w:color="auto"/>
          </w:divBdr>
        </w:div>
        <w:div w:id="864320956">
          <w:marLeft w:val="640"/>
          <w:marRight w:val="0"/>
          <w:marTop w:val="0"/>
          <w:marBottom w:val="0"/>
          <w:divBdr>
            <w:top w:val="none" w:sz="0" w:space="0" w:color="auto"/>
            <w:left w:val="none" w:sz="0" w:space="0" w:color="auto"/>
            <w:bottom w:val="none" w:sz="0" w:space="0" w:color="auto"/>
            <w:right w:val="none" w:sz="0" w:space="0" w:color="auto"/>
          </w:divBdr>
        </w:div>
        <w:div w:id="544676424">
          <w:marLeft w:val="640"/>
          <w:marRight w:val="0"/>
          <w:marTop w:val="0"/>
          <w:marBottom w:val="0"/>
          <w:divBdr>
            <w:top w:val="none" w:sz="0" w:space="0" w:color="auto"/>
            <w:left w:val="none" w:sz="0" w:space="0" w:color="auto"/>
            <w:bottom w:val="none" w:sz="0" w:space="0" w:color="auto"/>
            <w:right w:val="none" w:sz="0" w:space="0" w:color="auto"/>
          </w:divBdr>
        </w:div>
        <w:div w:id="1834293301">
          <w:marLeft w:val="640"/>
          <w:marRight w:val="0"/>
          <w:marTop w:val="0"/>
          <w:marBottom w:val="0"/>
          <w:divBdr>
            <w:top w:val="none" w:sz="0" w:space="0" w:color="auto"/>
            <w:left w:val="none" w:sz="0" w:space="0" w:color="auto"/>
            <w:bottom w:val="none" w:sz="0" w:space="0" w:color="auto"/>
            <w:right w:val="none" w:sz="0" w:space="0" w:color="auto"/>
          </w:divBdr>
        </w:div>
        <w:div w:id="1698387196">
          <w:marLeft w:val="640"/>
          <w:marRight w:val="0"/>
          <w:marTop w:val="0"/>
          <w:marBottom w:val="0"/>
          <w:divBdr>
            <w:top w:val="none" w:sz="0" w:space="0" w:color="auto"/>
            <w:left w:val="none" w:sz="0" w:space="0" w:color="auto"/>
            <w:bottom w:val="none" w:sz="0" w:space="0" w:color="auto"/>
            <w:right w:val="none" w:sz="0" w:space="0" w:color="auto"/>
          </w:divBdr>
        </w:div>
        <w:div w:id="602687714">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549800646">
          <w:marLeft w:val="640"/>
          <w:marRight w:val="0"/>
          <w:marTop w:val="0"/>
          <w:marBottom w:val="0"/>
          <w:divBdr>
            <w:top w:val="none" w:sz="0" w:space="0" w:color="auto"/>
            <w:left w:val="none" w:sz="0" w:space="0" w:color="auto"/>
            <w:bottom w:val="none" w:sz="0" w:space="0" w:color="auto"/>
            <w:right w:val="none" w:sz="0" w:space="0" w:color="auto"/>
          </w:divBdr>
        </w:div>
        <w:div w:id="1604805379">
          <w:marLeft w:val="640"/>
          <w:marRight w:val="0"/>
          <w:marTop w:val="0"/>
          <w:marBottom w:val="0"/>
          <w:divBdr>
            <w:top w:val="none" w:sz="0" w:space="0" w:color="auto"/>
            <w:left w:val="none" w:sz="0" w:space="0" w:color="auto"/>
            <w:bottom w:val="none" w:sz="0" w:space="0" w:color="auto"/>
            <w:right w:val="none" w:sz="0" w:space="0" w:color="auto"/>
          </w:divBdr>
        </w:div>
        <w:div w:id="312027227">
          <w:marLeft w:val="640"/>
          <w:marRight w:val="0"/>
          <w:marTop w:val="0"/>
          <w:marBottom w:val="0"/>
          <w:divBdr>
            <w:top w:val="none" w:sz="0" w:space="0" w:color="auto"/>
            <w:left w:val="none" w:sz="0" w:space="0" w:color="auto"/>
            <w:bottom w:val="none" w:sz="0" w:space="0" w:color="auto"/>
            <w:right w:val="none" w:sz="0" w:space="0" w:color="auto"/>
          </w:divBdr>
        </w:div>
        <w:div w:id="599293194">
          <w:marLeft w:val="640"/>
          <w:marRight w:val="0"/>
          <w:marTop w:val="0"/>
          <w:marBottom w:val="0"/>
          <w:divBdr>
            <w:top w:val="none" w:sz="0" w:space="0" w:color="auto"/>
            <w:left w:val="none" w:sz="0" w:space="0" w:color="auto"/>
            <w:bottom w:val="none" w:sz="0" w:space="0" w:color="auto"/>
            <w:right w:val="none" w:sz="0" w:space="0" w:color="auto"/>
          </w:divBdr>
        </w:div>
        <w:div w:id="1421565419">
          <w:marLeft w:val="640"/>
          <w:marRight w:val="0"/>
          <w:marTop w:val="0"/>
          <w:marBottom w:val="0"/>
          <w:divBdr>
            <w:top w:val="none" w:sz="0" w:space="0" w:color="auto"/>
            <w:left w:val="none" w:sz="0" w:space="0" w:color="auto"/>
            <w:bottom w:val="none" w:sz="0" w:space="0" w:color="auto"/>
            <w:right w:val="none" w:sz="0" w:space="0" w:color="auto"/>
          </w:divBdr>
        </w:div>
        <w:div w:id="1586186011">
          <w:marLeft w:val="640"/>
          <w:marRight w:val="0"/>
          <w:marTop w:val="0"/>
          <w:marBottom w:val="0"/>
          <w:divBdr>
            <w:top w:val="none" w:sz="0" w:space="0" w:color="auto"/>
            <w:left w:val="none" w:sz="0" w:space="0" w:color="auto"/>
            <w:bottom w:val="none" w:sz="0" w:space="0" w:color="auto"/>
            <w:right w:val="none" w:sz="0" w:space="0" w:color="auto"/>
          </w:divBdr>
        </w:div>
        <w:div w:id="1590236138">
          <w:marLeft w:val="640"/>
          <w:marRight w:val="0"/>
          <w:marTop w:val="0"/>
          <w:marBottom w:val="0"/>
          <w:divBdr>
            <w:top w:val="none" w:sz="0" w:space="0" w:color="auto"/>
            <w:left w:val="none" w:sz="0" w:space="0" w:color="auto"/>
            <w:bottom w:val="none" w:sz="0" w:space="0" w:color="auto"/>
            <w:right w:val="none" w:sz="0" w:space="0" w:color="auto"/>
          </w:divBdr>
        </w:div>
        <w:div w:id="1570388146">
          <w:marLeft w:val="640"/>
          <w:marRight w:val="0"/>
          <w:marTop w:val="0"/>
          <w:marBottom w:val="0"/>
          <w:divBdr>
            <w:top w:val="none" w:sz="0" w:space="0" w:color="auto"/>
            <w:left w:val="none" w:sz="0" w:space="0" w:color="auto"/>
            <w:bottom w:val="none" w:sz="0" w:space="0" w:color="auto"/>
            <w:right w:val="none" w:sz="0" w:space="0" w:color="auto"/>
          </w:divBdr>
        </w:div>
        <w:div w:id="1245720529">
          <w:marLeft w:val="640"/>
          <w:marRight w:val="0"/>
          <w:marTop w:val="0"/>
          <w:marBottom w:val="0"/>
          <w:divBdr>
            <w:top w:val="none" w:sz="0" w:space="0" w:color="auto"/>
            <w:left w:val="none" w:sz="0" w:space="0" w:color="auto"/>
            <w:bottom w:val="none" w:sz="0" w:space="0" w:color="auto"/>
            <w:right w:val="none" w:sz="0" w:space="0" w:color="auto"/>
          </w:divBdr>
        </w:div>
        <w:div w:id="1321881312">
          <w:marLeft w:val="640"/>
          <w:marRight w:val="0"/>
          <w:marTop w:val="0"/>
          <w:marBottom w:val="0"/>
          <w:divBdr>
            <w:top w:val="none" w:sz="0" w:space="0" w:color="auto"/>
            <w:left w:val="none" w:sz="0" w:space="0" w:color="auto"/>
            <w:bottom w:val="none" w:sz="0" w:space="0" w:color="auto"/>
            <w:right w:val="none" w:sz="0" w:space="0" w:color="auto"/>
          </w:divBdr>
        </w:div>
        <w:div w:id="1745176664">
          <w:marLeft w:val="640"/>
          <w:marRight w:val="0"/>
          <w:marTop w:val="0"/>
          <w:marBottom w:val="0"/>
          <w:divBdr>
            <w:top w:val="none" w:sz="0" w:space="0" w:color="auto"/>
            <w:left w:val="none" w:sz="0" w:space="0" w:color="auto"/>
            <w:bottom w:val="none" w:sz="0" w:space="0" w:color="auto"/>
            <w:right w:val="none" w:sz="0" w:space="0" w:color="auto"/>
          </w:divBdr>
        </w:div>
        <w:div w:id="810253573">
          <w:marLeft w:val="640"/>
          <w:marRight w:val="0"/>
          <w:marTop w:val="0"/>
          <w:marBottom w:val="0"/>
          <w:divBdr>
            <w:top w:val="none" w:sz="0" w:space="0" w:color="auto"/>
            <w:left w:val="none" w:sz="0" w:space="0" w:color="auto"/>
            <w:bottom w:val="none" w:sz="0" w:space="0" w:color="auto"/>
            <w:right w:val="none" w:sz="0" w:space="0" w:color="auto"/>
          </w:divBdr>
        </w:div>
        <w:div w:id="1341740199">
          <w:marLeft w:val="640"/>
          <w:marRight w:val="0"/>
          <w:marTop w:val="0"/>
          <w:marBottom w:val="0"/>
          <w:divBdr>
            <w:top w:val="none" w:sz="0" w:space="0" w:color="auto"/>
            <w:left w:val="none" w:sz="0" w:space="0" w:color="auto"/>
            <w:bottom w:val="none" w:sz="0" w:space="0" w:color="auto"/>
            <w:right w:val="none" w:sz="0" w:space="0" w:color="auto"/>
          </w:divBdr>
        </w:div>
        <w:div w:id="1804469497">
          <w:marLeft w:val="640"/>
          <w:marRight w:val="0"/>
          <w:marTop w:val="0"/>
          <w:marBottom w:val="0"/>
          <w:divBdr>
            <w:top w:val="none" w:sz="0" w:space="0" w:color="auto"/>
            <w:left w:val="none" w:sz="0" w:space="0" w:color="auto"/>
            <w:bottom w:val="none" w:sz="0" w:space="0" w:color="auto"/>
            <w:right w:val="none" w:sz="0" w:space="0" w:color="auto"/>
          </w:divBdr>
        </w:div>
        <w:div w:id="447286870">
          <w:marLeft w:val="640"/>
          <w:marRight w:val="0"/>
          <w:marTop w:val="0"/>
          <w:marBottom w:val="0"/>
          <w:divBdr>
            <w:top w:val="none" w:sz="0" w:space="0" w:color="auto"/>
            <w:left w:val="none" w:sz="0" w:space="0" w:color="auto"/>
            <w:bottom w:val="none" w:sz="0" w:space="0" w:color="auto"/>
            <w:right w:val="none" w:sz="0" w:space="0" w:color="auto"/>
          </w:divBdr>
        </w:div>
        <w:div w:id="1333407510">
          <w:marLeft w:val="640"/>
          <w:marRight w:val="0"/>
          <w:marTop w:val="0"/>
          <w:marBottom w:val="0"/>
          <w:divBdr>
            <w:top w:val="none" w:sz="0" w:space="0" w:color="auto"/>
            <w:left w:val="none" w:sz="0" w:space="0" w:color="auto"/>
            <w:bottom w:val="none" w:sz="0" w:space="0" w:color="auto"/>
            <w:right w:val="none" w:sz="0" w:space="0" w:color="auto"/>
          </w:divBdr>
        </w:div>
        <w:div w:id="744691050">
          <w:marLeft w:val="640"/>
          <w:marRight w:val="0"/>
          <w:marTop w:val="0"/>
          <w:marBottom w:val="0"/>
          <w:divBdr>
            <w:top w:val="none" w:sz="0" w:space="0" w:color="auto"/>
            <w:left w:val="none" w:sz="0" w:space="0" w:color="auto"/>
            <w:bottom w:val="none" w:sz="0" w:space="0" w:color="auto"/>
            <w:right w:val="none" w:sz="0" w:space="0" w:color="auto"/>
          </w:divBdr>
        </w:div>
        <w:div w:id="1939170764">
          <w:marLeft w:val="640"/>
          <w:marRight w:val="0"/>
          <w:marTop w:val="0"/>
          <w:marBottom w:val="0"/>
          <w:divBdr>
            <w:top w:val="none" w:sz="0" w:space="0" w:color="auto"/>
            <w:left w:val="none" w:sz="0" w:space="0" w:color="auto"/>
            <w:bottom w:val="none" w:sz="0" w:space="0" w:color="auto"/>
            <w:right w:val="none" w:sz="0" w:space="0" w:color="auto"/>
          </w:divBdr>
        </w:div>
        <w:div w:id="2104640111">
          <w:marLeft w:val="640"/>
          <w:marRight w:val="0"/>
          <w:marTop w:val="0"/>
          <w:marBottom w:val="0"/>
          <w:divBdr>
            <w:top w:val="none" w:sz="0" w:space="0" w:color="auto"/>
            <w:left w:val="none" w:sz="0" w:space="0" w:color="auto"/>
            <w:bottom w:val="none" w:sz="0" w:space="0" w:color="auto"/>
            <w:right w:val="none" w:sz="0" w:space="0" w:color="auto"/>
          </w:divBdr>
        </w:div>
        <w:div w:id="1257707507">
          <w:marLeft w:val="640"/>
          <w:marRight w:val="0"/>
          <w:marTop w:val="0"/>
          <w:marBottom w:val="0"/>
          <w:divBdr>
            <w:top w:val="none" w:sz="0" w:space="0" w:color="auto"/>
            <w:left w:val="none" w:sz="0" w:space="0" w:color="auto"/>
            <w:bottom w:val="none" w:sz="0" w:space="0" w:color="auto"/>
            <w:right w:val="none" w:sz="0" w:space="0" w:color="auto"/>
          </w:divBdr>
        </w:div>
        <w:div w:id="1288320648">
          <w:marLeft w:val="640"/>
          <w:marRight w:val="0"/>
          <w:marTop w:val="0"/>
          <w:marBottom w:val="0"/>
          <w:divBdr>
            <w:top w:val="none" w:sz="0" w:space="0" w:color="auto"/>
            <w:left w:val="none" w:sz="0" w:space="0" w:color="auto"/>
            <w:bottom w:val="none" w:sz="0" w:space="0" w:color="auto"/>
            <w:right w:val="none" w:sz="0" w:space="0" w:color="auto"/>
          </w:divBdr>
        </w:div>
        <w:div w:id="1762067111">
          <w:marLeft w:val="640"/>
          <w:marRight w:val="0"/>
          <w:marTop w:val="0"/>
          <w:marBottom w:val="0"/>
          <w:divBdr>
            <w:top w:val="none" w:sz="0" w:space="0" w:color="auto"/>
            <w:left w:val="none" w:sz="0" w:space="0" w:color="auto"/>
            <w:bottom w:val="none" w:sz="0" w:space="0" w:color="auto"/>
            <w:right w:val="none" w:sz="0" w:space="0" w:color="auto"/>
          </w:divBdr>
        </w:div>
        <w:div w:id="1783106177">
          <w:marLeft w:val="640"/>
          <w:marRight w:val="0"/>
          <w:marTop w:val="0"/>
          <w:marBottom w:val="0"/>
          <w:divBdr>
            <w:top w:val="none" w:sz="0" w:space="0" w:color="auto"/>
            <w:left w:val="none" w:sz="0" w:space="0" w:color="auto"/>
            <w:bottom w:val="none" w:sz="0" w:space="0" w:color="auto"/>
            <w:right w:val="none" w:sz="0" w:space="0" w:color="auto"/>
          </w:divBdr>
        </w:div>
        <w:div w:id="893276178">
          <w:marLeft w:val="640"/>
          <w:marRight w:val="0"/>
          <w:marTop w:val="0"/>
          <w:marBottom w:val="0"/>
          <w:divBdr>
            <w:top w:val="none" w:sz="0" w:space="0" w:color="auto"/>
            <w:left w:val="none" w:sz="0" w:space="0" w:color="auto"/>
            <w:bottom w:val="none" w:sz="0" w:space="0" w:color="auto"/>
            <w:right w:val="none" w:sz="0" w:space="0" w:color="auto"/>
          </w:divBdr>
        </w:div>
        <w:div w:id="669875121">
          <w:marLeft w:val="640"/>
          <w:marRight w:val="0"/>
          <w:marTop w:val="0"/>
          <w:marBottom w:val="0"/>
          <w:divBdr>
            <w:top w:val="none" w:sz="0" w:space="0" w:color="auto"/>
            <w:left w:val="none" w:sz="0" w:space="0" w:color="auto"/>
            <w:bottom w:val="none" w:sz="0" w:space="0" w:color="auto"/>
            <w:right w:val="none" w:sz="0" w:space="0" w:color="auto"/>
          </w:divBdr>
        </w:div>
        <w:div w:id="1893617362">
          <w:marLeft w:val="640"/>
          <w:marRight w:val="0"/>
          <w:marTop w:val="0"/>
          <w:marBottom w:val="0"/>
          <w:divBdr>
            <w:top w:val="none" w:sz="0" w:space="0" w:color="auto"/>
            <w:left w:val="none" w:sz="0" w:space="0" w:color="auto"/>
            <w:bottom w:val="none" w:sz="0" w:space="0" w:color="auto"/>
            <w:right w:val="none" w:sz="0" w:space="0" w:color="auto"/>
          </w:divBdr>
        </w:div>
        <w:div w:id="1625034955">
          <w:marLeft w:val="640"/>
          <w:marRight w:val="0"/>
          <w:marTop w:val="0"/>
          <w:marBottom w:val="0"/>
          <w:divBdr>
            <w:top w:val="none" w:sz="0" w:space="0" w:color="auto"/>
            <w:left w:val="none" w:sz="0" w:space="0" w:color="auto"/>
            <w:bottom w:val="none" w:sz="0" w:space="0" w:color="auto"/>
            <w:right w:val="none" w:sz="0" w:space="0" w:color="auto"/>
          </w:divBdr>
        </w:div>
        <w:div w:id="1246643696">
          <w:marLeft w:val="640"/>
          <w:marRight w:val="0"/>
          <w:marTop w:val="0"/>
          <w:marBottom w:val="0"/>
          <w:divBdr>
            <w:top w:val="none" w:sz="0" w:space="0" w:color="auto"/>
            <w:left w:val="none" w:sz="0" w:space="0" w:color="auto"/>
            <w:bottom w:val="none" w:sz="0" w:space="0" w:color="auto"/>
            <w:right w:val="none" w:sz="0" w:space="0" w:color="auto"/>
          </w:divBdr>
        </w:div>
        <w:div w:id="420496132">
          <w:marLeft w:val="640"/>
          <w:marRight w:val="0"/>
          <w:marTop w:val="0"/>
          <w:marBottom w:val="0"/>
          <w:divBdr>
            <w:top w:val="none" w:sz="0" w:space="0" w:color="auto"/>
            <w:left w:val="none" w:sz="0" w:space="0" w:color="auto"/>
            <w:bottom w:val="none" w:sz="0" w:space="0" w:color="auto"/>
            <w:right w:val="none" w:sz="0" w:space="0" w:color="auto"/>
          </w:divBdr>
        </w:div>
        <w:div w:id="2038264865">
          <w:marLeft w:val="640"/>
          <w:marRight w:val="0"/>
          <w:marTop w:val="0"/>
          <w:marBottom w:val="0"/>
          <w:divBdr>
            <w:top w:val="none" w:sz="0" w:space="0" w:color="auto"/>
            <w:left w:val="none" w:sz="0" w:space="0" w:color="auto"/>
            <w:bottom w:val="none" w:sz="0" w:space="0" w:color="auto"/>
            <w:right w:val="none" w:sz="0" w:space="0" w:color="auto"/>
          </w:divBdr>
        </w:div>
        <w:div w:id="194928803">
          <w:marLeft w:val="640"/>
          <w:marRight w:val="0"/>
          <w:marTop w:val="0"/>
          <w:marBottom w:val="0"/>
          <w:divBdr>
            <w:top w:val="none" w:sz="0" w:space="0" w:color="auto"/>
            <w:left w:val="none" w:sz="0" w:space="0" w:color="auto"/>
            <w:bottom w:val="none" w:sz="0" w:space="0" w:color="auto"/>
            <w:right w:val="none" w:sz="0" w:space="0" w:color="auto"/>
          </w:divBdr>
        </w:div>
        <w:div w:id="991249892">
          <w:marLeft w:val="640"/>
          <w:marRight w:val="0"/>
          <w:marTop w:val="0"/>
          <w:marBottom w:val="0"/>
          <w:divBdr>
            <w:top w:val="none" w:sz="0" w:space="0" w:color="auto"/>
            <w:left w:val="none" w:sz="0" w:space="0" w:color="auto"/>
            <w:bottom w:val="none" w:sz="0" w:space="0" w:color="auto"/>
            <w:right w:val="none" w:sz="0" w:space="0" w:color="auto"/>
          </w:divBdr>
        </w:div>
        <w:div w:id="332992993">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0348345">
      <w:marLeft w:val="0"/>
      <w:marRight w:val="0"/>
      <w:marTop w:val="0"/>
      <w:marBottom w:val="0"/>
      <w:divBdr>
        <w:top w:val="none" w:sz="0" w:space="0" w:color="auto"/>
        <w:left w:val="none" w:sz="0" w:space="0" w:color="auto"/>
        <w:bottom w:val="none" w:sz="0" w:space="0" w:color="auto"/>
        <w:right w:val="none" w:sz="0" w:space="0" w:color="auto"/>
      </w:divBdr>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5972349">
      <w:bodyDiv w:val="1"/>
      <w:marLeft w:val="0"/>
      <w:marRight w:val="0"/>
      <w:marTop w:val="0"/>
      <w:marBottom w:val="0"/>
      <w:divBdr>
        <w:top w:val="none" w:sz="0" w:space="0" w:color="auto"/>
        <w:left w:val="none" w:sz="0" w:space="0" w:color="auto"/>
        <w:bottom w:val="none" w:sz="0" w:space="0" w:color="auto"/>
        <w:right w:val="none" w:sz="0" w:space="0" w:color="auto"/>
      </w:divBdr>
      <w:divsChild>
        <w:div w:id="2064517638">
          <w:marLeft w:val="640"/>
          <w:marRight w:val="0"/>
          <w:marTop w:val="0"/>
          <w:marBottom w:val="0"/>
          <w:divBdr>
            <w:top w:val="none" w:sz="0" w:space="0" w:color="auto"/>
            <w:left w:val="none" w:sz="0" w:space="0" w:color="auto"/>
            <w:bottom w:val="none" w:sz="0" w:space="0" w:color="auto"/>
            <w:right w:val="none" w:sz="0" w:space="0" w:color="auto"/>
          </w:divBdr>
        </w:div>
        <w:div w:id="763840723">
          <w:marLeft w:val="640"/>
          <w:marRight w:val="0"/>
          <w:marTop w:val="0"/>
          <w:marBottom w:val="0"/>
          <w:divBdr>
            <w:top w:val="none" w:sz="0" w:space="0" w:color="auto"/>
            <w:left w:val="none" w:sz="0" w:space="0" w:color="auto"/>
            <w:bottom w:val="none" w:sz="0" w:space="0" w:color="auto"/>
            <w:right w:val="none" w:sz="0" w:space="0" w:color="auto"/>
          </w:divBdr>
        </w:div>
        <w:div w:id="1175193195">
          <w:marLeft w:val="640"/>
          <w:marRight w:val="0"/>
          <w:marTop w:val="0"/>
          <w:marBottom w:val="0"/>
          <w:divBdr>
            <w:top w:val="none" w:sz="0" w:space="0" w:color="auto"/>
            <w:left w:val="none" w:sz="0" w:space="0" w:color="auto"/>
            <w:bottom w:val="none" w:sz="0" w:space="0" w:color="auto"/>
            <w:right w:val="none" w:sz="0" w:space="0" w:color="auto"/>
          </w:divBdr>
        </w:div>
        <w:div w:id="1800370003">
          <w:marLeft w:val="640"/>
          <w:marRight w:val="0"/>
          <w:marTop w:val="0"/>
          <w:marBottom w:val="0"/>
          <w:divBdr>
            <w:top w:val="none" w:sz="0" w:space="0" w:color="auto"/>
            <w:left w:val="none" w:sz="0" w:space="0" w:color="auto"/>
            <w:bottom w:val="none" w:sz="0" w:space="0" w:color="auto"/>
            <w:right w:val="none" w:sz="0" w:space="0" w:color="auto"/>
          </w:divBdr>
        </w:div>
        <w:div w:id="1240100231">
          <w:marLeft w:val="640"/>
          <w:marRight w:val="0"/>
          <w:marTop w:val="0"/>
          <w:marBottom w:val="0"/>
          <w:divBdr>
            <w:top w:val="none" w:sz="0" w:space="0" w:color="auto"/>
            <w:left w:val="none" w:sz="0" w:space="0" w:color="auto"/>
            <w:bottom w:val="none" w:sz="0" w:space="0" w:color="auto"/>
            <w:right w:val="none" w:sz="0" w:space="0" w:color="auto"/>
          </w:divBdr>
        </w:div>
        <w:div w:id="1120997761">
          <w:marLeft w:val="640"/>
          <w:marRight w:val="0"/>
          <w:marTop w:val="0"/>
          <w:marBottom w:val="0"/>
          <w:divBdr>
            <w:top w:val="none" w:sz="0" w:space="0" w:color="auto"/>
            <w:left w:val="none" w:sz="0" w:space="0" w:color="auto"/>
            <w:bottom w:val="none" w:sz="0" w:space="0" w:color="auto"/>
            <w:right w:val="none" w:sz="0" w:space="0" w:color="auto"/>
          </w:divBdr>
        </w:div>
        <w:div w:id="1409116334">
          <w:marLeft w:val="640"/>
          <w:marRight w:val="0"/>
          <w:marTop w:val="0"/>
          <w:marBottom w:val="0"/>
          <w:divBdr>
            <w:top w:val="none" w:sz="0" w:space="0" w:color="auto"/>
            <w:left w:val="none" w:sz="0" w:space="0" w:color="auto"/>
            <w:bottom w:val="none" w:sz="0" w:space="0" w:color="auto"/>
            <w:right w:val="none" w:sz="0" w:space="0" w:color="auto"/>
          </w:divBdr>
        </w:div>
        <w:div w:id="71007112">
          <w:marLeft w:val="640"/>
          <w:marRight w:val="0"/>
          <w:marTop w:val="0"/>
          <w:marBottom w:val="0"/>
          <w:divBdr>
            <w:top w:val="none" w:sz="0" w:space="0" w:color="auto"/>
            <w:left w:val="none" w:sz="0" w:space="0" w:color="auto"/>
            <w:bottom w:val="none" w:sz="0" w:space="0" w:color="auto"/>
            <w:right w:val="none" w:sz="0" w:space="0" w:color="auto"/>
          </w:divBdr>
        </w:div>
        <w:div w:id="79176896">
          <w:marLeft w:val="640"/>
          <w:marRight w:val="0"/>
          <w:marTop w:val="0"/>
          <w:marBottom w:val="0"/>
          <w:divBdr>
            <w:top w:val="none" w:sz="0" w:space="0" w:color="auto"/>
            <w:left w:val="none" w:sz="0" w:space="0" w:color="auto"/>
            <w:bottom w:val="none" w:sz="0" w:space="0" w:color="auto"/>
            <w:right w:val="none" w:sz="0" w:space="0" w:color="auto"/>
          </w:divBdr>
        </w:div>
        <w:div w:id="1662466614">
          <w:marLeft w:val="640"/>
          <w:marRight w:val="0"/>
          <w:marTop w:val="0"/>
          <w:marBottom w:val="0"/>
          <w:divBdr>
            <w:top w:val="none" w:sz="0" w:space="0" w:color="auto"/>
            <w:left w:val="none" w:sz="0" w:space="0" w:color="auto"/>
            <w:bottom w:val="none" w:sz="0" w:space="0" w:color="auto"/>
            <w:right w:val="none" w:sz="0" w:space="0" w:color="auto"/>
          </w:divBdr>
        </w:div>
        <w:div w:id="575283452">
          <w:marLeft w:val="640"/>
          <w:marRight w:val="0"/>
          <w:marTop w:val="0"/>
          <w:marBottom w:val="0"/>
          <w:divBdr>
            <w:top w:val="none" w:sz="0" w:space="0" w:color="auto"/>
            <w:left w:val="none" w:sz="0" w:space="0" w:color="auto"/>
            <w:bottom w:val="none" w:sz="0" w:space="0" w:color="auto"/>
            <w:right w:val="none" w:sz="0" w:space="0" w:color="auto"/>
          </w:divBdr>
        </w:div>
        <w:div w:id="1689408206">
          <w:marLeft w:val="640"/>
          <w:marRight w:val="0"/>
          <w:marTop w:val="0"/>
          <w:marBottom w:val="0"/>
          <w:divBdr>
            <w:top w:val="none" w:sz="0" w:space="0" w:color="auto"/>
            <w:left w:val="none" w:sz="0" w:space="0" w:color="auto"/>
            <w:bottom w:val="none" w:sz="0" w:space="0" w:color="auto"/>
            <w:right w:val="none" w:sz="0" w:space="0" w:color="auto"/>
          </w:divBdr>
        </w:div>
        <w:div w:id="2061245236">
          <w:marLeft w:val="640"/>
          <w:marRight w:val="0"/>
          <w:marTop w:val="0"/>
          <w:marBottom w:val="0"/>
          <w:divBdr>
            <w:top w:val="none" w:sz="0" w:space="0" w:color="auto"/>
            <w:left w:val="none" w:sz="0" w:space="0" w:color="auto"/>
            <w:bottom w:val="none" w:sz="0" w:space="0" w:color="auto"/>
            <w:right w:val="none" w:sz="0" w:space="0" w:color="auto"/>
          </w:divBdr>
        </w:div>
        <w:div w:id="814684981">
          <w:marLeft w:val="640"/>
          <w:marRight w:val="0"/>
          <w:marTop w:val="0"/>
          <w:marBottom w:val="0"/>
          <w:divBdr>
            <w:top w:val="none" w:sz="0" w:space="0" w:color="auto"/>
            <w:left w:val="none" w:sz="0" w:space="0" w:color="auto"/>
            <w:bottom w:val="none" w:sz="0" w:space="0" w:color="auto"/>
            <w:right w:val="none" w:sz="0" w:space="0" w:color="auto"/>
          </w:divBdr>
        </w:div>
        <w:div w:id="2026250685">
          <w:marLeft w:val="640"/>
          <w:marRight w:val="0"/>
          <w:marTop w:val="0"/>
          <w:marBottom w:val="0"/>
          <w:divBdr>
            <w:top w:val="none" w:sz="0" w:space="0" w:color="auto"/>
            <w:left w:val="none" w:sz="0" w:space="0" w:color="auto"/>
            <w:bottom w:val="none" w:sz="0" w:space="0" w:color="auto"/>
            <w:right w:val="none" w:sz="0" w:space="0" w:color="auto"/>
          </w:divBdr>
        </w:div>
        <w:div w:id="6490296">
          <w:marLeft w:val="640"/>
          <w:marRight w:val="0"/>
          <w:marTop w:val="0"/>
          <w:marBottom w:val="0"/>
          <w:divBdr>
            <w:top w:val="none" w:sz="0" w:space="0" w:color="auto"/>
            <w:left w:val="none" w:sz="0" w:space="0" w:color="auto"/>
            <w:bottom w:val="none" w:sz="0" w:space="0" w:color="auto"/>
            <w:right w:val="none" w:sz="0" w:space="0" w:color="auto"/>
          </w:divBdr>
        </w:div>
        <w:div w:id="1284114219">
          <w:marLeft w:val="640"/>
          <w:marRight w:val="0"/>
          <w:marTop w:val="0"/>
          <w:marBottom w:val="0"/>
          <w:divBdr>
            <w:top w:val="none" w:sz="0" w:space="0" w:color="auto"/>
            <w:left w:val="none" w:sz="0" w:space="0" w:color="auto"/>
            <w:bottom w:val="none" w:sz="0" w:space="0" w:color="auto"/>
            <w:right w:val="none" w:sz="0" w:space="0" w:color="auto"/>
          </w:divBdr>
        </w:div>
        <w:div w:id="149638105">
          <w:marLeft w:val="640"/>
          <w:marRight w:val="0"/>
          <w:marTop w:val="0"/>
          <w:marBottom w:val="0"/>
          <w:divBdr>
            <w:top w:val="none" w:sz="0" w:space="0" w:color="auto"/>
            <w:left w:val="none" w:sz="0" w:space="0" w:color="auto"/>
            <w:bottom w:val="none" w:sz="0" w:space="0" w:color="auto"/>
            <w:right w:val="none" w:sz="0" w:space="0" w:color="auto"/>
          </w:divBdr>
        </w:div>
        <w:div w:id="1543713700">
          <w:marLeft w:val="640"/>
          <w:marRight w:val="0"/>
          <w:marTop w:val="0"/>
          <w:marBottom w:val="0"/>
          <w:divBdr>
            <w:top w:val="none" w:sz="0" w:space="0" w:color="auto"/>
            <w:left w:val="none" w:sz="0" w:space="0" w:color="auto"/>
            <w:bottom w:val="none" w:sz="0" w:space="0" w:color="auto"/>
            <w:right w:val="none" w:sz="0" w:space="0" w:color="auto"/>
          </w:divBdr>
        </w:div>
        <w:div w:id="280496730">
          <w:marLeft w:val="640"/>
          <w:marRight w:val="0"/>
          <w:marTop w:val="0"/>
          <w:marBottom w:val="0"/>
          <w:divBdr>
            <w:top w:val="none" w:sz="0" w:space="0" w:color="auto"/>
            <w:left w:val="none" w:sz="0" w:space="0" w:color="auto"/>
            <w:bottom w:val="none" w:sz="0" w:space="0" w:color="auto"/>
            <w:right w:val="none" w:sz="0" w:space="0" w:color="auto"/>
          </w:divBdr>
        </w:div>
        <w:div w:id="813369448">
          <w:marLeft w:val="640"/>
          <w:marRight w:val="0"/>
          <w:marTop w:val="0"/>
          <w:marBottom w:val="0"/>
          <w:divBdr>
            <w:top w:val="none" w:sz="0" w:space="0" w:color="auto"/>
            <w:left w:val="none" w:sz="0" w:space="0" w:color="auto"/>
            <w:bottom w:val="none" w:sz="0" w:space="0" w:color="auto"/>
            <w:right w:val="none" w:sz="0" w:space="0" w:color="auto"/>
          </w:divBdr>
        </w:div>
        <w:div w:id="633291850">
          <w:marLeft w:val="640"/>
          <w:marRight w:val="0"/>
          <w:marTop w:val="0"/>
          <w:marBottom w:val="0"/>
          <w:divBdr>
            <w:top w:val="none" w:sz="0" w:space="0" w:color="auto"/>
            <w:left w:val="none" w:sz="0" w:space="0" w:color="auto"/>
            <w:bottom w:val="none" w:sz="0" w:space="0" w:color="auto"/>
            <w:right w:val="none" w:sz="0" w:space="0" w:color="auto"/>
          </w:divBdr>
        </w:div>
        <w:div w:id="589461943">
          <w:marLeft w:val="640"/>
          <w:marRight w:val="0"/>
          <w:marTop w:val="0"/>
          <w:marBottom w:val="0"/>
          <w:divBdr>
            <w:top w:val="none" w:sz="0" w:space="0" w:color="auto"/>
            <w:left w:val="none" w:sz="0" w:space="0" w:color="auto"/>
            <w:bottom w:val="none" w:sz="0" w:space="0" w:color="auto"/>
            <w:right w:val="none" w:sz="0" w:space="0" w:color="auto"/>
          </w:divBdr>
        </w:div>
        <w:div w:id="1245652358">
          <w:marLeft w:val="640"/>
          <w:marRight w:val="0"/>
          <w:marTop w:val="0"/>
          <w:marBottom w:val="0"/>
          <w:divBdr>
            <w:top w:val="none" w:sz="0" w:space="0" w:color="auto"/>
            <w:left w:val="none" w:sz="0" w:space="0" w:color="auto"/>
            <w:bottom w:val="none" w:sz="0" w:space="0" w:color="auto"/>
            <w:right w:val="none" w:sz="0" w:space="0" w:color="auto"/>
          </w:divBdr>
        </w:div>
        <w:div w:id="9768710">
          <w:marLeft w:val="640"/>
          <w:marRight w:val="0"/>
          <w:marTop w:val="0"/>
          <w:marBottom w:val="0"/>
          <w:divBdr>
            <w:top w:val="none" w:sz="0" w:space="0" w:color="auto"/>
            <w:left w:val="none" w:sz="0" w:space="0" w:color="auto"/>
            <w:bottom w:val="none" w:sz="0" w:space="0" w:color="auto"/>
            <w:right w:val="none" w:sz="0" w:space="0" w:color="auto"/>
          </w:divBdr>
        </w:div>
        <w:div w:id="777137625">
          <w:marLeft w:val="640"/>
          <w:marRight w:val="0"/>
          <w:marTop w:val="0"/>
          <w:marBottom w:val="0"/>
          <w:divBdr>
            <w:top w:val="none" w:sz="0" w:space="0" w:color="auto"/>
            <w:left w:val="none" w:sz="0" w:space="0" w:color="auto"/>
            <w:bottom w:val="none" w:sz="0" w:space="0" w:color="auto"/>
            <w:right w:val="none" w:sz="0" w:space="0" w:color="auto"/>
          </w:divBdr>
        </w:div>
        <w:div w:id="520122266">
          <w:marLeft w:val="640"/>
          <w:marRight w:val="0"/>
          <w:marTop w:val="0"/>
          <w:marBottom w:val="0"/>
          <w:divBdr>
            <w:top w:val="none" w:sz="0" w:space="0" w:color="auto"/>
            <w:left w:val="none" w:sz="0" w:space="0" w:color="auto"/>
            <w:bottom w:val="none" w:sz="0" w:space="0" w:color="auto"/>
            <w:right w:val="none" w:sz="0" w:space="0" w:color="auto"/>
          </w:divBdr>
        </w:div>
        <w:div w:id="1738894347">
          <w:marLeft w:val="640"/>
          <w:marRight w:val="0"/>
          <w:marTop w:val="0"/>
          <w:marBottom w:val="0"/>
          <w:divBdr>
            <w:top w:val="none" w:sz="0" w:space="0" w:color="auto"/>
            <w:left w:val="none" w:sz="0" w:space="0" w:color="auto"/>
            <w:bottom w:val="none" w:sz="0" w:space="0" w:color="auto"/>
            <w:right w:val="none" w:sz="0" w:space="0" w:color="auto"/>
          </w:divBdr>
        </w:div>
        <w:div w:id="1415932207">
          <w:marLeft w:val="640"/>
          <w:marRight w:val="0"/>
          <w:marTop w:val="0"/>
          <w:marBottom w:val="0"/>
          <w:divBdr>
            <w:top w:val="none" w:sz="0" w:space="0" w:color="auto"/>
            <w:left w:val="none" w:sz="0" w:space="0" w:color="auto"/>
            <w:bottom w:val="none" w:sz="0" w:space="0" w:color="auto"/>
            <w:right w:val="none" w:sz="0" w:space="0" w:color="auto"/>
          </w:divBdr>
        </w:div>
        <w:div w:id="441802720">
          <w:marLeft w:val="640"/>
          <w:marRight w:val="0"/>
          <w:marTop w:val="0"/>
          <w:marBottom w:val="0"/>
          <w:divBdr>
            <w:top w:val="none" w:sz="0" w:space="0" w:color="auto"/>
            <w:left w:val="none" w:sz="0" w:space="0" w:color="auto"/>
            <w:bottom w:val="none" w:sz="0" w:space="0" w:color="auto"/>
            <w:right w:val="none" w:sz="0" w:space="0" w:color="auto"/>
          </w:divBdr>
        </w:div>
        <w:div w:id="923613499">
          <w:marLeft w:val="640"/>
          <w:marRight w:val="0"/>
          <w:marTop w:val="0"/>
          <w:marBottom w:val="0"/>
          <w:divBdr>
            <w:top w:val="none" w:sz="0" w:space="0" w:color="auto"/>
            <w:left w:val="none" w:sz="0" w:space="0" w:color="auto"/>
            <w:bottom w:val="none" w:sz="0" w:space="0" w:color="auto"/>
            <w:right w:val="none" w:sz="0" w:space="0" w:color="auto"/>
          </w:divBdr>
        </w:div>
        <w:div w:id="1288462674">
          <w:marLeft w:val="640"/>
          <w:marRight w:val="0"/>
          <w:marTop w:val="0"/>
          <w:marBottom w:val="0"/>
          <w:divBdr>
            <w:top w:val="none" w:sz="0" w:space="0" w:color="auto"/>
            <w:left w:val="none" w:sz="0" w:space="0" w:color="auto"/>
            <w:bottom w:val="none" w:sz="0" w:space="0" w:color="auto"/>
            <w:right w:val="none" w:sz="0" w:space="0" w:color="auto"/>
          </w:divBdr>
        </w:div>
        <w:div w:id="1530946928">
          <w:marLeft w:val="640"/>
          <w:marRight w:val="0"/>
          <w:marTop w:val="0"/>
          <w:marBottom w:val="0"/>
          <w:divBdr>
            <w:top w:val="none" w:sz="0" w:space="0" w:color="auto"/>
            <w:left w:val="none" w:sz="0" w:space="0" w:color="auto"/>
            <w:bottom w:val="none" w:sz="0" w:space="0" w:color="auto"/>
            <w:right w:val="none" w:sz="0" w:space="0" w:color="auto"/>
          </w:divBdr>
        </w:div>
        <w:div w:id="1248617432">
          <w:marLeft w:val="640"/>
          <w:marRight w:val="0"/>
          <w:marTop w:val="0"/>
          <w:marBottom w:val="0"/>
          <w:divBdr>
            <w:top w:val="none" w:sz="0" w:space="0" w:color="auto"/>
            <w:left w:val="none" w:sz="0" w:space="0" w:color="auto"/>
            <w:bottom w:val="none" w:sz="0" w:space="0" w:color="auto"/>
            <w:right w:val="none" w:sz="0" w:space="0" w:color="auto"/>
          </w:divBdr>
        </w:div>
        <w:div w:id="1840147408">
          <w:marLeft w:val="640"/>
          <w:marRight w:val="0"/>
          <w:marTop w:val="0"/>
          <w:marBottom w:val="0"/>
          <w:divBdr>
            <w:top w:val="none" w:sz="0" w:space="0" w:color="auto"/>
            <w:left w:val="none" w:sz="0" w:space="0" w:color="auto"/>
            <w:bottom w:val="none" w:sz="0" w:space="0" w:color="auto"/>
            <w:right w:val="none" w:sz="0" w:space="0" w:color="auto"/>
          </w:divBdr>
        </w:div>
        <w:div w:id="1566793949">
          <w:marLeft w:val="640"/>
          <w:marRight w:val="0"/>
          <w:marTop w:val="0"/>
          <w:marBottom w:val="0"/>
          <w:divBdr>
            <w:top w:val="none" w:sz="0" w:space="0" w:color="auto"/>
            <w:left w:val="none" w:sz="0" w:space="0" w:color="auto"/>
            <w:bottom w:val="none" w:sz="0" w:space="0" w:color="auto"/>
            <w:right w:val="none" w:sz="0" w:space="0" w:color="auto"/>
          </w:divBdr>
        </w:div>
        <w:div w:id="1010911466">
          <w:marLeft w:val="640"/>
          <w:marRight w:val="0"/>
          <w:marTop w:val="0"/>
          <w:marBottom w:val="0"/>
          <w:divBdr>
            <w:top w:val="none" w:sz="0" w:space="0" w:color="auto"/>
            <w:left w:val="none" w:sz="0" w:space="0" w:color="auto"/>
            <w:bottom w:val="none" w:sz="0" w:space="0" w:color="auto"/>
            <w:right w:val="none" w:sz="0" w:space="0" w:color="auto"/>
          </w:divBdr>
        </w:div>
        <w:div w:id="2039432067">
          <w:marLeft w:val="640"/>
          <w:marRight w:val="0"/>
          <w:marTop w:val="0"/>
          <w:marBottom w:val="0"/>
          <w:divBdr>
            <w:top w:val="none" w:sz="0" w:space="0" w:color="auto"/>
            <w:left w:val="none" w:sz="0" w:space="0" w:color="auto"/>
            <w:bottom w:val="none" w:sz="0" w:space="0" w:color="auto"/>
            <w:right w:val="none" w:sz="0" w:space="0" w:color="auto"/>
          </w:divBdr>
        </w:div>
        <w:div w:id="1031347403">
          <w:marLeft w:val="640"/>
          <w:marRight w:val="0"/>
          <w:marTop w:val="0"/>
          <w:marBottom w:val="0"/>
          <w:divBdr>
            <w:top w:val="none" w:sz="0" w:space="0" w:color="auto"/>
            <w:left w:val="none" w:sz="0" w:space="0" w:color="auto"/>
            <w:bottom w:val="none" w:sz="0" w:space="0" w:color="auto"/>
            <w:right w:val="none" w:sz="0" w:space="0" w:color="auto"/>
          </w:divBdr>
        </w:div>
        <w:div w:id="1959867993">
          <w:marLeft w:val="640"/>
          <w:marRight w:val="0"/>
          <w:marTop w:val="0"/>
          <w:marBottom w:val="0"/>
          <w:divBdr>
            <w:top w:val="none" w:sz="0" w:space="0" w:color="auto"/>
            <w:left w:val="none" w:sz="0" w:space="0" w:color="auto"/>
            <w:bottom w:val="none" w:sz="0" w:space="0" w:color="auto"/>
            <w:right w:val="none" w:sz="0" w:space="0" w:color="auto"/>
          </w:divBdr>
        </w:div>
        <w:div w:id="1549561084">
          <w:marLeft w:val="640"/>
          <w:marRight w:val="0"/>
          <w:marTop w:val="0"/>
          <w:marBottom w:val="0"/>
          <w:divBdr>
            <w:top w:val="none" w:sz="0" w:space="0" w:color="auto"/>
            <w:left w:val="none" w:sz="0" w:space="0" w:color="auto"/>
            <w:bottom w:val="none" w:sz="0" w:space="0" w:color="auto"/>
            <w:right w:val="none" w:sz="0" w:space="0" w:color="auto"/>
          </w:divBdr>
        </w:div>
        <w:div w:id="263538661">
          <w:marLeft w:val="640"/>
          <w:marRight w:val="0"/>
          <w:marTop w:val="0"/>
          <w:marBottom w:val="0"/>
          <w:divBdr>
            <w:top w:val="none" w:sz="0" w:space="0" w:color="auto"/>
            <w:left w:val="none" w:sz="0" w:space="0" w:color="auto"/>
            <w:bottom w:val="none" w:sz="0" w:space="0" w:color="auto"/>
            <w:right w:val="none" w:sz="0" w:space="0" w:color="auto"/>
          </w:divBdr>
        </w:div>
        <w:div w:id="1715959209">
          <w:marLeft w:val="640"/>
          <w:marRight w:val="0"/>
          <w:marTop w:val="0"/>
          <w:marBottom w:val="0"/>
          <w:divBdr>
            <w:top w:val="none" w:sz="0" w:space="0" w:color="auto"/>
            <w:left w:val="none" w:sz="0" w:space="0" w:color="auto"/>
            <w:bottom w:val="none" w:sz="0" w:space="0" w:color="auto"/>
            <w:right w:val="none" w:sz="0" w:space="0" w:color="auto"/>
          </w:divBdr>
        </w:div>
        <w:div w:id="788669005">
          <w:marLeft w:val="640"/>
          <w:marRight w:val="0"/>
          <w:marTop w:val="0"/>
          <w:marBottom w:val="0"/>
          <w:divBdr>
            <w:top w:val="none" w:sz="0" w:space="0" w:color="auto"/>
            <w:left w:val="none" w:sz="0" w:space="0" w:color="auto"/>
            <w:bottom w:val="none" w:sz="0" w:space="0" w:color="auto"/>
            <w:right w:val="none" w:sz="0" w:space="0" w:color="auto"/>
          </w:divBdr>
        </w:div>
        <w:div w:id="2142919541">
          <w:marLeft w:val="640"/>
          <w:marRight w:val="0"/>
          <w:marTop w:val="0"/>
          <w:marBottom w:val="0"/>
          <w:divBdr>
            <w:top w:val="none" w:sz="0" w:space="0" w:color="auto"/>
            <w:left w:val="none" w:sz="0" w:space="0" w:color="auto"/>
            <w:bottom w:val="none" w:sz="0" w:space="0" w:color="auto"/>
            <w:right w:val="none" w:sz="0" w:space="0" w:color="auto"/>
          </w:divBdr>
        </w:div>
      </w:divsChild>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6534888">
      <w:bodyDiv w:val="1"/>
      <w:marLeft w:val="0"/>
      <w:marRight w:val="0"/>
      <w:marTop w:val="0"/>
      <w:marBottom w:val="0"/>
      <w:divBdr>
        <w:top w:val="none" w:sz="0" w:space="0" w:color="auto"/>
        <w:left w:val="none" w:sz="0" w:space="0" w:color="auto"/>
        <w:bottom w:val="none" w:sz="0" w:space="0" w:color="auto"/>
        <w:right w:val="none" w:sz="0" w:space="0" w:color="auto"/>
      </w:divBdr>
      <w:divsChild>
        <w:div w:id="1310675234">
          <w:marLeft w:val="640"/>
          <w:marRight w:val="0"/>
          <w:marTop w:val="0"/>
          <w:marBottom w:val="0"/>
          <w:divBdr>
            <w:top w:val="none" w:sz="0" w:space="0" w:color="auto"/>
            <w:left w:val="none" w:sz="0" w:space="0" w:color="auto"/>
            <w:bottom w:val="none" w:sz="0" w:space="0" w:color="auto"/>
            <w:right w:val="none" w:sz="0" w:space="0" w:color="auto"/>
          </w:divBdr>
        </w:div>
        <w:div w:id="960838539">
          <w:marLeft w:val="640"/>
          <w:marRight w:val="0"/>
          <w:marTop w:val="0"/>
          <w:marBottom w:val="0"/>
          <w:divBdr>
            <w:top w:val="none" w:sz="0" w:space="0" w:color="auto"/>
            <w:left w:val="none" w:sz="0" w:space="0" w:color="auto"/>
            <w:bottom w:val="none" w:sz="0" w:space="0" w:color="auto"/>
            <w:right w:val="none" w:sz="0" w:space="0" w:color="auto"/>
          </w:divBdr>
        </w:div>
        <w:div w:id="19402101">
          <w:marLeft w:val="640"/>
          <w:marRight w:val="0"/>
          <w:marTop w:val="0"/>
          <w:marBottom w:val="0"/>
          <w:divBdr>
            <w:top w:val="none" w:sz="0" w:space="0" w:color="auto"/>
            <w:left w:val="none" w:sz="0" w:space="0" w:color="auto"/>
            <w:bottom w:val="none" w:sz="0" w:space="0" w:color="auto"/>
            <w:right w:val="none" w:sz="0" w:space="0" w:color="auto"/>
          </w:divBdr>
        </w:div>
        <w:div w:id="414935955">
          <w:marLeft w:val="640"/>
          <w:marRight w:val="0"/>
          <w:marTop w:val="0"/>
          <w:marBottom w:val="0"/>
          <w:divBdr>
            <w:top w:val="none" w:sz="0" w:space="0" w:color="auto"/>
            <w:left w:val="none" w:sz="0" w:space="0" w:color="auto"/>
            <w:bottom w:val="none" w:sz="0" w:space="0" w:color="auto"/>
            <w:right w:val="none" w:sz="0" w:space="0" w:color="auto"/>
          </w:divBdr>
        </w:div>
        <w:div w:id="822964264">
          <w:marLeft w:val="640"/>
          <w:marRight w:val="0"/>
          <w:marTop w:val="0"/>
          <w:marBottom w:val="0"/>
          <w:divBdr>
            <w:top w:val="none" w:sz="0" w:space="0" w:color="auto"/>
            <w:left w:val="none" w:sz="0" w:space="0" w:color="auto"/>
            <w:bottom w:val="none" w:sz="0" w:space="0" w:color="auto"/>
            <w:right w:val="none" w:sz="0" w:space="0" w:color="auto"/>
          </w:divBdr>
        </w:div>
        <w:div w:id="1818839477">
          <w:marLeft w:val="640"/>
          <w:marRight w:val="0"/>
          <w:marTop w:val="0"/>
          <w:marBottom w:val="0"/>
          <w:divBdr>
            <w:top w:val="none" w:sz="0" w:space="0" w:color="auto"/>
            <w:left w:val="none" w:sz="0" w:space="0" w:color="auto"/>
            <w:bottom w:val="none" w:sz="0" w:space="0" w:color="auto"/>
            <w:right w:val="none" w:sz="0" w:space="0" w:color="auto"/>
          </w:divBdr>
        </w:div>
        <w:div w:id="3479196">
          <w:marLeft w:val="640"/>
          <w:marRight w:val="0"/>
          <w:marTop w:val="0"/>
          <w:marBottom w:val="0"/>
          <w:divBdr>
            <w:top w:val="none" w:sz="0" w:space="0" w:color="auto"/>
            <w:left w:val="none" w:sz="0" w:space="0" w:color="auto"/>
            <w:bottom w:val="none" w:sz="0" w:space="0" w:color="auto"/>
            <w:right w:val="none" w:sz="0" w:space="0" w:color="auto"/>
          </w:divBdr>
        </w:div>
        <w:div w:id="1271353928">
          <w:marLeft w:val="640"/>
          <w:marRight w:val="0"/>
          <w:marTop w:val="0"/>
          <w:marBottom w:val="0"/>
          <w:divBdr>
            <w:top w:val="none" w:sz="0" w:space="0" w:color="auto"/>
            <w:left w:val="none" w:sz="0" w:space="0" w:color="auto"/>
            <w:bottom w:val="none" w:sz="0" w:space="0" w:color="auto"/>
            <w:right w:val="none" w:sz="0" w:space="0" w:color="auto"/>
          </w:divBdr>
        </w:div>
        <w:div w:id="1757440788">
          <w:marLeft w:val="640"/>
          <w:marRight w:val="0"/>
          <w:marTop w:val="0"/>
          <w:marBottom w:val="0"/>
          <w:divBdr>
            <w:top w:val="none" w:sz="0" w:space="0" w:color="auto"/>
            <w:left w:val="none" w:sz="0" w:space="0" w:color="auto"/>
            <w:bottom w:val="none" w:sz="0" w:space="0" w:color="auto"/>
            <w:right w:val="none" w:sz="0" w:space="0" w:color="auto"/>
          </w:divBdr>
        </w:div>
        <w:div w:id="1946107628">
          <w:marLeft w:val="640"/>
          <w:marRight w:val="0"/>
          <w:marTop w:val="0"/>
          <w:marBottom w:val="0"/>
          <w:divBdr>
            <w:top w:val="none" w:sz="0" w:space="0" w:color="auto"/>
            <w:left w:val="none" w:sz="0" w:space="0" w:color="auto"/>
            <w:bottom w:val="none" w:sz="0" w:space="0" w:color="auto"/>
            <w:right w:val="none" w:sz="0" w:space="0" w:color="auto"/>
          </w:divBdr>
        </w:div>
        <w:div w:id="330791342">
          <w:marLeft w:val="640"/>
          <w:marRight w:val="0"/>
          <w:marTop w:val="0"/>
          <w:marBottom w:val="0"/>
          <w:divBdr>
            <w:top w:val="none" w:sz="0" w:space="0" w:color="auto"/>
            <w:left w:val="none" w:sz="0" w:space="0" w:color="auto"/>
            <w:bottom w:val="none" w:sz="0" w:space="0" w:color="auto"/>
            <w:right w:val="none" w:sz="0" w:space="0" w:color="auto"/>
          </w:divBdr>
        </w:div>
        <w:div w:id="878978705">
          <w:marLeft w:val="640"/>
          <w:marRight w:val="0"/>
          <w:marTop w:val="0"/>
          <w:marBottom w:val="0"/>
          <w:divBdr>
            <w:top w:val="none" w:sz="0" w:space="0" w:color="auto"/>
            <w:left w:val="none" w:sz="0" w:space="0" w:color="auto"/>
            <w:bottom w:val="none" w:sz="0" w:space="0" w:color="auto"/>
            <w:right w:val="none" w:sz="0" w:space="0" w:color="auto"/>
          </w:divBdr>
        </w:div>
        <w:div w:id="1062023442">
          <w:marLeft w:val="640"/>
          <w:marRight w:val="0"/>
          <w:marTop w:val="0"/>
          <w:marBottom w:val="0"/>
          <w:divBdr>
            <w:top w:val="none" w:sz="0" w:space="0" w:color="auto"/>
            <w:left w:val="none" w:sz="0" w:space="0" w:color="auto"/>
            <w:bottom w:val="none" w:sz="0" w:space="0" w:color="auto"/>
            <w:right w:val="none" w:sz="0" w:space="0" w:color="auto"/>
          </w:divBdr>
        </w:div>
        <w:div w:id="231504307">
          <w:marLeft w:val="640"/>
          <w:marRight w:val="0"/>
          <w:marTop w:val="0"/>
          <w:marBottom w:val="0"/>
          <w:divBdr>
            <w:top w:val="none" w:sz="0" w:space="0" w:color="auto"/>
            <w:left w:val="none" w:sz="0" w:space="0" w:color="auto"/>
            <w:bottom w:val="none" w:sz="0" w:space="0" w:color="auto"/>
            <w:right w:val="none" w:sz="0" w:space="0" w:color="auto"/>
          </w:divBdr>
        </w:div>
        <w:div w:id="1118913173">
          <w:marLeft w:val="640"/>
          <w:marRight w:val="0"/>
          <w:marTop w:val="0"/>
          <w:marBottom w:val="0"/>
          <w:divBdr>
            <w:top w:val="none" w:sz="0" w:space="0" w:color="auto"/>
            <w:left w:val="none" w:sz="0" w:space="0" w:color="auto"/>
            <w:bottom w:val="none" w:sz="0" w:space="0" w:color="auto"/>
            <w:right w:val="none" w:sz="0" w:space="0" w:color="auto"/>
          </w:divBdr>
        </w:div>
        <w:div w:id="572357635">
          <w:marLeft w:val="640"/>
          <w:marRight w:val="0"/>
          <w:marTop w:val="0"/>
          <w:marBottom w:val="0"/>
          <w:divBdr>
            <w:top w:val="none" w:sz="0" w:space="0" w:color="auto"/>
            <w:left w:val="none" w:sz="0" w:space="0" w:color="auto"/>
            <w:bottom w:val="none" w:sz="0" w:space="0" w:color="auto"/>
            <w:right w:val="none" w:sz="0" w:space="0" w:color="auto"/>
          </w:divBdr>
        </w:div>
        <w:div w:id="2126919751">
          <w:marLeft w:val="640"/>
          <w:marRight w:val="0"/>
          <w:marTop w:val="0"/>
          <w:marBottom w:val="0"/>
          <w:divBdr>
            <w:top w:val="none" w:sz="0" w:space="0" w:color="auto"/>
            <w:left w:val="none" w:sz="0" w:space="0" w:color="auto"/>
            <w:bottom w:val="none" w:sz="0" w:space="0" w:color="auto"/>
            <w:right w:val="none" w:sz="0" w:space="0" w:color="auto"/>
          </w:divBdr>
        </w:div>
        <w:div w:id="1375037736">
          <w:marLeft w:val="640"/>
          <w:marRight w:val="0"/>
          <w:marTop w:val="0"/>
          <w:marBottom w:val="0"/>
          <w:divBdr>
            <w:top w:val="none" w:sz="0" w:space="0" w:color="auto"/>
            <w:left w:val="none" w:sz="0" w:space="0" w:color="auto"/>
            <w:bottom w:val="none" w:sz="0" w:space="0" w:color="auto"/>
            <w:right w:val="none" w:sz="0" w:space="0" w:color="auto"/>
          </w:divBdr>
        </w:div>
        <w:div w:id="1511946117">
          <w:marLeft w:val="640"/>
          <w:marRight w:val="0"/>
          <w:marTop w:val="0"/>
          <w:marBottom w:val="0"/>
          <w:divBdr>
            <w:top w:val="none" w:sz="0" w:space="0" w:color="auto"/>
            <w:left w:val="none" w:sz="0" w:space="0" w:color="auto"/>
            <w:bottom w:val="none" w:sz="0" w:space="0" w:color="auto"/>
            <w:right w:val="none" w:sz="0" w:space="0" w:color="auto"/>
          </w:divBdr>
        </w:div>
        <w:div w:id="27686837">
          <w:marLeft w:val="640"/>
          <w:marRight w:val="0"/>
          <w:marTop w:val="0"/>
          <w:marBottom w:val="0"/>
          <w:divBdr>
            <w:top w:val="none" w:sz="0" w:space="0" w:color="auto"/>
            <w:left w:val="none" w:sz="0" w:space="0" w:color="auto"/>
            <w:bottom w:val="none" w:sz="0" w:space="0" w:color="auto"/>
            <w:right w:val="none" w:sz="0" w:space="0" w:color="auto"/>
          </w:divBdr>
        </w:div>
        <w:div w:id="485246304">
          <w:marLeft w:val="640"/>
          <w:marRight w:val="0"/>
          <w:marTop w:val="0"/>
          <w:marBottom w:val="0"/>
          <w:divBdr>
            <w:top w:val="none" w:sz="0" w:space="0" w:color="auto"/>
            <w:left w:val="none" w:sz="0" w:space="0" w:color="auto"/>
            <w:bottom w:val="none" w:sz="0" w:space="0" w:color="auto"/>
            <w:right w:val="none" w:sz="0" w:space="0" w:color="auto"/>
          </w:divBdr>
        </w:div>
        <w:div w:id="387386314">
          <w:marLeft w:val="640"/>
          <w:marRight w:val="0"/>
          <w:marTop w:val="0"/>
          <w:marBottom w:val="0"/>
          <w:divBdr>
            <w:top w:val="none" w:sz="0" w:space="0" w:color="auto"/>
            <w:left w:val="none" w:sz="0" w:space="0" w:color="auto"/>
            <w:bottom w:val="none" w:sz="0" w:space="0" w:color="auto"/>
            <w:right w:val="none" w:sz="0" w:space="0" w:color="auto"/>
          </w:divBdr>
        </w:div>
        <w:div w:id="1136067965">
          <w:marLeft w:val="640"/>
          <w:marRight w:val="0"/>
          <w:marTop w:val="0"/>
          <w:marBottom w:val="0"/>
          <w:divBdr>
            <w:top w:val="none" w:sz="0" w:space="0" w:color="auto"/>
            <w:left w:val="none" w:sz="0" w:space="0" w:color="auto"/>
            <w:bottom w:val="none" w:sz="0" w:space="0" w:color="auto"/>
            <w:right w:val="none" w:sz="0" w:space="0" w:color="auto"/>
          </w:divBdr>
        </w:div>
        <w:div w:id="1039359290">
          <w:marLeft w:val="640"/>
          <w:marRight w:val="0"/>
          <w:marTop w:val="0"/>
          <w:marBottom w:val="0"/>
          <w:divBdr>
            <w:top w:val="none" w:sz="0" w:space="0" w:color="auto"/>
            <w:left w:val="none" w:sz="0" w:space="0" w:color="auto"/>
            <w:bottom w:val="none" w:sz="0" w:space="0" w:color="auto"/>
            <w:right w:val="none" w:sz="0" w:space="0" w:color="auto"/>
          </w:divBdr>
        </w:div>
        <w:div w:id="21132491">
          <w:marLeft w:val="640"/>
          <w:marRight w:val="0"/>
          <w:marTop w:val="0"/>
          <w:marBottom w:val="0"/>
          <w:divBdr>
            <w:top w:val="none" w:sz="0" w:space="0" w:color="auto"/>
            <w:left w:val="none" w:sz="0" w:space="0" w:color="auto"/>
            <w:bottom w:val="none" w:sz="0" w:space="0" w:color="auto"/>
            <w:right w:val="none" w:sz="0" w:space="0" w:color="auto"/>
          </w:divBdr>
        </w:div>
        <w:div w:id="990715753">
          <w:marLeft w:val="640"/>
          <w:marRight w:val="0"/>
          <w:marTop w:val="0"/>
          <w:marBottom w:val="0"/>
          <w:divBdr>
            <w:top w:val="none" w:sz="0" w:space="0" w:color="auto"/>
            <w:left w:val="none" w:sz="0" w:space="0" w:color="auto"/>
            <w:bottom w:val="none" w:sz="0" w:space="0" w:color="auto"/>
            <w:right w:val="none" w:sz="0" w:space="0" w:color="auto"/>
          </w:divBdr>
        </w:div>
        <w:div w:id="713506388">
          <w:marLeft w:val="640"/>
          <w:marRight w:val="0"/>
          <w:marTop w:val="0"/>
          <w:marBottom w:val="0"/>
          <w:divBdr>
            <w:top w:val="none" w:sz="0" w:space="0" w:color="auto"/>
            <w:left w:val="none" w:sz="0" w:space="0" w:color="auto"/>
            <w:bottom w:val="none" w:sz="0" w:space="0" w:color="auto"/>
            <w:right w:val="none" w:sz="0" w:space="0" w:color="auto"/>
          </w:divBdr>
        </w:div>
        <w:div w:id="2092506666">
          <w:marLeft w:val="640"/>
          <w:marRight w:val="0"/>
          <w:marTop w:val="0"/>
          <w:marBottom w:val="0"/>
          <w:divBdr>
            <w:top w:val="none" w:sz="0" w:space="0" w:color="auto"/>
            <w:left w:val="none" w:sz="0" w:space="0" w:color="auto"/>
            <w:bottom w:val="none" w:sz="0" w:space="0" w:color="auto"/>
            <w:right w:val="none" w:sz="0" w:space="0" w:color="auto"/>
          </w:divBdr>
        </w:div>
        <w:div w:id="1504472314">
          <w:marLeft w:val="640"/>
          <w:marRight w:val="0"/>
          <w:marTop w:val="0"/>
          <w:marBottom w:val="0"/>
          <w:divBdr>
            <w:top w:val="none" w:sz="0" w:space="0" w:color="auto"/>
            <w:left w:val="none" w:sz="0" w:space="0" w:color="auto"/>
            <w:bottom w:val="none" w:sz="0" w:space="0" w:color="auto"/>
            <w:right w:val="none" w:sz="0" w:space="0" w:color="auto"/>
          </w:divBdr>
        </w:div>
        <w:div w:id="1836219436">
          <w:marLeft w:val="640"/>
          <w:marRight w:val="0"/>
          <w:marTop w:val="0"/>
          <w:marBottom w:val="0"/>
          <w:divBdr>
            <w:top w:val="none" w:sz="0" w:space="0" w:color="auto"/>
            <w:left w:val="none" w:sz="0" w:space="0" w:color="auto"/>
            <w:bottom w:val="none" w:sz="0" w:space="0" w:color="auto"/>
            <w:right w:val="none" w:sz="0" w:space="0" w:color="auto"/>
          </w:divBdr>
        </w:div>
        <w:div w:id="1434595267">
          <w:marLeft w:val="640"/>
          <w:marRight w:val="0"/>
          <w:marTop w:val="0"/>
          <w:marBottom w:val="0"/>
          <w:divBdr>
            <w:top w:val="none" w:sz="0" w:space="0" w:color="auto"/>
            <w:left w:val="none" w:sz="0" w:space="0" w:color="auto"/>
            <w:bottom w:val="none" w:sz="0" w:space="0" w:color="auto"/>
            <w:right w:val="none" w:sz="0" w:space="0" w:color="auto"/>
          </w:divBdr>
        </w:div>
        <w:div w:id="757990428">
          <w:marLeft w:val="640"/>
          <w:marRight w:val="0"/>
          <w:marTop w:val="0"/>
          <w:marBottom w:val="0"/>
          <w:divBdr>
            <w:top w:val="none" w:sz="0" w:space="0" w:color="auto"/>
            <w:left w:val="none" w:sz="0" w:space="0" w:color="auto"/>
            <w:bottom w:val="none" w:sz="0" w:space="0" w:color="auto"/>
            <w:right w:val="none" w:sz="0" w:space="0" w:color="auto"/>
          </w:divBdr>
        </w:div>
        <w:div w:id="1949313829">
          <w:marLeft w:val="640"/>
          <w:marRight w:val="0"/>
          <w:marTop w:val="0"/>
          <w:marBottom w:val="0"/>
          <w:divBdr>
            <w:top w:val="none" w:sz="0" w:space="0" w:color="auto"/>
            <w:left w:val="none" w:sz="0" w:space="0" w:color="auto"/>
            <w:bottom w:val="none" w:sz="0" w:space="0" w:color="auto"/>
            <w:right w:val="none" w:sz="0" w:space="0" w:color="auto"/>
          </w:divBdr>
        </w:div>
        <w:div w:id="602151056">
          <w:marLeft w:val="640"/>
          <w:marRight w:val="0"/>
          <w:marTop w:val="0"/>
          <w:marBottom w:val="0"/>
          <w:divBdr>
            <w:top w:val="none" w:sz="0" w:space="0" w:color="auto"/>
            <w:left w:val="none" w:sz="0" w:space="0" w:color="auto"/>
            <w:bottom w:val="none" w:sz="0" w:space="0" w:color="auto"/>
            <w:right w:val="none" w:sz="0" w:space="0" w:color="auto"/>
          </w:divBdr>
        </w:div>
        <w:div w:id="1924952094">
          <w:marLeft w:val="640"/>
          <w:marRight w:val="0"/>
          <w:marTop w:val="0"/>
          <w:marBottom w:val="0"/>
          <w:divBdr>
            <w:top w:val="none" w:sz="0" w:space="0" w:color="auto"/>
            <w:left w:val="none" w:sz="0" w:space="0" w:color="auto"/>
            <w:bottom w:val="none" w:sz="0" w:space="0" w:color="auto"/>
            <w:right w:val="none" w:sz="0" w:space="0" w:color="auto"/>
          </w:divBdr>
        </w:div>
        <w:div w:id="1428650989">
          <w:marLeft w:val="640"/>
          <w:marRight w:val="0"/>
          <w:marTop w:val="0"/>
          <w:marBottom w:val="0"/>
          <w:divBdr>
            <w:top w:val="none" w:sz="0" w:space="0" w:color="auto"/>
            <w:left w:val="none" w:sz="0" w:space="0" w:color="auto"/>
            <w:bottom w:val="none" w:sz="0" w:space="0" w:color="auto"/>
            <w:right w:val="none" w:sz="0" w:space="0" w:color="auto"/>
          </w:divBdr>
        </w:div>
        <w:div w:id="1843736958">
          <w:marLeft w:val="640"/>
          <w:marRight w:val="0"/>
          <w:marTop w:val="0"/>
          <w:marBottom w:val="0"/>
          <w:divBdr>
            <w:top w:val="none" w:sz="0" w:space="0" w:color="auto"/>
            <w:left w:val="none" w:sz="0" w:space="0" w:color="auto"/>
            <w:bottom w:val="none" w:sz="0" w:space="0" w:color="auto"/>
            <w:right w:val="none" w:sz="0" w:space="0" w:color="auto"/>
          </w:divBdr>
        </w:div>
        <w:div w:id="282152336">
          <w:marLeft w:val="640"/>
          <w:marRight w:val="0"/>
          <w:marTop w:val="0"/>
          <w:marBottom w:val="0"/>
          <w:divBdr>
            <w:top w:val="none" w:sz="0" w:space="0" w:color="auto"/>
            <w:left w:val="none" w:sz="0" w:space="0" w:color="auto"/>
            <w:bottom w:val="none" w:sz="0" w:space="0" w:color="auto"/>
            <w:right w:val="none" w:sz="0" w:space="0" w:color="auto"/>
          </w:divBdr>
        </w:div>
        <w:div w:id="1295401897">
          <w:marLeft w:val="640"/>
          <w:marRight w:val="0"/>
          <w:marTop w:val="0"/>
          <w:marBottom w:val="0"/>
          <w:divBdr>
            <w:top w:val="none" w:sz="0" w:space="0" w:color="auto"/>
            <w:left w:val="none" w:sz="0" w:space="0" w:color="auto"/>
            <w:bottom w:val="none" w:sz="0" w:space="0" w:color="auto"/>
            <w:right w:val="none" w:sz="0" w:space="0" w:color="auto"/>
          </w:divBdr>
        </w:div>
        <w:div w:id="579293605">
          <w:marLeft w:val="640"/>
          <w:marRight w:val="0"/>
          <w:marTop w:val="0"/>
          <w:marBottom w:val="0"/>
          <w:divBdr>
            <w:top w:val="none" w:sz="0" w:space="0" w:color="auto"/>
            <w:left w:val="none" w:sz="0" w:space="0" w:color="auto"/>
            <w:bottom w:val="none" w:sz="0" w:space="0" w:color="auto"/>
            <w:right w:val="none" w:sz="0" w:space="0" w:color="auto"/>
          </w:divBdr>
        </w:div>
        <w:div w:id="948511358">
          <w:marLeft w:val="640"/>
          <w:marRight w:val="0"/>
          <w:marTop w:val="0"/>
          <w:marBottom w:val="0"/>
          <w:divBdr>
            <w:top w:val="none" w:sz="0" w:space="0" w:color="auto"/>
            <w:left w:val="none" w:sz="0" w:space="0" w:color="auto"/>
            <w:bottom w:val="none" w:sz="0" w:space="0" w:color="auto"/>
            <w:right w:val="none" w:sz="0" w:space="0" w:color="auto"/>
          </w:divBdr>
        </w:div>
        <w:div w:id="837117614">
          <w:marLeft w:val="640"/>
          <w:marRight w:val="0"/>
          <w:marTop w:val="0"/>
          <w:marBottom w:val="0"/>
          <w:divBdr>
            <w:top w:val="none" w:sz="0" w:space="0" w:color="auto"/>
            <w:left w:val="none" w:sz="0" w:space="0" w:color="auto"/>
            <w:bottom w:val="none" w:sz="0" w:space="0" w:color="auto"/>
            <w:right w:val="none" w:sz="0" w:space="0" w:color="auto"/>
          </w:divBdr>
        </w:div>
        <w:div w:id="1983460468">
          <w:marLeft w:val="640"/>
          <w:marRight w:val="0"/>
          <w:marTop w:val="0"/>
          <w:marBottom w:val="0"/>
          <w:divBdr>
            <w:top w:val="none" w:sz="0" w:space="0" w:color="auto"/>
            <w:left w:val="none" w:sz="0" w:space="0" w:color="auto"/>
            <w:bottom w:val="none" w:sz="0" w:space="0" w:color="auto"/>
            <w:right w:val="none" w:sz="0" w:space="0" w:color="auto"/>
          </w:divBdr>
        </w:div>
        <w:div w:id="1473401653">
          <w:marLeft w:val="640"/>
          <w:marRight w:val="0"/>
          <w:marTop w:val="0"/>
          <w:marBottom w:val="0"/>
          <w:divBdr>
            <w:top w:val="none" w:sz="0" w:space="0" w:color="auto"/>
            <w:left w:val="none" w:sz="0" w:space="0" w:color="auto"/>
            <w:bottom w:val="none" w:sz="0" w:space="0" w:color="auto"/>
            <w:right w:val="none" w:sz="0" w:space="0" w:color="auto"/>
          </w:divBdr>
        </w:div>
        <w:div w:id="1815758822">
          <w:marLeft w:val="640"/>
          <w:marRight w:val="0"/>
          <w:marTop w:val="0"/>
          <w:marBottom w:val="0"/>
          <w:divBdr>
            <w:top w:val="none" w:sz="0" w:space="0" w:color="auto"/>
            <w:left w:val="none" w:sz="0" w:space="0" w:color="auto"/>
            <w:bottom w:val="none" w:sz="0" w:space="0" w:color="auto"/>
            <w:right w:val="none" w:sz="0" w:space="0" w:color="auto"/>
          </w:divBdr>
        </w:div>
      </w:divsChild>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6410097">
      <w:bodyDiv w:val="1"/>
      <w:marLeft w:val="0"/>
      <w:marRight w:val="0"/>
      <w:marTop w:val="0"/>
      <w:marBottom w:val="0"/>
      <w:divBdr>
        <w:top w:val="none" w:sz="0" w:space="0" w:color="auto"/>
        <w:left w:val="none" w:sz="0" w:space="0" w:color="auto"/>
        <w:bottom w:val="none" w:sz="0" w:space="0" w:color="auto"/>
        <w:right w:val="none" w:sz="0" w:space="0" w:color="auto"/>
      </w:divBdr>
      <w:divsChild>
        <w:div w:id="72553044">
          <w:marLeft w:val="640"/>
          <w:marRight w:val="0"/>
          <w:marTop w:val="0"/>
          <w:marBottom w:val="0"/>
          <w:divBdr>
            <w:top w:val="none" w:sz="0" w:space="0" w:color="auto"/>
            <w:left w:val="none" w:sz="0" w:space="0" w:color="auto"/>
            <w:bottom w:val="none" w:sz="0" w:space="0" w:color="auto"/>
            <w:right w:val="none" w:sz="0" w:space="0" w:color="auto"/>
          </w:divBdr>
        </w:div>
        <w:div w:id="60253644">
          <w:marLeft w:val="640"/>
          <w:marRight w:val="0"/>
          <w:marTop w:val="0"/>
          <w:marBottom w:val="0"/>
          <w:divBdr>
            <w:top w:val="none" w:sz="0" w:space="0" w:color="auto"/>
            <w:left w:val="none" w:sz="0" w:space="0" w:color="auto"/>
            <w:bottom w:val="none" w:sz="0" w:space="0" w:color="auto"/>
            <w:right w:val="none" w:sz="0" w:space="0" w:color="auto"/>
          </w:divBdr>
        </w:div>
        <w:div w:id="804154238">
          <w:marLeft w:val="640"/>
          <w:marRight w:val="0"/>
          <w:marTop w:val="0"/>
          <w:marBottom w:val="0"/>
          <w:divBdr>
            <w:top w:val="none" w:sz="0" w:space="0" w:color="auto"/>
            <w:left w:val="none" w:sz="0" w:space="0" w:color="auto"/>
            <w:bottom w:val="none" w:sz="0" w:space="0" w:color="auto"/>
            <w:right w:val="none" w:sz="0" w:space="0" w:color="auto"/>
          </w:divBdr>
        </w:div>
        <w:div w:id="578833053">
          <w:marLeft w:val="640"/>
          <w:marRight w:val="0"/>
          <w:marTop w:val="0"/>
          <w:marBottom w:val="0"/>
          <w:divBdr>
            <w:top w:val="none" w:sz="0" w:space="0" w:color="auto"/>
            <w:left w:val="none" w:sz="0" w:space="0" w:color="auto"/>
            <w:bottom w:val="none" w:sz="0" w:space="0" w:color="auto"/>
            <w:right w:val="none" w:sz="0" w:space="0" w:color="auto"/>
          </w:divBdr>
        </w:div>
        <w:div w:id="852186206">
          <w:marLeft w:val="640"/>
          <w:marRight w:val="0"/>
          <w:marTop w:val="0"/>
          <w:marBottom w:val="0"/>
          <w:divBdr>
            <w:top w:val="none" w:sz="0" w:space="0" w:color="auto"/>
            <w:left w:val="none" w:sz="0" w:space="0" w:color="auto"/>
            <w:bottom w:val="none" w:sz="0" w:space="0" w:color="auto"/>
            <w:right w:val="none" w:sz="0" w:space="0" w:color="auto"/>
          </w:divBdr>
        </w:div>
        <w:div w:id="1097361704">
          <w:marLeft w:val="640"/>
          <w:marRight w:val="0"/>
          <w:marTop w:val="0"/>
          <w:marBottom w:val="0"/>
          <w:divBdr>
            <w:top w:val="none" w:sz="0" w:space="0" w:color="auto"/>
            <w:left w:val="none" w:sz="0" w:space="0" w:color="auto"/>
            <w:bottom w:val="none" w:sz="0" w:space="0" w:color="auto"/>
            <w:right w:val="none" w:sz="0" w:space="0" w:color="auto"/>
          </w:divBdr>
        </w:div>
        <w:div w:id="2063867178">
          <w:marLeft w:val="640"/>
          <w:marRight w:val="0"/>
          <w:marTop w:val="0"/>
          <w:marBottom w:val="0"/>
          <w:divBdr>
            <w:top w:val="none" w:sz="0" w:space="0" w:color="auto"/>
            <w:left w:val="none" w:sz="0" w:space="0" w:color="auto"/>
            <w:bottom w:val="none" w:sz="0" w:space="0" w:color="auto"/>
            <w:right w:val="none" w:sz="0" w:space="0" w:color="auto"/>
          </w:divBdr>
        </w:div>
        <w:div w:id="790173848">
          <w:marLeft w:val="640"/>
          <w:marRight w:val="0"/>
          <w:marTop w:val="0"/>
          <w:marBottom w:val="0"/>
          <w:divBdr>
            <w:top w:val="none" w:sz="0" w:space="0" w:color="auto"/>
            <w:left w:val="none" w:sz="0" w:space="0" w:color="auto"/>
            <w:bottom w:val="none" w:sz="0" w:space="0" w:color="auto"/>
            <w:right w:val="none" w:sz="0" w:space="0" w:color="auto"/>
          </w:divBdr>
        </w:div>
        <w:div w:id="2065329439">
          <w:marLeft w:val="640"/>
          <w:marRight w:val="0"/>
          <w:marTop w:val="0"/>
          <w:marBottom w:val="0"/>
          <w:divBdr>
            <w:top w:val="none" w:sz="0" w:space="0" w:color="auto"/>
            <w:left w:val="none" w:sz="0" w:space="0" w:color="auto"/>
            <w:bottom w:val="none" w:sz="0" w:space="0" w:color="auto"/>
            <w:right w:val="none" w:sz="0" w:space="0" w:color="auto"/>
          </w:divBdr>
        </w:div>
        <w:div w:id="2010978840">
          <w:marLeft w:val="640"/>
          <w:marRight w:val="0"/>
          <w:marTop w:val="0"/>
          <w:marBottom w:val="0"/>
          <w:divBdr>
            <w:top w:val="none" w:sz="0" w:space="0" w:color="auto"/>
            <w:left w:val="none" w:sz="0" w:space="0" w:color="auto"/>
            <w:bottom w:val="none" w:sz="0" w:space="0" w:color="auto"/>
            <w:right w:val="none" w:sz="0" w:space="0" w:color="auto"/>
          </w:divBdr>
        </w:div>
        <w:div w:id="891649986">
          <w:marLeft w:val="640"/>
          <w:marRight w:val="0"/>
          <w:marTop w:val="0"/>
          <w:marBottom w:val="0"/>
          <w:divBdr>
            <w:top w:val="none" w:sz="0" w:space="0" w:color="auto"/>
            <w:left w:val="none" w:sz="0" w:space="0" w:color="auto"/>
            <w:bottom w:val="none" w:sz="0" w:space="0" w:color="auto"/>
            <w:right w:val="none" w:sz="0" w:space="0" w:color="auto"/>
          </w:divBdr>
        </w:div>
        <w:div w:id="1247957098">
          <w:marLeft w:val="640"/>
          <w:marRight w:val="0"/>
          <w:marTop w:val="0"/>
          <w:marBottom w:val="0"/>
          <w:divBdr>
            <w:top w:val="none" w:sz="0" w:space="0" w:color="auto"/>
            <w:left w:val="none" w:sz="0" w:space="0" w:color="auto"/>
            <w:bottom w:val="none" w:sz="0" w:space="0" w:color="auto"/>
            <w:right w:val="none" w:sz="0" w:space="0" w:color="auto"/>
          </w:divBdr>
        </w:div>
        <w:div w:id="790049526">
          <w:marLeft w:val="640"/>
          <w:marRight w:val="0"/>
          <w:marTop w:val="0"/>
          <w:marBottom w:val="0"/>
          <w:divBdr>
            <w:top w:val="none" w:sz="0" w:space="0" w:color="auto"/>
            <w:left w:val="none" w:sz="0" w:space="0" w:color="auto"/>
            <w:bottom w:val="none" w:sz="0" w:space="0" w:color="auto"/>
            <w:right w:val="none" w:sz="0" w:space="0" w:color="auto"/>
          </w:divBdr>
        </w:div>
        <w:div w:id="999626176">
          <w:marLeft w:val="640"/>
          <w:marRight w:val="0"/>
          <w:marTop w:val="0"/>
          <w:marBottom w:val="0"/>
          <w:divBdr>
            <w:top w:val="none" w:sz="0" w:space="0" w:color="auto"/>
            <w:left w:val="none" w:sz="0" w:space="0" w:color="auto"/>
            <w:bottom w:val="none" w:sz="0" w:space="0" w:color="auto"/>
            <w:right w:val="none" w:sz="0" w:space="0" w:color="auto"/>
          </w:divBdr>
        </w:div>
        <w:div w:id="658584921">
          <w:marLeft w:val="640"/>
          <w:marRight w:val="0"/>
          <w:marTop w:val="0"/>
          <w:marBottom w:val="0"/>
          <w:divBdr>
            <w:top w:val="none" w:sz="0" w:space="0" w:color="auto"/>
            <w:left w:val="none" w:sz="0" w:space="0" w:color="auto"/>
            <w:bottom w:val="none" w:sz="0" w:space="0" w:color="auto"/>
            <w:right w:val="none" w:sz="0" w:space="0" w:color="auto"/>
          </w:divBdr>
        </w:div>
        <w:div w:id="1212616625">
          <w:marLeft w:val="640"/>
          <w:marRight w:val="0"/>
          <w:marTop w:val="0"/>
          <w:marBottom w:val="0"/>
          <w:divBdr>
            <w:top w:val="none" w:sz="0" w:space="0" w:color="auto"/>
            <w:left w:val="none" w:sz="0" w:space="0" w:color="auto"/>
            <w:bottom w:val="none" w:sz="0" w:space="0" w:color="auto"/>
            <w:right w:val="none" w:sz="0" w:space="0" w:color="auto"/>
          </w:divBdr>
        </w:div>
        <w:div w:id="312607064">
          <w:marLeft w:val="640"/>
          <w:marRight w:val="0"/>
          <w:marTop w:val="0"/>
          <w:marBottom w:val="0"/>
          <w:divBdr>
            <w:top w:val="none" w:sz="0" w:space="0" w:color="auto"/>
            <w:left w:val="none" w:sz="0" w:space="0" w:color="auto"/>
            <w:bottom w:val="none" w:sz="0" w:space="0" w:color="auto"/>
            <w:right w:val="none" w:sz="0" w:space="0" w:color="auto"/>
          </w:divBdr>
        </w:div>
        <w:div w:id="929120907">
          <w:marLeft w:val="640"/>
          <w:marRight w:val="0"/>
          <w:marTop w:val="0"/>
          <w:marBottom w:val="0"/>
          <w:divBdr>
            <w:top w:val="none" w:sz="0" w:space="0" w:color="auto"/>
            <w:left w:val="none" w:sz="0" w:space="0" w:color="auto"/>
            <w:bottom w:val="none" w:sz="0" w:space="0" w:color="auto"/>
            <w:right w:val="none" w:sz="0" w:space="0" w:color="auto"/>
          </w:divBdr>
        </w:div>
        <w:div w:id="244455857">
          <w:marLeft w:val="640"/>
          <w:marRight w:val="0"/>
          <w:marTop w:val="0"/>
          <w:marBottom w:val="0"/>
          <w:divBdr>
            <w:top w:val="none" w:sz="0" w:space="0" w:color="auto"/>
            <w:left w:val="none" w:sz="0" w:space="0" w:color="auto"/>
            <w:bottom w:val="none" w:sz="0" w:space="0" w:color="auto"/>
            <w:right w:val="none" w:sz="0" w:space="0" w:color="auto"/>
          </w:divBdr>
        </w:div>
        <w:div w:id="389883867">
          <w:marLeft w:val="640"/>
          <w:marRight w:val="0"/>
          <w:marTop w:val="0"/>
          <w:marBottom w:val="0"/>
          <w:divBdr>
            <w:top w:val="none" w:sz="0" w:space="0" w:color="auto"/>
            <w:left w:val="none" w:sz="0" w:space="0" w:color="auto"/>
            <w:bottom w:val="none" w:sz="0" w:space="0" w:color="auto"/>
            <w:right w:val="none" w:sz="0" w:space="0" w:color="auto"/>
          </w:divBdr>
        </w:div>
        <w:div w:id="1712270369">
          <w:marLeft w:val="640"/>
          <w:marRight w:val="0"/>
          <w:marTop w:val="0"/>
          <w:marBottom w:val="0"/>
          <w:divBdr>
            <w:top w:val="none" w:sz="0" w:space="0" w:color="auto"/>
            <w:left w:val="none" w:sz="0" w:space="0" w:color="auto"/>
            <w:bottom w:val="none" w:sz="0" w:space="0" w:color="auto"/>
            <w:right w:val="none" w:sz="0" w:space="0" w:color="auto"/>
          </w:divBdr>
        </w:div>
        <w:div w:id="1894197838">
          <w:marLeft w:val="640"/>
          <w:marRight w:val="0"/>
          <w:marTop w:val="0"/>
          <w:marBottom w:val="0"/>
          <w:divBdr>
            <w:top w:val="none" w:sz="0" w:space="0" w:color="auto"/>
            <w:left w:val="none" w:sz="0" w:space="0" w:color="auto"/>
            <w:bottom w:val="none" w:sz="0" w:space="0" w:color="auto"/>
            <w:right w:val="none" w:sz="0" w:space="0" w:color="auto"/>
          </w:divBdr>
        </w:div>
        <w:div w:id="743527411">
          <w:marLeft w:val="640"/>
          <w:marRight w:val="0"/>
          <w:marTop w:val="0"/>
          <w:marBottom w:val="0"/>
          <w:divBdr>
            <w:top w:val="none" w:sz="0" w:space="0" w:color="auto"/>
            <w:left w:val="none" w:sz="0" w:space="0" w:color="auto"/>
            <w:bottom w:val="none" w:sz="0" w:space="0" w:color="auto"/>
            <w:right w:val="none" w:sz="0" w:space="0" w:color="auto"/>
          </w:divBdr>
        </w:div>
        <w:div w:id="1320420695">
          <w:marLeft w:val="640"/>
          <w:marRight w:val="0"/>
          <w:marTop w:val="0"/>
          <w:marBottom w:val="0"/>
          <w:divBdr>
            <w:top w:val="none" w:sz="0" w:space="0" w:color="auto"/>
            <w:left w:val="none" w:sz="0" w:space="0" w:color="auto"/>
            <w:bottom w:val="none" w:sz="0" w:space="0" w:color="auto"/>
            <w:right w:val="none" w:sz="0" w:space="0" w:color="auto"/>
          </w:divBdr>
        </w:div>
        <w:div w:id="1483235993">
          <w:marLeft w:val="640"/>
          <w:marRight w:val="0"/>
          <w:marTop w:val="0"/>
          <w:marBottom w:val="0"/>
          <w:divBdr>
            <w:top w:val="none" w:sz="0" w:space="0" w:color="auto"/>
            <w:left w:val="none" w:sz="0" w:space="0" w:color="auto"/>
            <w:bottom w:val="none" w:sz="0" w:space="0" w:color="auto"/>
            <w:right w:val="none" w:sz="0" w:space="0" w:color="auto"/>
          </w:divBdr>
        </w:div>
        <w:div w:id="1964849441">
          <w:marLeft w:val="640"/>
          <w:marRight w:val="0"/>
          <w:marTop w:val="0"/>
          <w:marBottom w:val="0"/>
          <w:divBdr>
            <w:top w:val="none" w:sz="0" w:space="0" w:color="auto"/>
            <w:left w:val="none" w:sz="0" w:space="0" w:color="auto"/>
            <w:bottom w:val="none" w:sz="0" w:space="0" w:color="auto"/>
            <w:right w:val="none" w:sz="0" w:space="0" w:color="auto"/>
          </w:divBdr>
        </w:div>
        <w:div w:id="538013393">
          <w:marLeft w:val="640"/>
          <w:marRight w:val="0"/>
          <w:marTop w:val="0"/>
          <w:marBottom w:val="0"/>
          <w:divBdr>
            <w:top w:val="none" w:sz="0" w:space="0" w:color="auto"/>
            <w:left w:val="none" w:sz="0" w:space="0" w:color="auto"/>
            <w:bottom w:val="none" w:sz="0" w:space="0" w:color="auto"/>
            <w:right w:val="none" w:sz="0" w:space="0" w:color="auto"/>
          </w:divBdr>
        </w:div>
        <w:div w:id="59640385">
          <w:marLeft w:val="640"/>
          <w:marRight w:val="0"/>
          <w:marTop w:val="0"/>
          <w:marBottom w:val="0"/>
          <w:divBdr>
            <w:top w:val="none" w:sz="0" w:space="0" w:color="auto"/>
            <w:left w:val="none" w:sz="0" w:space="0" w:color="auto"/>
            <w:bottom w:val="none" w:sz="0" w:space="0" w:color="auto"/>
            <w:right w:val="none" w:sz="0" w:space="0" w:color="auto"/>
          </w:divBdr>
        </w:div>
        <w:div w:id="620843610">
          <w:marLeft w:val="640"/>
          <w:marRight w:val="0"/>
          <w:marTop w:val="0"/>
          <w:marBottom w:val="0"/>
          <w:divBdr>
            <w:top w:val="none" w:sz="0" w:space="0" w:color="auto"/>
            <w:left w:val="none" w:sz="0" w:space="0" w:color="auto"/>
            <w:bottom w:val="none" w:sz="0" w:space="0" w:color="auto"/>
            <w:right w:val="none" w:sz="0" w:space="0" w:color="auto"/>
          </w:divBdr>
        </w:div>
        <w:div w:id="599916547">
          <w:marLeft w:val="640"/>
          <w:marRight w:val="0"/>
          <w:marTop w:val="0"/>
          <w:marBottom w:val="0"/>
          <w:divBdr>
            <w:top w:val="none" w:sz="0" w:space="0" w:color="auto"/>
            <w:left w:val="none" w:sz="0" w:space="0" w:color="auto"/>
            <w:bottom w:val="none" w:sz="0" w:space="0" w:color="auto"/>
            <w:right w:val="none" w:sz="0" w:space="0" w:color="auto"/>
          </w:divBdr>
        </w:div>
        <w:div w:id="1742479481">
          <w:marLeft w:val="640"/>
          <w:marRight w:val="0"/>
          <w:marTop w:val="0"/>
          <w:marBottom w:val="0"/>
          <w:divBdr>
            <w:top w:val="none" w:sz="0" w:space="0" w:color="auto"/>
            <w:left w:val="none" w:sz="0" w:space="0" w:color="auto"/>
            <w:bottom w:val="none" w:sz="0" w:space="0" w:color="auto"/>
            <w:right w:val="none" w:sz="0" w:space="0" w:color="auto"/>
          </w:divBdr>
        </w:div>
        <w:div w:id="373770090">
          <w:marLeft w:val="640"/>
          <w:marRight w:val="0"/>
          <w:marTop w:val="0"/>
          <w:marBottom w:val="0"/>
          <w:divBdr>
            <w:top w:val="none" w:sz="0" w:space="0" w:color="auto"/>
            <w:left w:val="none" w:sz="0" w:space="0" w:color="auto"/>
            <w:bottom w:val="none" w:sz="0" w:space="0" w:color="auto"/>
            <w:right w:val="none" w:sz="0" w:space="0" w:color="auto"/>
          </w:divBdr>
        </w:div>
        <w:div w:id="1118570989">
          <w:marLeft w:val="640"/>
          <w:marRight w:val="0"/>
          <w:marTop w:val="0"/>
          <w:marBottom w:val="0"/>
          <w:divBdr>
            <w:top w:val="none" w:sz="0" w:space="0" w:color="auto"/>
            <w:left w:val="none" w:sz="0" w:space="0" w:color="auto"/>
            <w:bottom w:val="none" w:sz="0" w:space="0" w:color="auto"/>
            <w:right w:val="none" w:sz="0" w:space="0" w:color="auto"/>
          </w:divBdr>
        </w:div>
        <w:div w:id="1384407701">
          <w:marLeft w:val="640"/>
          <w:marRight w:val="0"/>
          <w:marTop w:val="0"/>
          <w:marBottom w:val="0"/>
          <w:divBdr>
            <w:top w:val="none" w:sz="0" w:space="0" w:color="auto"/>
            <w:left w:val="none" w:sz="0" w:space="0" w:color="auto"/>
            <w:bottom w:val="none" w:sz="0" w:space="0" w:color="auto"/>
            <w:right w:val="none" w:sz="0" w:space="0" w:color="auto"/>
          </w:divBdr>
        </w:div>
        <w:div w:id="1653291284">
          <w:marLeft w:val="640"/>
          <w:marRight w:val="0"/>
          <w:marTop w:val="0"/>
          <w:marBottom w:val="0"/>
          <w:divBdr>
            <w:top w:val="none" w:sz="0" w:space="0" w:color="auto"/>
            <w:left w:val="none" w:sz="0" w:space="0" w:color="auto"/>
            <w:bottom w:val="none" w:sz="0" w:space="0" w:color="auto"/>
            <w:right w:val="none" w:sz="0" w:space="0" w:color="auto"/>
          </w:divBdr>
        </w:div>
        <w:div w:id="1304391287">
          <w:marLeft w:val="640"/>
          <w:marRight w:val="0"/>
          <w:marTop w:val="0"/>
          <w:marBottom w:val="0"/>
          <w:divBdr>
            <w:top w:val="none" w:sz="0" w:space="0" w:color="auto"/>
            <w:left w:val="none" w:sz="0" w:space="0" w:color="auto"/>
            <w:bottom w:val="none" w:sz="0" w:space="0" w:color="auto"/>
            <w:right w:val="none" w:sz="0" w:space="0" w:color="auto"/>
          </w:divBdr>
        </w:div>
        <w:div w:id="1489782388">
          <w:marLeft w:val="640"/>
          <w:marRight w:val="0"/>
          <w:marTop w:val="0"/>
          <w:marBottom w:val="0"/>
          <w:divBdr>
            <w:top w:val="none" w:sz="0" w:space="0" w:color="auto"/>
            <w:left w:val="none" w:sz="0" w:space="0" w:color="auto"/>
            <w:bottom w:val="none" w:sz="0" w:space="0" w:color="auto"/>
            <w:right w:val="none" w:sz="0" w:space="0" w:color="auto"/>
          </w:divBdr>
        </w:div>
        <w:div w:id="1950500638">
          <w:marLeft w:val="640"/>
          <w:marRight w:val="0"/>
          <w:marTop w:val="0"/>
          <w:marBottom w:val="0"/>
          <w:divBdr>
            <w:top w:val="none" w:sz="0" w:space="0" w:color="auto"/>
            <w:left w:val="none" w:sz="0" w:space="0" w:color="auto"/>
            <w:bottom w:val="none" w:sz="0" w:space="0" w:color="auto"/>
            <w:right w:val="none" w:sz="0" w:space="0" w:color="auto"/>
          </w:divBdr>
        </w:div>
        <w:div w:id="2074810905">
          <w:marLeft w:val="640"/>
          <w:marRight w:val="0"/>
          <w:marTop w:val="0"/>
          <w:marBottom w:val="0"/>
          <w:divBdr>
            <w:top w:val="none" w:sz="0" w:space="0" w:color="auto"/>
            <w:left w:val="none" w:sz="0" w:space="0" w:color="auto"/>
            <w:bottom w:val="none" w:sz="0" w:space="0" w:color="auto"/>
            <w:right w:val="none" w:sz="0" w:space="0" w:color="auto"/>
          </w:divBdr>
        </w:div>
        <w:div w:id="469250638">
          <w:marLeft w:val="640"/>
          <w:marRight w:val="0"/>
          <w:marTop w:val="0"/>
          <w:marBottom w:val="0"/>
          <w:divBdr>
            <w:top w:val="none" w:sz="0" w:space="0" w:color="auto"/>
            <w:left w:val="none" w:sz="0" w:space="0" w:color="auto"/>
            <w:bottom w:val="none" w:sz="0" w:space="0" w:color="auto"/>
            <w:right w:val="none" w:sz="0" w:space="0" w:color="auto"/>
          </w:divBdr>
        </w:div>
        <w:div w:id="143740139">
          <w:marLeft w:val="640"/>
          <w:marRight w:val="0"/>
          <w:marTop w:val="0"/>
          <w:marBottom w:val="0"/>
          <w:divBdr>
            <w:top w:val="none" w:sz="0" w:space="0" w:color="auto"/>
            <w:left w:val="none" w:sz="0" w:space="0" w:color="auto"/>
            <w:bottom w:val="none" w:sz="0" w:space="0" w:color="auto"/>
            <w:right w:val="none" w:sz="0" w:space="0" w:color="auto"/>
          </w:divBdr>
        </w:div>
        <w:div w:id="1897668969">
          <w:marLeft w:val="640"/>
          <w:marRight w:val="0"/>
          <w:marTop w:val="0"/>
          <w:marBottom w:val="0"/>
          <w:divBdr>
            <w:top w:val="none" w:sz="0" w:space="0" w:color="auto"/>
            <w:left w:val="none" w:sz="0" w:space="0" w:color="auto"/>
            <w:bottom w:val="none" w:sz="0" w:space="0" w:color="auto"/>
            <w:right w:val="none" w:sz="0" w:space="0" w:color="auto"/>
          </w:divBdr>
        </w:div>
        <w:div w:id="1366903481">
          <w:marLeft w:val="640"/>
          <w:marRight w:val="0"/>
          <w:marTop w:val="0"/>
          <w:marBottom w:val="0"/>
          <w:divBdr>
            <w:top w:val="none" w:sz="0" w:space="0" w:color="auto"/>
            <w:left w:val="none" w:sz="0" w:space="0" w:color="auto"/>
            <w:bottom w:val="none" w:sz="0" w:space="0" w:color="auto"/>
            <w:right w:val="none" w:sz="0" w:space="0" w:color="auto"/>
          </w:divBdr>
        </w:div>
        <w:div w:id="382364967">
          <w:marLeft w:val="640"/>
          <w:marRight w:val="0"/>
          <w:marTop w:val="0"/>
          <w:marBottom w:val="0"/>
          <w:divBdr>
            <w:top w:val="none" w:sz="0" w:space="0" w:color="auto"/>
            <w:left w:val="none" w:sz="0" w:space="0" w:color="auto"/>
            <w:bottom w:val="none" w:sz="0" w:space="0" w:color="auto"/>
            <w:right w:val="none" w:sz="0" w:space="0" w:color="auto"/>
          </w:divBdr>
        </w:div>
        <w:div w:id="20136274">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8450398">
      <w:bodyDiv w:val="1"/>
      <w:marLeft w:val="0"/>
      <w:marRight w:val="0"/>
      <w:marTop w:val="0"/>
      <w:marBottom w:val="0"/>
      <w:divBdr>
        <w:top w:val="none" w:sz="0" w:space="0" w:color="auto"/>
        <w:left w:val="none" w:sz="0" w:space="0" w:color="auto"/>
        <w:bottom w:val="none" w:sz="0" w:space="0" w:color="auto"/>
        <w:right w:val="none" w:sz="0" w:space="0" w:color="auto"/>
      </w:divBdr>
      <w:divsChild>
        <w:div w:id="957368391">
          <w:marLeft w:val="640"/>
          <w:marRight w:val="0"/>
          <w:marTop w:val="0"/>
          <w:marBottom w:val="0"/>
          <w:divBdr>
            <w:top w:val="none" w:sz="0" w:space="0" w:color="auto"/>
            <w:left w:val="none" w:sz="0" w:space="0" w:color="auto"/>
            <w:bottom w:val="none" w:sz="0" w:space="0" w:color="auto"/>
            <w:right w:val="none" w:sz="0" w:space="0" w:color="auto"/>
          </w:divBdr>
        </w:div>
        <w:div w:id="1776174447">
          <w:marLeft w:val="640"/>
          <w:marRight w:val="0"/>
          <w:marTop w:val="0"/>
          <w:marBottom w:val="0"/>
          <w:divBdr>
            <w:top w:val="none" w:sz="0" w:space="0" w:color="auto"/>
            <w:left w:val="none" w:sz="0" w:space="0" w:color="auto"/>
            <w:bottom w:val="none" w:sz="0" w:space="0" w:color="auto"/>
            <w:right w:val="none" w:sz="0" w:space="0" w:color="auto"/>
          </w:divBdr>
        </w:div>
        <w:div w:id="67775264">
          <w:marLeft w:val="640"/>
          <w:marRight w:val="0"/>
          <w:marTop w:val="0"/>
          <w:marBottom w:val="0"/>
          <w:divBdr>
            <w:top w:val="none" w:sz="0" w:space="0" w:color="auto"/>
            <w:left w:val="none" w:sz="0" w:space="0" w:color="auto"/>
            <w:bottom w:val="none" w:sz="0" w:space="0" w:color="auto"/>
            <w:right w:val="none" w:sz="0" w:space="0" w:color="auto"/>
          </w:divBdr>
        </w:div>
        <w:div w:id="649947381">
          <w:marLeft w:val="640"/>
          <w:marRight w:val="0"/>
          <w:marTop w:val="0"/>
          <w:marBottom w:val="0"/>
          <w:divBdr>
            <w:top w:val="none" w:sz="0" w:space="0" w:color="auto"/>
            <w:left w:val="none" w:sz="0" w:space="0" w:color="auto"/>
            <w:bottom w:val="none" w:sz="0" w:space="0" w:color="auto"/>
            <w:right w:val="none" w:sz="0" w:space="0" w:color="auto"/>
          </w:divBdr>
        </w:div>
        <w:div w:id="1043286394">
          <w:marLeft w:val="640"/>
          <w:marRight w:val="0"/>
          <w:marTop w:val="0"/>
          <w:marBottom w:val="0"/>
          <w:divBdr>
            <w:top w:val="none" w:sz="0" w:space="0" w:color="auto"/>
            <w:left w:val="none" w:sz="0" w:space="0" w:color="auto"/>
            <w:bottom w:val="none" w:sz="0" w:space="0" w:color="auto"/>
            <w:right w:val="none" w:sz="0" w:space="0" w:color="auto"/>
          </w:divBdr>
        </w:div>
        <w:div w:id="1144855687">
          <w:marLeft w:val="640"/>
          <w:marRight w:val="0"/>
          <w:marTop w:val="0"/>
          <w:marBottom w:val="0"/>
          <w:divBdr>
            <w:top w:val="none" w:sz="0" w:space="0" w:color="auto"/>
            <w:left w:val="none" w:sz="0" w:space="0" w:color="auto"/>
            <w:bottom w:val="none" w:sz="0" w:space="0" w:color="auto"/>
            <w:right w:val="none" w:sz="0" w:space="0" w:color="auto"/>
          </w:divBdr>
        </w:div>
        <w:div w:id="1935239708">
          <w:marLeft w:val="640"/>
          <w:marRight w:val="0"/>
          <w:marTop w:val="0"/>
          <w:marBottom w:val="0"/>
          <w:divBdr>
            <w:top w:val="none" w:sz="0" w:space="0" w:color="auto"/>
            <w:left w:val="none" w:sz="0" w:space="0" w:color="auto"/>
            <w:bottom w:val="none" w:sz="0" w:space="0" w:color="auto"/>
            <w:right w:val="none" w:sz="0" w:space="0" w:color="auto"/>
          </w:divBdr>
        </w:div>
        <w:div w:id="241598272">
          <w:marLeft w:val="640"/>
          <w:marRight w:val="0"/>
          <w:marTop w:val="0"/>
          <w:marBottom w:val="0"/>
          <w:divBdr>
            <w:top w:val="none" w:sz="0" w:space="0" w:color="auto"/>
            <w:left w:val="none" w:sz="0" w:space="0" w:color="auto"/>
            <w:bottom w:val="none" w:sz="0" w:space="0" w:color="auto"/>
            <w:right w:val="none" w:sz="0" w:space="0" w:color="auto"/>
          </w:divBdr>
        </w:div>
        <w:div w:id="1522622524">
          <w:marLeft w:val="640"/>
          <w:marRight w:val="0"/>
          <w:marTop w:val="0"/>
          <w:marBottom w:val="0"/>
          <w:divBdr>
            <w:top w:val="none" w:sz="0" w:space="0" w:color="auto"/>
            <w:left w:val="none" w:sz="0" w:space="0" w:color="auto"/>
            <w:bottom w:val="none" w:sz="0" w:space="0" w:color="auto"/>
            <w:right w:val="none" w:sz="0" w:space="0" w:color="auto"/>
          </w:divBdr>
        </w:div>
        <w:div w:id="658579337">
          <w:marLeft w:val="640"/>
          <w:marRight w:val="0"/>
          <w:marTop w:val="0"/>
          <w:marBottom w:val="0"/>
          <w:divBdr>
            <w:top w:val="none" w:sz="0" w:space="0" w:color="auto"/>
            <w:left w:val="none" w:sz="0" w:space="0" w:color="auto"/>
            <w:bottom w:val="none" w:sz="0" w:space="0" w:color="auto"/>
            <w:right w:val="none" w:sz="0" w:space="0" w:color="auto"/>
          </w:divBdr>
        </w:div>
        <w:div w:id="2123068679">
          <w:marLeft w:val="640"/>
          <w:marRight w:val="0"/>
          <w:marTop w:val="0"/>
          <w:marBottom w:val="0"/>
          <w:divBdr>
            <w:top w:val="none" w:sz="0" w:space="0" w:color="auto"/>
            <w:left w:val="none" w:sz="0" w:space="0" w:color="auto"/>
            <w:bottom w:val="none" w:sz="0" w:space="0" w:color="auto"/>
            <w:right w:val="none" w:sz="0" w:space="0" w:color="auto"/>
          </w:divBdr>
        </w:div>
        <w:div w:id="1867253187">
          <w:marLeft w:val="640"/>
          <w:marRight w:val="0"/>
          <w:marTop w:val="0"/>
          <w:marBottom w:val="0"/>
          <w:divBdr>
            <w:top w:val="none" w:sz="0" w:space="0" w:color="auto"/>
            <w:left w:val="none" w:sz="0" w:space="0" w:color="auto"/>
            <w:bottom w:val="none" w:sz="0" w:space="0" w:color="auto"/>
            <w:right w:val="none" w:sz="0" w:space="0" w:color="auto"/>
          </w:divBdr>
        </w:div>
        <w:div w:id="111637014">
          <w:marLeft w:val="640"/>
          <w:marRight w:val="0"/>
          <w:marTop w:val="0"/>
          <w:marBottom w:val="0"/>
          <w:divBdr>
            <w:top w:val="none" w:sz="0" w:space="0" w:color="auto"/>
            <w:left w:val="none" w:sz="0" w:space="0" w:color="auto"/>
            <w:bottom w:val="none" w:sz="0" w:space="0" w:color="auto"/>
            <w:right w:val="none" w:sz="0" w:space="0" w:color="auto"/>
          </w:divBdr>
        </w:div>
        <w:div w:id="1868834365">
          <w:marLeft w:val="640"/>
          <w:marRight w:val="0"/>
          <w:marTop w:val="0"/>
          <w:marBottom w:val="0"/>
          <w:divBdr>
            <w:top w:val="none" w:sz="0" w:space="0" w:color="auto"/>
            <w:left w:val="none" w:sz="0" w:space="0" w:color="auto"/>
            <w:bottom w:val="none" w:sz="0" w:space="0" w:color="auto"/>
            <w:right w:val="none" w:sz="0" w:space="0" w:color="auto"/>
          </w:divBdr>
        </w:div>
        <w:div w:id="2108381114">
          <w:marLeft w:val="640"/>
          <w:marRight w:val="0"/>
          <w:marTop w:val="0"/>
          <w:marBottom w:val="0"/>
          <w:divBdr>
            <w:top w:val="none" w:sz="0" w:space="0" w:color="auto"/>
            <w:left w:val="none" w:sz="0" w:space="0" w:color="auto"/>
            <w:bottom w:val="none" w:sz="0" w:space="0" w:color="auto"/>
            <w:right w:val="none" w:sz="0" w:space="0" w:color="auto"/>
          </w:divBdr>
        </w:div>
        <w:div w:id="1392267433">
          <w:marLeft w:val="640"/>
          <w:marRight w:val="0"/>
          <w:marTop w:val="0"/>
          <w:marBottom w:val="0"/>
          <w:divBdr>
            <w:top w:val="none" w:sz="0" w:space="0" w:color="auto"/>
            <w:left w:val="none" w:sz="0" w:space="0" w:color="auto"/>
            <w:bottom w:val="none" w:sz="0" w:space="0" w:color="auto"/>
            <w:right w:val="none" w:sz="0" w:space="0" w:color="auto"/>
          </w:divBdr>
        </w:div>
        <w:div w:id="860120956">
          <w:marLeft w:val="640"/>
          <w:marRight w:val="0"/>
          <w:marTop w:val="0"/>
          <w:marBottom w:val="0"/>
          <w:divBdr>
            <w:top w:val="none" w:sz="0" w:space="0" w:color="auto"/>
            <w:left w:val="none" w:sz="0" w:space="0" w:color="auto"/>
            <w:bottom w:val="none" w:sz="0" w:space="0" w:color="auto"/>
            <w:right w:val="none" w:sz="0" w:space="0" w:color="auto"/>
          </w:divBdr>
        </w:div>
        <w:div w:id="644285535">
          <w:marLeft w:val="640"/>
          <w:marRight w:val="0"/>
          <w:marTop w:val="0"/>
          <w:marBottom w:val="0"/>
          <w:divBdr>
            <w:top w:val="none" w:sz="0" w:space="0" w:color="auto"/>
            <w:left w:val="none" w:sz="0" w:space="0" w:color="auto"/>
            <w:bottom w:val="none" w:sz="0" w:space="0" w:color="auto"/>
            <w:right w:val="none" w:sz="0" w:space="0" w:color="auto"/>
          </w:divBdr>
        </w:div>
        <w:div w:id="649137941">
          <w:marLeft w:val="640"/>
          <w:marRight w:val="0"/>
          <w:marTop w:val="0"/>
          <w:marBottom w:val="0"/>
          <w:divBdr>
            <w:top w:val="none" w:sz="0" w:space="0" w:color="auto"/>
            <w:left w:val="none" w:sz="0" w:space="0" w:color="auto"/>
            <w:bottom w:val="none" w:sz="0" w:space="0" w:color="auto"/>
            <w:right w:val="none" w:sz="0" w:space="0" w:color="auto"/>
          </w:divBdr>
        </w:div>
        <w:div w:id="1194609367">
          <w:marLeft w:val="640"/>
          <w:marRight w:val="0"/>
          <w:marTop w:val="0"/>
          <w:marBottom w:val="0"/>
          <w:divBdr>
            <w:top w:val="none" w:sz="0" w:space="0" w:color="auto"/>
            <w:left w:val="none" w:sz="0" w:space="0" w:color="auto"/>
            <w:bottom w:val="none" w:sz="0" w:space="0" w:color="auto"/>
            <w:right w:val="none" w:sz="0" w:space="0" w:color="auto"/>
          </w:divBdr>
        </w:div>
        <w:div w:id="1779644563">
          <w:marLeft w:val="640"/>
          <w:marRight w:val="0"/>
          <w:marTop w:val="0"/>
          <w:marBottom w:val="0"/>
          <w:divBdr>
            <w:top w:val="none" w:sz="0" w:space="0" w:color="auto"/>
            <w:left w:val="none" w:sz="0" w:space="0" w:color="auto"/>
            <w:bottom w:val="none" w:sz="0" w:space="0" w:color="auto"/>
            <w:right w:val="none" w:sz="0" w:space="0" w:color="auto"/>
          </w:divBdr>
        </w:div>
        <w:div w:id="829559467">
          <w:marLeft w:val="640"/>
          <w:marRight w:val="0"/>
          <w:marTop w:val="0"/>
          <w:marBottom w:val="0"/>
          <w:divBdr>
            <w:top w:val="none" w:sz="0" w:space="0" w:color="auto"/>
            <w:left w:val="none" w:sz="0" w:space="0" w:color="auto"/>
            <w:bottom w:val="none" w:sz="0" w:space="0" w:color="auto"/>
            <w:right w:val="none" w:sz="0" w:space="0" w:color="auto"/>
          </w:divBdr>
        </w:div>
        <w:div w:id="479468567">
          <w:marLeft w:val="640"/>
          <w:marRight w:val="0"/>
          <w:marTop w:val="0"/>
          <w:marBottom w:val="0"/>
          <w:divBdr>
            <w:top w:val="none" w:sz="0" w:space="0" w:color="auto"/>
            <w:left w:val="none" w:sz="0" w:space="0" w:color="auto"/>
            <w:bottom w:val="none" w:sz="0" w:space="0" w:color="auto"/>
            <w:right w:val="none" w:sz="0" w:space="0" w:color="auto"/>
          </w:divBdr>
        </w:div>
        <w:div w:id="1091124513">
          <w:marLeft w:val="640"/>
          <w:marRight w:val="0"/>
          <w:marTop w:val="0"/>
          <w:marBottom w:val="0"/>
          <w:divBdr>
            <w:top w:val="none" w:sz="0" w:space="0" w:color="auto"/>
            <w:left w:val="none" w:sz="0" w:space="0" w:color="auto"/>
            <w:bottom w:val="none" w:sz="0" w:space="0" w:color="auto"/>
            <w:right w:val="none" w:sz="0" w:space="0" w:color="auto"/>
          </w:divBdr>
        </w:div>
        <w:div w:id="870923544">
          <w:marLeft w:val="640"/>
          <w:marRight w:val="0"/>
          <w:marTop w:val="0"/>
          <w:marBottom w:val="0"/>
          <w:divBdr>
            <w:top w:val="none" w:sz="0" w:space="0" w:color="auto"/>
            <w:left w:val="none" w:sz="0" w:space="0" w:color="auto"/>
            <w:bottom w:val="none" w:sz="0" w:space="0" w:color="auto"/>
            <w:right w:val="none" w:sz="0" w:space="0" w:color="auto"/>
          </w:divBdr>
        </w:div>
        <w:div w:id="1573739215">
          <w:marLeft w:val="640"/>
          <w:marRight w:val="0"/>
          <w:marTop w:val="0"/>
          <w:marBottom w:val="0"/>
          <w:divBdr>
            <w:top w:val="none" w:sz="0" w:space="0" w:color="auto"/>
            <w:left w:val="none" w:sz="0" w:space="0" w:color="auto"/>
            <w:bottom w:val="none" w:sz="0" w:space="0" w:color="auto"/>
            <w:right w:val="none" w:sz="0" w:space="0" w:color="auto"/>
          </w:divBdr>
        </w:div>
        <w:div w:id="551499422">
          <w:marLeft w:val="640"/>
          <w:marRight w:val="0"/>
          <w:marTop w:val="0"/>
          <w:marBottom w:val="0"/>
          <w:divBdr>
            <w:top w:val="none" w:sz="0" w:space="0" w:color="auto"/>
            <w:left w:val="none" w:sz="0" w:space="0" w:color="auto"/>
            <w:bottom w:val="none" w:sz="0" w:space="0" w:color="auto"/>
            <w:right w:val="none" w:sz="0" w:space="0" w:color="auto"/>
          </w:divBdr>
        </w:div>
        <w:div w:id="1513957029">
          <w:marLeft w:val="640"/>
          <w:marRight w:val="0"/>
          <w:marTop w:val="0"/>
          <w:marBottom w:val="0"/>
          <w:divBdr>
            <w:top w:val="none" w:sz="0" w:space="0" w:color="auto"/>
            <w:left w:val="none" w:sz="0" w:space="0" w:color="auto"/>
            <w:bottom w:val="none" w:sz="0" w:space="0" w:color="auto"/>
            <w:right w:val="none" w:sz="0" w:space="0" w:color="auto"/>
          </w:divBdr>
        </w:div>
        <w:div w:id="245577547">
          <w:marLeft w:val="640"/>
          <w:marRight w:val="0"/>
          <w:marTop w:val="0"/>
          <w:marBottom w:val="0"/>
          <w:divBdr>
            <w:top w:val="none" w:sz="0" w:space="0" w:color="auto"/>
            <w:left w:val="none" w:sz="0" w:space="0" w:color="auto"/>
            <w:bottom w:val="none" w:sz="0" w:space="0" w:color="auto"/>
            <w:right w:val="none" w:sz="0" w:space="0" w:color="auto"/>
          </w:divBdr>
        </w:div>
        <w:div w:id="1102801727">
          <w:marLeft w:val="640"/>
          <w:marRight w:val="0"/>
          <w:marTop w:val="0"/>
          <w:marBottom w:val="0"/>
          <w:divBdr>
            <w:top w:val="none" w:sz="0" w:space="0" w:color="auto"/>
            <w:left w:val="none" w:sz="0" w:space="0" w:color="auto"/>
            <w:bottom w:val="none" w:sz="0" w:space="0" w:color="auto"/>
            <w:right w:val="none" w:sz="0" w:space="0" w:color="auto"/>
          </w:divBdr>
        </w:div>
        <w:div w:id="1340349814">
          <w:marLeft w:val="640"/>
          <w:marRight w:val="0"/>
          <w:marTop w:val="0"/>
          <w:marBottom w:val="0"/>
          <w:divBdr>
            <w:top w:val="none" w:sz="0" w:space="0" w:color="auto"/>
            <w:left w:val="none" w:sz="0" w:space="0" w:color="auto"/>
            <w:bottom w:val="none" w:sz="0" w:space="0" w:color="auto"/>
            <w:right w:val="none" w:sz="0" w:space="0" w:color="auto"/>
          </w:divBdr>
        </w:div>
        <w:div w:id="1463841044">
          <w:marLeft w:val="640"/>
          <w:marRight w:val="0"/>
          <w:marTop w:val="0"/>
          <w:marBottom w:val="0"/>
          <w:divBdr>
            <w:top w:val="none" w:sz="0" w:space="0" w:color="auto"/>
            <w:left w:val="none" w:sz="0" w:space="0" w:color="auto"/>
            <w:bottom w:val="none" w:sz="0" w:space="0" w:color="auto"/>
            <w:right w:val="none" w:sz="0" w:space="0" w:color="auto"/>
          </w:divBdr>
        </w:div>
        <w:div w:id="705254495">
          <w:marLeft w:val="640"/>
          <w:marRight w:val="0"/>
          <w:marTop w:val="0"/>
          <w:marBottom w:val="0"/>
          <w:divBdr>
            <w:top w:val="none" w:sz="0" w:space="0" w:color="auto"/>
            <w:left w:val="none" w:sz="0" w:space="0" w:color="auto"/>
            <w:bottom w:val="none" w:sz="0" w:space="0" w:color="auto"/>
            <w:right w:val="none" w:sz="0" w:space="0" w:color="auto"/>
          </w:divBdr>
        </w:div>
        <w:div w:id="363292354">
          <w:marLeft w:val="640"/>
          <w:marRight w:val="0"/>
          <w:marTop w:val="0"/>
          <w:marBottom w:val="0"/>
          <w:divBdr>
            <w:top w:val="none" w:sz="0" w:space="0" w:color="auto"/>
            <w:left w:val="none" w:sz="0" w:space="0" w:color="auto"/>
            <w:bottom w:val="none" w:sz="0" w:space="0" w:color="auto"/>
            <w:right w:val="none" w:sz="0" w:space="0" w:color="auto"/>
          </w:divBdr>
        </w:div>
        <w:div w:id="2122458117">
          <w:marLeft w:val="640"/>
          <w:marRight w:val="0"/>
          <w:marTop w:val="0"/>
          <w:marBottom w:val="0"/>
          <w:divBdr>
            <w:top w:val="none" w:sz="0" w:space="0" w:color="auto"/>
            <w:left w:val="none" w:sz="0" w:space="0" w:color="auto"/>
            <w:bottom w:val="none" w:sz="0" w:space="0" w:color="auto"/>
            <w:right w:val="none" w:sz="0" w:space="0" w:color="auto"/>
          </w:divBdr>
        </w:div>
        <w:div w:id="848762178">
          <w:marLeft w:val="640"/>
          <w:marRight w:val="0"/>
          <w:marTop w:val="0"/>
          <w:marBottom w:val="0"/>
          <w:divBdr>
            <w:top w:val="none" w:sz="0" w:space="0" w:color="auto"/>
            <w:left w:val="none" w:sz="0" w:space="0" w:color="auto"/>
            <w:bottom w:val="none" w:sz="0" w:space="0" w:color="auto"/>
            <w:right w:val="none" w:sz="0" w:space="0" w:color="auto"/>
          </w:divBdr>
        </w:div>
        <w:div w:id="780808527">
          <w:marLeft w:val="640"/>
          <w:marRight w:val="0"/>
          <w:marTop w:val="0"/>
          <w:marBottom w:val="0"/>
          <w:divBdr>
            <w:top w:val="none" w:sz="0" w:space="0" w:color="auto"/>
            <w:left w:val="none" w:sz="0" w:space="0" w:color="auto"/>
            <w:bottom w:val="none" w:sz="0" w:space="0" w:color="auto"/>
            <w:right w:val="none" w:sz="0" w:space="0" w:color="auto"/>
          </w:divBdr>
        </w:div>
        <w:div w:id="1182280652">
          <w:marLeft w:val="640"/>
          <w:marRight w:val="0"/>
          <w:marTop w:val="0"/>
          <w:marBottom w:val="0"/>
          <w:divBdr>
            <w:top w:val="none" w:sz="0" w:space="0" w:color="auto"/>
            <w:left w:val="none" w:sz="0" w:space="0" w:color="auto"/>
            <w:bottom w:val="none" w:sz="0" w:space="0" w:color="auto"/>
            <w:right w:val="none" w:sz="0" w:space="0" w:color="auto"/>
          </w:divBdr>
        </w:div>
        <w:div w:id="817454072">
          <w:marLeft w:val="640"/>
          <w:marRight w:val="0"/>
          <w:marTop w:val="0"/>
          <w:marBottom w:val="0"/>
          <w:divBdr>
            <w:top w:val="none" w:sz="0" w:space="0" w:color="auto"/>
            <w:left w:val="none" w:sz="0" w:space="0" w:color="auto"/>
            <w:bottom w:val="none" w:sz="0" w:space="0" w:color="auto"/>
            <w:right w:val="none" w:sz="0" w:space="0" w:color="auto"/>
          </w:divBdr>
        </w:div>
        <w:div w:id="1629319102">
          <w:marLeft w:val="640"/>
          <w:marRight w:val="0"/>
          <w:marTop w:val="0"/>
          <w:marBottom w:val="0"/>
          <w:divBdr>
            <w:top w:val="none" w:sz="0" w:space="0" w:color="auto"/>
            <w:left w:val="none" w:sz="0" w:space="0" w:color="auto"/>
            <w:bottom w:val="none" w:sz="0" w:space="0" w:color="auto"/>
            <w:right w:val="none" w:sz="0" w:space="0" w:color="auto"/>
          </w:divBdr>
        </w:div>
        <w:div w:id="1380326063">
          <w:marLeft w:val="640"/>
          <w:marRight w:val="0"/>
          <w:marTop w:val="0"/>
          <w:marBottom w:val="0"/>
          <w:divBdr>
            <w:top w:val="none" w:sz="0" w:space="0" w:color="auto"/>
            <w:left w:val="none" w:sz="0" w:space="0" w:color="auto"/>
            <w:bottom w:val="none" w:sz="0" w:space="0" w:color="auto"/>
            <w:right w:val="none" w:sz="0" w:space="0" w:color="auto"/>
          </w:divBdr>
        </w:div>
        <w:div w:id="164983830">
          <w:marLeft w:val="640"/>
          <w:marRight w:val="0"/>
          <w:marTop w:val="0"/>
          <w:marBottom w:val="0"/>
          <w:divBdr>
            <w:top w:val="none" w:sz="0" w:space="0" w:color="auto"/>
            <w:left w:val="none" w:sz="0" w:space="0" w:color="auto"/>
            <w:bottom w:val="none" w:sz="0" w:space="0" w:color="auto"/>
            <w:right w:val="none" w:sz="0" w:space="0" w:color="auto"/>
          </w:divBdr>
        </w:div>
        <w:div w:id="554506744">
          <w:marLeft w:val="640"/>
          <w:marRight w:val="0"/>
          <w:marTop w:val="0"/>
          <w:marBottom w:val="0"/>
          <w:divBdr>
            <w:top w:val="none" w:sz="0" w:space="0" w:color="auto"/>
            <w:left w:val="none" w:sz="0" w:space="0" w:color="auto"/>
            <w:bottom w:val="none" w:sz="0" w:space="0" w:color="auto"/>
            <w:right w:val="none" w:sz="0" w:space="0" w:color="auto"/>
          </w:divBdr>
        </w:div>
        <w:div w:id="1920945769">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2139087">
      <w:marLeft w:val="0"/>
      <w:marRight w:val="150"/>
      <w:marTop w:val="0"/>
      <w:marBottom w:val="0"/>
      <w:divBdr>
        <w:top w:val="none" w:sz="0" w:space="0" w:color="auto"/>
        <w:left w:val="none" w:sz="0" w:space="0" w:color="auto"/>
        <w:bottom w:val="none" w:sz="0" w:space="0" w:color="auto"/>
        <w:right w:val="none" w:sz="0" w:space="0" w:color="auto"/>
      </w:divBdr>
    </w:div>
    <w:div w:id="1835103056">
      <w:marLeft w:val="0"/>
      <w:marRight w:val="0"/>
      <w:marTop w:val="0"/>
      <w:marBottom w:val="0"/>
      <w:divBdr>
        <w:top w:val="none" w:sz="0" w:space="0" w:color="auto"/>
        <w:left w:val="none" w:sz="0" w:space="0" w:color="auto"/>
        <w:bottom w:val="none" w:sz="0" w:space="0" w:color="auto"/>
        <w:right w:val="none" w:sz="0" w:space="0" w:color="auto"/>
      </w:divBdr>
    </w:div>
    <w:div w:id="1837110551">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48444394">
      <w:bodyDiv w:val="1"/>
      <w:marLeft w:val="0"/>
      <w:marRight w:val="0"/>
      <w:marTop w:val="0"/>
      <w:marBottom w:val="0"/>
      <w:divBdr>
        <w:top w:val="none" w:sz="0" w:space="0" w:color="auto"/>
        <w:left w:val="none" w:sz="0" w:space="0" w:color="auto"/>
        <w:bottom w:val="none" w:sz="0" w:space="0" w:color="auto"/>
        <w:right w:val="none" w:sz="0" w:space="0" w:color="auto"/>
      </w:divBdr>
      <w:divsChild>
        <w:div w:id="1369717403">
          <w:marLeft w:val="640"/>
          <w:marRight w:val="0"/>
          <w:marTop w:val="0"/>
          <w:marBottom w:val="0"/>
          <w:divBdr>
            <w:top w:val="none" w:sz="0" w:space="0" w:color="auto"/>
            <w:left w:val="none" w:sz="0" w:space="0" w:color="auto"/>
            <w:bottom w:val="none" w:sz="0" w:space="0" w:color="auto"/>
            <w:right w:val="none" w:sz="0" w:space="0" w:color="auto"/>
          </w:divBdr>
        </w:div>
        <w:div w:id="148250591">
          <w:marLeft w:val="640"/>
          <w:marRight w:val="0"/>
          <w:marTop w:val="0"/>
          <w:marBottom w:val="0"/>
          <w:divBdr>
            <w:top w:val="none" w:sz="0" w:space="0" w:color="auto"/>
            <w:left w:val="none" w:sz="0" w:space="0" w:color="auto"/>
            <w:bottom w:val="none" w:sz="0" w:space="0" w:color="auto"/>
            <w:right w:val="none" w:sz="0" w:space="0" w:color="auto"/>
          </w:divBdr>
        </w:div>
        <w:div w:id="1900821301">
          <w:marLeft w:val="640"/>
          <w:marRight w:val="0"/>
          <w:marTop w:val="0"/>
          <w:marBottom w:val="0"/>
          <w:divBdr>
            <w:top w:val="none" w:sz="0" w:space="0" w:color="auto"/>
            <w:left w:val="none" w:sz="0" w:space="0" w:color="auto"/>
            <w:bottom w:val="none" w:sz="0" w:space="0" w:color="auto"/>
            <w:right w:val="none" w:sz="0" w:space="0" w:color="auto"/>
          </w:divBdr>
        </w:div>
        <w:div w:id="1294408525">
          <w:marLeft w:val="640"/>
          <w:marRight w:val="0"/>
          <w:marTop w:val="0"/>
          <w:marBottom w:val="0"/>
          <w:divBdr>
            <w:top w:val="none" w:sz="0" w:space="0" w:color="auto"/>
            <w:left w:val="none" w:sz="0" w:space="0" w:color="auto"/>
            <w:bottom w:val="none" w:sz="0" w:space="0" w:color="auto"/>
            <w:right w:val="none" w:sz="0" w:space="0" w:color="auto"/>
          </w:divBdr>
        </w:div>
        <w:div w:id="1114980102">
          <w:marLeft w:val="640"/>
          <w:marRight w:val="0"/>
          <w:marTop w:val="0"/>
          <w:marBottom w:val="0"/>
          <w:divBdr>
            <w:top w:val="none" w:sz="0" w:space="0" w:color="auto"/>
            <w:left w:val="none" w:sz="0" w:space="0" w:color="auto"/>
            <w:bottom w:val="none" w:sz="0" w:space="0" w:color="auto"/>
            <w:right w:val="none" w:sz="0" w:space="0" w:color="auto"/>
          </w:divBdr>
        </w:div>
        <w:div w:id="490024183">
          <w:marLeft w:val="640"/>
          <w:marRight w:val="0"/>
          <w:marTop w:val="0"/>
          <w:marBottom w:val="0"/>
          <w:divBdr>
            <w:top w:val="none" w:sz="0" w:space="0" w:color="auto"/>
            <w:left w:val="none" w:sz="0" w:space="0" w:color="auto"/>
            <w:bottom w:val="none" w:sz="0" w:space="0" w:color="auto"/>
            <w:right w:val="none" w:sz="0" w:space="0" w:color="auto"/>
          </w:divBdr>
        </w:div>
        <w:div w:id="1867014657">
          <w:marLeft w:val="640"/>
          <w:marRight w:val="0"/>
          <w:marTop w:val="0"/>
          <w:marBottom w:val="0"/>
          <w:divBdr>
            <w:top w:val="none" w:sz="0" w:space="0" w:color="auto"/>
            <w:left w:val="none" w:sz="0" w:space="0" w:color="auto"/>
            <w:bottom w:val="none" w:sz="0" w:space="0" w:color="auto"/>
            <w:right w:val="none" w:sz="0" w:space="0" w:color="auto"/>
          </w:divBdr>
        </w:div>
        <w:div w:id="639576409">
          <w:marLeft w:val="640"/>
          <w:marRight w:val="0"/>
          <w:marTop w:val="0"/>
          <w:marBottom w:val="0"/>
          <w:divBdr>
            <w:top w:val="none" w:sz="0" w:space="0" w:color="auto"/>
            <w:left w:val="none" w:sz="0" w:space="0" w:color="auto"/>
            <w:bottom w:val="none" w:sz="0" w:space="0" w:color="auto"/>
            <w:right w:val="none" w:sz="0" w:space="0" w:color="auto"/>
          </w:divBdr>
        </w:div>
        <w:div w:id="1461000385">
          <w:marLeft w:val="640"/>
          <w:marRight w:val="0"/>
          <w:marTop w:val="0"/>
          <w:marBottom w:val="0"/>
          <w:divBdr>
            <w:top w:val="none" w:sz="0" w:space="0" w:color="auto"/>
            <w:left w:val="none" w:sz="0" w:space="0" w:color="auto"/>
            <w:bottom w:val="none" w:sz="0" w:space="0" w:color="auto"/>
            <w:right w:val="none" w:sz="0" w:space="0" w:color="auto"/>
          </w:divBdr>
        </w:div>
        <w:div w:id="2060084154">
          <w:marLeft w:val="640"/>
          <w:marRight w:val="0"/>
          <w:marTop w:val="0"/>
          <w:marBottom w:val="0"/>
          <w:divBdr>
            <w:top w:val="none" w:sz="0" w:space="0" w:color="auto"/>
            <w:left w:val="none" w:sz="0" w:space="0" w:color="auto"/>
            <w:bottom w:val="none" w:sz="0" w:space="0" w:color="auto"/>
            <w:right w:val="none" w:sz="0" w:space="0" w:color="auto"/>
          </w:divBdr>
        </w:div>
        <w:div w:id="1750231747">
          <w:marLeft w:val="640"/>
          <w:marRight w:val="0"/>
          <w:marTop w:val="0"/>
          <w:marBottom w:val="0"/>
          <w:divBdr>
            <w:top w:val="none" w:sz="0" w:space="0" w:color="auto"/>
            <w:left w:val="none" w:sz="0" w:space="0" w:color="auto"/>
            <w:bottom w:val="none" w:sz="0" w:space="0" w:color="auto"/>
            <w:right w:val="none" w:sz="0" w:space="0" w:color="auto"/>
          </w:divBdr>
        </w:div>
        <w:div w:id="679509958">
          <w:marLeft w:val="640"/>
          <w:marRight w:val="0"/>
          <w:marTop w:val="0"/>
          <w:marBottom w:val="0"/>
          <w:divBdr>
            <w:top w:val="none" w:sz="0" w:space="0" w:color="auto"/>
            <w:left w:val="none" w:sz="0" w:space="0" w:color="auto"/>
            <w:bottom w:val="none" w:sz="0" w:space="0" w:color="auto"/>
            <w:right w:val="none" w:sz="0" w:space="0" w:color="auto"/>
          </w:divBdr>
        </w:div>
        <w:div w:id="454181770">
          <w:marLeft w:val="640"/>
          <w:marRight w:val="0"/>
          <w:marTop w:val="0"/>
          <w:marBottom w:val="0"/>
          <w:divBdr>
            <w:top w:val="none" w:sz="0" w:space="0" w:color="auto"/>
            <w:left w:val="none" w:sz="0" w:space="0" w:color="auto"/>
            <w:bottom w:val="none" w:sz="0" w:space="0" w:color="auto"/>
            <w:right w:val="none" w:sz="0" w:space="0" w:color="auto"/>
          </w:divBdr>
        </w:div>
        <w:div w:id="1392340212">
          <w:marLeft w:val="640"/>
          <w:marRight w:val="0"/>
          <w:marTop w:val="0"/>
          <w:marBottom w:val="0"/>
          <w:divBdr>
            <w:top w:val="none" w:sz="0" w:space="0" w:color="auto"/>
            <w:left w:val="none" w:sz="0" w:space="0" w:color="auto"/>
            <w:bottom w:val="none" w:sz="0" w:space="0" w:color="auto"/>
            <w:right w:val="none" w:sz="0" w:space="0" w:color="auto"/>
          </w:divBdr>
        </w:div>
        <w:div w:id="1910457303">
          <w:marLeft w:val="640"/>
          <w:marRight w:val="0"/>
          <w:marTop w:val="0"/>
          <w:marBottom w:val="0"/>
          <w:divBdr>
            <w:top w:val="none" w:sz="0" w:space="0" w:color="auto"/>
            <w:left w:val="none" w:sz="0" w:space="0" w:color="auto"/>
            <w:bottom w:val="none" w:sz="0" w:space="0" w:color="auto"/>
            <w:right w:val="none" w:sz="0" w:space="0" w:color="auto"/>
          </w:divBdr>
        </w:div>
        <w:div w:id="1914315717">
          <w:marLeft w:val="640"/>
          <w:marRight w:val="0"/>
          <w:marTop w:val="0"/>
          <w:marBottom w:val="0"/>
          <w:divBdr>
            <w:top w:val="none" w:sz="0" w:space="0" w:color="auto"/>
            <w:left w:val="none" w:sz="0" w:space="0" w:color="auto"/>
            <w:bottom w:val="none" w:sz="0" w:space="0" w:color="auto"/>
            <w:right w:val="none" w:sz="0" w:space="0" w:color="auto"/>
          </w:divBdr>
        </w:div>
        <w:div w:id="774399921">
          <w:marLeft w:val="640"/>
          <w:marRight w:val="0"/>
          <w:marTop w:val="0"/>
          <w:marBottom w:val="0"/>
          <w:divBdr>
            <w:top w:val="none" w:sz="0" w:space="0" w:color="auto"/>
            <w:left w:val="none" w:sz="0" w:space="0" w:color="auto"/>
            <w:bottom w:val="none" w:sz="0" w:space="0" w:color="auto"/>
            <w:right w:val="none" w:sz="0" w:space="0" w:color="auto"/>
          </w:divBdr>
        </w:div>
        <w:div w:id="778917116">
          <w:marLeft w:val="640"/>
          <w:marRight w:val="0"/>
          <w:marTop w:val="0"/>
          <w:marBottom w:val="0"/>
          <w:divBdr>
            <w:top w:val="none" w:sz="0" w:space="0" w:color="auto"/>
            <w:left w:val="none" w:sz="0" w:space="0" w:color="auto"/>
            <w:bottom w:val="none" w:sz="0" w:space="0" w:color="auto"/>
            <w:right w:val="none" w:sz="0" w:space="0" w:color="auto"/>
          </w:divBdr>
        </w:div>
        <w:div w:id="896624133">
          <w:marLeft w:val="640"/>
          <w:marRight w:val="0"/>
          <w:marTop w:val="0"/>
          <w:marBottom w:val="0"/>
          <w:divBdr>
            <w:top w:val="none" w:sz="0" w:space="0" w:color="auto"/>
            <w:left w:val="none" w:sz="0" w:space="0" w:color="auto"/>
            <w:bottom w:val="none" w:sz="0" w:space="0" w:color="auto"/>
            <w:right w:val="none" w:sz="0" w:space="0" w:color="auto"/>
          </w:divBdr>
        </w:div>
        <w:div w:id="817306655">
          <w:marLeft w:val="640"/>
          <w:marRight w:val="0"/>
          <w:marTop w:val="0"/>
          <w:marBottom w:val="0"/>
          <w:divBdr>
            <w:top w:val="none" w:sz="0" w:space="0" w:color="auto"/>
            <w:left w:val="none" w:sz="0" w:space="0" w:color="auto"/>
            <w:bottom w:val="none" w:sz="0" w:space="0" w:color="auto"/>
            <w:right w:val="none" w:sz="0" w:space="0" w:color="auto"/>
          </w:divBdr>
        </w:div>
        <w:div w:id="1681345608">
          <w:marLeft w:val="640"/>
          <w:marRight w:val="0"/>
          <w:marTop w:val="0"/>
          <w:marBottom w:val="0"/>
          <w:divBdr>
            <w:top w:val="none" w:sz="0" w:space="0" w:color="auto"/>
            <w:left w:val="none" w:sz="0" w:space="0" w:color="auto"/>
            <w:bottom w:val="none" w:sz="0" w:space="0" w:color="auto"/>
            <w:right w:val="none" w:sz="0" w:space="0" w:color="auto"/>
          </w:divBdr>
        </w:div>
        <w:div w:id="1177965130">
          <w:marLeft w:val="640"/>
          <w:marRight w:val="0"/>
          <w:marTop w:val="0"/>
          <w:marBottom w:val="0"/>
          <w:divBdr>
            <w:top w:val="none" w:sz="0" w:space="0" w:color="auto"/>
            <w:left w:val="none" w:sz="0" w:space="0" w:color="auto"/>
            <w:bottom w:val="none" w:sz="0" w:space="0" w:color="auto"/>
            <w:right w:val="none" w:sz="0" w:space="0" w:color="auto"/>
          </w:divBdr>
        </w:div>
        <w:div w:id="704524440">
          <w:marLeft w:val="640"/>
          <w:marRight w:val="0"/>
          <w:marTop w:val="0"/>
          <w:marBottom w:val="0"/>
          <w:divBdr>
            <w:top w:val="none" w:sz="0" w:space="0" w:color="auto"/>
            <w:left w:val="none" w:sz="0" w:space="0" w:color="auto"/>
            <w:bottom w:val="none" w:sz="0" w:space="0" w:color="auto"/>
            <w:right w:val="none" w:sz="0" w:space="0" w:color="auto"/>
          </w:divBdr>
        </w:div>
        <w:div w:id="605356698">
          <w:marLeft w:val="640"/>
          <w:marRight w:val="0"/>
          <w:marTop w:val="0"/>
          <w:marBottom w:val="0"/>
          <w:divBdr>
            <w:top w:val="none" w:sz="0" w:space="0" w:color="auto"/>
            <w:left w:val="none" w:sz="0" w:space="0" w:color="auto"/>
            <w:bottom w:val="none" w:sz="0" w:space="0" w:color="auto"/>
            <w:right w:val="none" w:sz="0" w:space="0" w:color="auto"/>
          </w:divBdr>
        </w:div>
        <w:div w:id="373773389">
          <w:marLeft w:val="640"/>
          <w:marRight w:val="0"/>
          <w:marTop w:val="0"/>
          <w:marBottom w:val="0"/>
          <w:divBdr>
            <w:top w:val="none" w:sz="0" w:space="0" w:color="auto"/>
            <w:left w:val="none" w:sz="0" w:space="0" w:color="auto"/>
            <w:bottom w:val="none" w:sz="0" w:space="0" w:color="auto"/>
            <w:right w:val="none" w:sz="0" w:space="0" w:color="auto"/>
          </w:divBdr>
        </w:div>
        <w:div w:id="1459451672">
          <w:marLeft w:val="640"/>
          <w:marRight w:val="0"/>
          <w:marTop w:val="0"/>
          <w:marBottom w:val="0"/>
          <w:divBdr>
            <w:top w:val="none" w:sz="0" w:space="0" w:color="auto"/>
            <w:left w:val="none" w:sz="0" w:space="0" w:color="auto"/>
            <w:bottom w:val="none" w:sz="0" w:space="0" w:color="auto"/>
            <w:right w:val="none" w:sz="0" w:space="0" w:color="auto"/>
          </w:divBdr>
        </w:div>
        <w:div w:id="1578901225">
          <w:marLeft w:val="640"/>
          <w:marRight w:val="0"/>
          <w:marTop w:val="0"/>
          <w:marBottom w:val="0"/>
          <w:divBdr>
            <w:top w:val="none" w:sz="0" w:space="0" w:color="auto"/>
            <w:left w:val="none" w:sz="0" w:space="0" w:color="auto"/>
            <w:bottom w:val="none" w:sz="0" w:space="0" w:color="auto"/>
            <w:right w:val="none" w:sz="0" w:space="0" w:color="auto"/>
          </w:divBdr>
        </w:div>
        <w:div w:id="1071660557">
          <w:marLeft w:val="640"/>
          <w:marRight w:val="0"/>
          <w:marTop w:val="0"/>
          <w:marBottom w:val="0"/>
          <w:divBdr>
            <w:top w:val="none" w:sz="0" w:space="0" w:color="auto"/>
            <w:left w:val="none" w:sz="0" w:space="0" w:color="auto"/>
            <w:bottom w:val="none" w:sz="0" w:space="0" w:color="auto"/>
            <w:right w:val="none" w:sz="0" w:space="0" w:color="auto"/>
          </w:divBdr>
        </w:div>
        <w:div w:id="1150706642">
          <w:marLeft w:val="640"/>
          <w:marRight w:val="0"/>
          <w:marTop w:val="0"/>
          <w:marBottom w:val="0"/>
          <w:divBdr>
            <w:top w:val="none" w:sz="0" w:space="0" w:color="auto"/>
            <w:left w:val="none" w:sz="0" w:space="0" w:color="auto"/>
            <w:bottom w:val="none" w:sz="0" w:space="0" w:color="auto"/>
            <w:right w:val="none" w:sz="0" w:space="0" w:color="auto"/>
          </w:divBdr>
        </w:div>
        <w:div w:id="1845626870">
          <w:marLeft w:val="640"/>
          <w:marRight w:val="0"/>
          <w:marTop w:val="0"/>
          <w:marBottom w:val="0"/>
          <w:divBdr>
            <w:top w:val="none" w:sz="0" w:space="0" w:color="auto"/>
            <w:left w:val="none" w:sz="0" w:space="0" w:color="auto"/>
            <w:bottom w:val="none" w:sz="0" w:space="0" w:color="auto"/>
            <w:right w:val="none" w:sz="0" w:space="0" w:color="auto"/>
          </w:divBdr>
        </w:div>
        <w:div w:id="300041599">
          <w:marLeft w:val="640"/>
          <w:marRight w:val="0"/>
          <w:marTop w:val="0"/>
          <w:marBottom w:val="0"/>
          <w:divBdr>
            <w:top w:val="none" w:sz="0" w:space="0" w:color="auto"/>
            <w:left w:val="none" w:sz="0" w:space="0" w:color="auto"/>
            <w:bottom w:val="none" w:sz="0" w:space="0" w:color="auto"/>
            <w:right w:val="none" w:sz="0" w:space="0" w:color="auto"/>
          </w:divBdr>
        </w:div>
        <w:div w:id="1513253932">
          <w:marLeft w:val="640"/>
          <w:marRight w:val="0"/>
          <w:marTop w:val="0"/>
          <w:marBottom w:val="0"/>
          <w:divBdr>
            <w:top w:val="none" w:sz="0" w:space="0" w:color="auto"/>
            <w:left w:val="none" w:sz="0" w:space="0" w:color="auto"/>
            <w:bottom w:val="none" w:sz="0" w:space="0" w:color="auto"/>
            <w:right w:val="none" w:sz="0" w:space="0" w:color="auto"/>
          </w:divBdr>
        </w:div>
        <w:div w:id="1933126780">
          <w:marLeft w:val="640"/>
          <w:marRight w:val="0"/>
          <w:marTop w:val="0"/>
          <w:marBottom w:val="0"/>
          <w:divBdr>
            <w:top w:val="none" w:sz="0" w:space="0" w:color="auto"/>
            <w:left w:val="none" w:sz="0" w:space="0" w:color="auto"/>
            <w:bottom w:val="none" w:sz="0" w:space="0" w:color="auto"/>
            <w:right w:val="none" w:sz="0" w:space="0" w:color="auto"/>
          </w:divBdr>
        </w:div>
        <w:div w:id="1959993675">
          <w:marLeft w:val="640"/>
          <w:marRight w:val="0"/>
          <w:marTop w:val="0"/>
          <w:marBottom w:val="0"/>
          <w:divBdr>
            <w:top w:val="none" w:sz="0" w:space="0" w:color="auto"/>
            <w:left w:val="none" w:sz="0" w:space="0" w:color="auto"/>
            <w:bottom w:val="none" w:sz="0" w:space="0" w:color="auto"/>
            <w:right w:val="none" w:sz="0" w:space="0" w:color="auto"/>
          </w:divBdr>
        </w:div>
        <w:div w:id="1179544965">
          <w:marLeft w:val="640"/>
          <w:marRight w:val="0"/>
          <w:marTop w:val="0"/>
          <w:marBottom w:val="0"/>
          <w:divBdr>
            <w:top w:val="none" w:sz="0" w:space="0" w:color="auto"/>
            <w:left w:val="none" w:sz="0" w:space="0" w:color="auto"/>
            <w:bottom w:val="none" w:sz="0" w:space="0" w:color="auto"/>
            <w:right w:val="none" w:sz="0" w:space="0" w:color="auto"/>
          </w:divBdr>
        </w:div>
        <w:div w:id="1167553663">
          <w:marLeft w:val="640"/>
          <w:marRight w:val="0"/>
          <w:marTop w:val="0"/>
          <w:marBottom w:val="0"/>
          <w:divBdr>
            <w:top w:val="none" w:sz="0" w:space="0" w:color="auto"/>
            <w:left w:val="none" w:sz="0" w:space="0" w:color="auto"/>
            <w:bottom w:val="none" w:sz="0" w:space="0" w:color="auto"/>
            <w:right w:val="none" w:sz="0" w:space="0" w:color="auto"/>
          </w:divBdr>
        </w:div>
        <w:div w:id="1301351282">
          <w:marLeft w:val="640"/>
          <w:marRight w:val="0"/>
          <w:marTop w:val="0"/>
          <w:marBottom w:val="0"/>
          <w:divBdr>
            <w:top w:val="none" w:sz="0" w:space="0" w:color="auto"/>
            <w:left w:val="none" w:sz="0" w:space="0" w:color="auto"/>
            <w:bottom w:val="none" w:sz="0" w:space="0" w:color="auto"/>
            <w:right w:val="none" w:sz="0" w:space="0" w:color="auto"/>
          </w:divBdr>
        </w:div>
        <w:div w:id="828594255">
          <w:marLeft w:val="640"/>
          <w:marRight w:val="0"/>
          <w:marTop w:val="0"/>
          <w:marBottom w:val="0"/>
          <w:divBdr>
            <w:top w:val="none" w:sz="0" w:space="0" w:color="auto"/>
            <w:left w:val="none" w:sz="0" w:space="0" w:color="auto"/>
            <w:bottom w:val="none" w:sz="0" w:space="0" w:color="auto"/>
            <w:right w:val="none" w:sz="0" w:space="0" w:color="auto"/>
          </w:divBdr>
        </w:div>
        <w:div w:id="336200457">
          <w:marLeft w:val="640"/>
          <w:marRight w:val="0"/>
          <w:marTop w:val="0"/>
          <w:marBottom w:val="0"/>
          <w:divBdr>
            <w:top w:val="none" w:sz="0" w:space="0" w:color="auto"/>
            <w:left w:val="none" w:sz="0" w:space="0" w:color="auto"/>
            <w:bottom w:val="none" w:sz="0" w:space="0" w:color="auto"/>
            <w:right w:val="none" w:sz="0" w:space="0" w:color="auto"/>
          </w:divBdr>
        </w:div>
        <w:div w:id="919366930">
          <w:marLeft w:val="640"/>
          <w:marRight w:val="0"/>
          <w:marTop w:val="0"/>
          <w:marBottom w:val="0"/>
          <w:divBdr>
            <w:top w:val="none" w:sz="0" w:space="0" w:color="auto"/>
            <w:left w:val="none" w:sz="0" w:space="0" w:color="auto"/>
            <w:bottom w:val="none" w:sz="0" w:space="0" w:color="auto"/>
            <w:right w:val="none" w:sz="0" w:space="0" w:color="auto"/>
          </w:divBdr>
        </w:div>
        <w:div w:id="394013885">
          <w:marLeft w:val="640"/>
          <w:marRight w:val="0"/>
          <w:marTop w:val="0"/>
          <w:marBottom w:val="0"/>
          <w:divBdr>
            <w:top w:val="none" w:sz="0" w:space="0" w:color="auto"/>
            <w:left w:val="none" w:sz="0" w:space="0" w:color="auto"/>
            <w:bottom w:val="none" w:sz="0" w:space="0" w:color="auto"/>
            <w:right w:val="none" w:sz="0" w:space="0" w:color="auto"/>
          </w:divBdr>
        </w:div>
        <w:div w:id="1028334228">
          <w:marLeft w:val="640"/>
          <w:marRight w:val="0"/>
          <w:marTop w:val="0"/>
          <w:marBottom w:val="0"/>
          <w:divBdr>
            <w:top w:val="none" w:sz="0" w:space="0" w:color="auto"/>
            <w:left w:val="none" w:sz="0" w:space="0" w:color="auto"/>
            <w:bottom w:val="none" w:sz="0" w:space="0" w:color="auto"/>
            <w:right w:val="none" w:sz="0" w:space="0" w:color="auto"/>
          </w:divBdr>
        </w:div>
        <w:div w:id="274679212">
          <w:marLeft w:val="640"/>
          <w:marRight w:val="0"/>
          <w:marTop w:val="0"/>
          <w:marBottom w:val="0"/>
          <w:divBdr>
            <w:top w:val="none" w:sz="0" w:space="0" w:color="auto"/>
            <w:left w:val="none" w:sz="0" w:space="0" w:color="auto"/>
            <w:bottom w:val="none" w:sz="0" w:space="0" w:color="auto"/>
            <w:right w:val="none" w:sz="0" w:space="0" w:color="auto"/>
          </w:divBdr>
        </w:div>
        <w:div w:id="2140805696">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54761944">
      <w:marLeft w:val="0"/>
      <w:marRight w:val="0"/>
      <w:marTop w:val="0"/>
      <w:marBottom w:val="0"/>
      <w:divBdr>
        <w:top w:val="none" w:sz="0" w:space="0" w:color="auto"/>
        <w:left w:val="none" w:sz="0" w:space="0" w:color="auto"/>
        <w:bottom w:val="none" w:sz="0" w:space="0" w:color="auto"/>
        <w:right w:val="none" w:sz="0" w:space="0" w:color="auto"/>
      </w:divBdr>
    </w:div>
    <w:div w:id="1859156074">
      <w:bodyDiv w:val="1"/>
      <w:marLeft w:val="0"/>
      <w:marRight w:val="0"/>
      <w:marTop w:val="0"/>
      <w:marBottom w:val="0"/>
      <w:divBdr>
        <w:top w:val="none" w:sz="0" w:space="0" w:color="auto"/>
        <w:left w:val="none" w:sz="0" w:space="0" w:color="auto"/>
        <w:bottom w:val="none" w:sz="0" w:space="0" w:color="auto"/>
        <w:right w:val="none" w:sz="0" w:space="0" w:color="auto"/>
      </w:divBdr>
      <w:divsChild>
        <w:div w:id="628586587">
          <w:marLeft w:val="640"/>
          <w:marRight w:val="0"/>
          <w:marTop w:val="0"/>
          <w:marBottom w:val="0"/>
          <w:divBdr>
            <w:top w:val="none" w:sz="0" w:space="0" w:color="auto"/>
            <w:left w:val="none" w:sz="0" w:space="0" w:color="auto"/>
            <w:bottom w:val="none" w:sz="0" w:space="0" w:color="auto"/>
            <w:right w:val="none" w:sz="0" w:space="0" w:color="auto"/>
          </w:divBdr>
        </w:div>
        <w:div w:id="124544660">
          <w:marLeft w:val="640"/>
          <w:marRight w:val="0"/>
          <w:marTop w:val="0"/>
          <w:marBottom w:val="0"/>
          <w:divBdr>
            <w:top w:val="none" w:sz="0" w:space="0" w:color="auto"/>
            <w:left w:val="none" w:sz="0" w:space="0" w:color="auto"/>
            <w:bottom w:val="none" w:sz="0" w:space="0" w:color="auto"/>
            <w:right w:val="none" w:sz="0" w:space="0" w:color="auto"/>
          </w:divBdr>
        </w:div>
        <w:div w:id="1672440442">
          <w:marLeft w:val="640"/>
          <w:marRight w:val="0"/>
          <w:marTop w:val="0"/>
          <w:marBottom w:val="0"/>
          <w:divBdr>
            <w:top w:val="none" w:sz="0" w:space="0" w:color="auto"/>
            <w:left w:val="none" w:sz="0" w:space="0" w:color="auto"/>
            <w:bottom w:val="none" w:sz="0" w:space="0" w:color="auto"/>
            <w:right w:val="none" w:sz="0" w:space="0" w:color="auto"/>
          </w:divBdr>
        </w:div>
        <w:div w:id="1768118244">
          <w:marLeft w:val="640"/>
          <w:marRight w:val="0"/>
          <w:marTop w:val="0"/>
          <w:marBottom w:val="0"/>
          <w:divBdr>
            <w:top w:val="none" w:sz="0" w:space="0" w:color="auto"/>
            <w:left w:val="none" w:sz="0" w:space="0" w:color="auto"/>
            <w:bottom w:val="none" w:sz="0" w:space="0" w:color="auto"/>
            <w:right w:val="none" w:sz="0" w:space="0" w:color="auto"/>
          </w:divBdr>
        </w:div>
        <w:div w:id="366370444">
          <w:marLeft w:val="640"/>
          <w:marRight w:val="0"/>
          <w:marTop w:val="0"/>
          <w:marBottom w:val="0"/>
          <w:divBdr>
            <w:top w:val="none" w:sz="0" w:space="0" w:color="auto"/>
            <w:left w:val="none" w:sz="0" w:space="0" w:color="auto"/>
            <w:bottom w:val="none" w:sz="0" w:space="0" w:color="auto"/>
            <w:right w:val="none" w:sz="0" w:space="0" w:color="auto"/>
          </w:divBdr>
        </w:div>
        <w:div w:id="1436443011">
          <w:marLeft w:val="640"/>
          <w:marRight w:val="0"/>
          <w:marTop w:val="0"/>
          <w:marBottom w:val="0"/>
          <w:divBdr>
            <w:top w:val="none" w:sz="0" w:space="0" w:color="auto"/>
            <w:left w:val="none" w:sz="0" w:space="0" w:color="auto"/>
            <w:bottom w:val="none" w:sz="0" w:space="0" w:color="auto"/>
            <w:right w:val="none" w:sz="0" w:space="0" w:color="auto"/>
          </w:divBdr>
        </w:div>
        <w:div w:id="1235895407">
          <w:marLeft w:val="640"/>
          <w:marRight w:val="0"/>
          <w:marTop w:val="0"/>
          <w:marBottom w:val="0"/>
          <w:divBdr>
            <w:top w:val="none" w:sz="0" w:space="0" w:color="auto"/>
            <w:left w:val="none" w:sz="0" w:space="0" w:color="auto"/>
            <w:bottom w:val="none" w:sz="0" w:space="0" w:color="auto"/>
            <w:right w:val="none" w:sz="0" w:space="0" w:color="auto"/>
          </w:divBdr>
        </w:div>
        <w:div w:id="220555130">
          <w:marLeft w:val="640"/>
          <w:marRight w:val="0"/>
          <w:marTop w:val="0"/>
          <w:marBottom w:val="0"/>
          <w:divBdr>
            <w:top w:val="none" w:sz="0" w:space="0" w:color="auto"/>
            <w:left w:val="none" w:sz="0" w:space="0" w:color="auto"/>
            <w:bottom w:val="none" w:sz="0" w:space="0" w:color="auto"/>
            <w:right w:val="none" w:sz="0" w:space="0" w:color="auto"/>
          </w:divBdr>
        </w:div>
        <w:div w:id="1552156448">
          <w:marLeft w:val="640"/>
          <w:marRight w:val="0"/>
          <w:marTop w:val="0"/>
          <w:marBottom w:val="0"/>
          <w:divBdr>
            <w:top w:val="none" w:sz="0" w:space="0" w:color="auto"/>
            <w:left w:val="none" w:sz="0" w:space="0" w:color="auto"/>
            <w:bottom w:val="none" w:sz="0" w:space="0" w:color="auto"/>
            <w:right w:val="none" w:sz="0" w:space="0" w:color="auto"/>
          </w:divBdr>
        </w:div>
        <w:div w:id="168755257">
          <w:marLeft w:val="640"/>
          <w:marRight w:val="0"/>
          <w:marTop w:val="0"/>
          <w:marBottom w:val="0"/>
          <w:divBdr>
            <w:top w:val="none" w:sz="0" w:space="0" w:color="auto"/>
            <w:left w:val="none" w:sz="0" w:space="0" w:color="auto"/>
            <w:bottom w:val="none" w:sz="0" w:space="0" w:color="auto"/>
            <w:right w:val="none" w:sz="0" w:space="0" w:color="auto"/>
          </w:divBdr>
        </w:div>
        <w:div w:id="1232960211">
          <w:marLeft w:val="640"/>
          <w:marRight w:val="0"/>
          <w:marTop w:val="0"/>
          <w:marBottom w:val="0"/>
          <w:divBdr>
            <w:top w:val="none" w:sz="0" w:space="0" w:color="auto"/>
            <w:left w:val="none" w:sz="0" w:space="0" w:color="auto"/>
            <w:bottom w:val="none" w:sz="0" w:space="0" w:color="auto"/>
            <w:right w:val="none" w:sz="0" w:space="0" w:color="auto"/>
          </w:divBdr>
        </w:div>
        <w:div w:id="522789963">
          <w:marLeft w:val="640"/>
          <w:marRight w:val="0"/>
          <w:marTop w:val="0"/>
          <w:marBottom w:val="0"/>
          <w:divBdr>
            <w:top w:val="none" w:sz="0" w:space="0" w:color="auto"/>
            <w:left w:val="none" w:sz="0" w:space="0" w:color="auto"/>
            <w:bottom w:val="none" w:sz="0" w:space="0" w:color="auto"/>
            <w:right w:val="none" w:sz="0" w:space="0" w:color="auto"/>
          </w:divBdr>
        </w:div>
        <w:div w:id="1933009515">
          <w:marLeft w:val="640"/>
          <w:marRight w:val="0"/>
          <w:marTop w:val="0"/>
          <w:marBottom w:val="0"/>
          <w:divBdr>
            <w:top w:val="none" w:sz="0" w:space="0" w:color="auto"/>
            <w:left w:val="none" w:sz="0" w:space="0" w:color="auto"/>
            <w:bottom w:val="none" w:sz="0" w:space="0" w:color="auto"/>
            <w:right w:val="none" w:sz="0" w:space="0" w:color="auto"/>
          </w:divBdr>
        </w:div>
        <w:div w:id="1572353864">
          <w:marLeft w:val="640"/>
          <w:marRight w:val="0"/>
          <w:marTop w:val="0"/>
          <w:marBottom w:val="0"/>
          <w:divBdr>
            <w:top w:val="none" w:sz="0" w:space="0" w:color="auto"/>
            <w:left w:val="none" w:sz="0" w:space="0" w:color="auto"/>
            <w:bottom w:val="none" w:sz="0" w:space="0" w:color="auto"/>
            <w:right w:val="none" w:sz="0" w:space="0" w:color="auto"/>
          </w:divBdr>
        </w:div>
        <w:div w:id="1468275165">
          <w:marLeft w:val="640"/>
          <w:marRight w:val="0"/>
          <w:marTop w:val="0"/>
          <w:marBottom w:val="0"/>
          <w:divBdr>
            <w:top w:val="none" w:sz="0" w:space="0" w:color="auto"/>
            <w:left w:val="none" w:sz="0" w:space="0" w:color="auto"/>
            <w:bottom w:val="none" w:sz="0" w:space="0" w:color="auto"/>
            <w:right w:val="none" w:sz="0" w:space="0" w:color="auto"/>
          </w:divBdr>
        </w:div>
        <w:div w:id="1030227852">
          <w:marLeft w:val="640"/>
          <w:marRight w:val="0"/>
          <w:marTop w:val="0"/>
          <w:marBottom w:val="0"/>
          <w:divBdr>
            <w:top w:val="none" w:sz="0" w:space="0" w:color="auto"/>
            <w:left w:val="none" w:sz="0" w:space="0" w:color="auto"/>
            <w:bottom w:val="none" w:sz="0" w:space="0" w:color="auto"/>
            <w:right w:val="none" w:sz="0" w:space="0" w:color="auto"/>
          </w:divBdr>
        </w:div>
        <w:div w:id="833955513">
          <w:marLeft w:val="640"/>
          <w:marRight w:val="0"/>
          <w:marTop w:val="0"/>
          <w:marBottom w:val="0"/>
          <w:divBdr>
            <w:top w:val="none" w:sz="0" w:space="0" w:color="auto"/>
            <w:left w:val="none" w:sz="0" w:space="0" w:color="auto"/>
            <w:bottom w:val="none" w:sz="0" w:space="0" w:color="auto"/>
            <w:right w:val="none" w:sz="0" w:space="0" w:color="auto"/>
          </w:divBdr>
        </w:div>
        <w:div w:id="1955481345">
          <w:marLeft w:val="640"/>
          <w:marRight w:val="0"/>
          <w:marTop w:val="0"/>
          <w:marBottom w:val="0"/>
          <w:divBdr>
            <w:top w:val="none" w:sz="0" w:space="0" w:color="auto"/>
            <w:left w:val="none" w:sz="0" w:space="0" w:color="auto"/>
            <w:bottom w:val="none" w:sz="0" w:space="0" w:color="auto"/>
            <w:right w:val="none" w:sz="0" w:space="0" w:color="auto"/>
          </w:divBdr>
        </w:div>
        <w:div w:id="1363170868">
          <w:marLeft w:val="640"/>
          <w:marRight w:val="0"/>
          <w:marTop w:val="0"/>
          <w:marBottom w:val="0"/>
          <w:divBdr>
            <w:top w:val="none" w:sz="0" w:space="0" w:color="auto"/>
            <w:left w:val="none" w:sz="0" w:space="0" w:color="auto"/>
            <w:bottom w:val="none" w:sz="0" w:space="0" w:color="auto"/>
            <w:right w:val="none" w:sz="0" w:space="0" w:color="auto"/>
          </w:divBdr>
        </w:div>
        <w:div w:id="2137868101">
          <w:marLeft w:val="640"/>
          <w:marRight w:val="0"/>
          <w:marTop w:val="0"/>
          <w:marBottom w:val="0"/>
          <w:divBdr>
            <w:top w:val="none" w:sz="0" w:space="0" w:color="auto"/>
            <w:left w:val="none" w:sz="0" w:space="0" w:color="auto"/>
            <w:bottom w:val="none" w:sz="0" w:space="0" w:color="auto"/>
            <w:right w:val="none" w:sz="0" w:space="0" w:color="auto"/>
          </w:divBdr>
        </w:div>
        <w:div w:id="584999599">
          <w:marLeft w:val="640"/>
          <w:marRight w:val="0"/>
          <w:marTop w:val="0"/>
          <w:marBottom w:val="0"/>
          <w:divBdr>
            <w:top w:val="none" w:sz="0" w:space="0" w:color="auto"/>
            <w:left w:val="none" w:sz="0" w:space="0" w:color="auto"/>
            <w:bottom w:val="none" w:sz="0" w:space="0" w:color="auto"/>
            <w:right w:val="none" w:sz="0" w:space="0" w:color="auto"/>
          </w:divBdr>
        </w:div>
        <w:div w:id="125513689">
          <w:marLeft w:val="640"/>
          <w:marRight w:val="0"/>
          <w:marTop w:val="0"/>
          <w:marBottom w:val="0"/>
          <w:divBdr>
            <w:top w:val="none" w:sz="0" w:space="0" w:color="auto"/>
            <w:left w:val="none" w:sz="0" w:space="0" w:color="auto"/>
            <w:bottom w:val="none" w:sz="0" w:space="0" w:color="auto"/>
            <w:right w:val="none" w:sz="0" w:space="0" w:color="auto"/>
          </w:divBdr>
        </w:div>
        <w:div w:id="33584982">
          <w:marLeft w:val="640"/>
          <w:marRight w:val="0"/>
          <w:marTop w:val="0"/>
          <w:marBottom w:val="0"/>
          <w:divBdr>
            <w:top w:val="none" w:sz="0" w:space="0" w:color="auto"/>
            <w:left w:val="none" w:sz="0" w:space="0" w:color="auto"/>
            <w:bottom w:val="none" w:sz="0" w:space="0" w:color="auto"/>
            <w:right w:val="none" w:sz="0" w:space="0" w:color="auto"/>
          </w:divBdr>
        </w:div>
        <w:div w:id="967122531">
          <w:marLeft w:val="640"/>
          <w:marRight w:val="0"/>
          <w:marTop w:val="0"/>
          <w:marBottom w:val="0"/>
          <w:divBdr>
            <w:top w:val="none" w:sz="0" w:space="0" w:color="auto"/>
            <w:left w:val="none" w:sz="0" w:space="0" w:color="auto"/>
            <w:bottom w:val="none" w:sz="0" w:space="0" w:color="auto"/>
            <w:right w:val="none" w:sz="0" w:space="0" w:color="auto"/>
          </w:divBdr>
        </w:div>
        <w:div w:id="1926571135">
          <w:marLeft w:val="640"/>
          <w:marRight w:val="0"/>
          <w:marTop w:val="0"/>
          <w:marBottom w:val="0"/>
          <w:divBdr>
            <w:top w:val="none" w:sz="0" w:space="0" w:color="auto"/>
            <w:left w:val="none" w:sz="0" w:space="0" w:color="auto"/>
            <w:bottom w:val="none" w:sz="0" w:space="0" w:color="auto"/>
            <w:right w:val="none" w:sz="0" w:space="0" w:color="auto"/>
          </w:divBdr>
        </w:div>
        <w:div w:id="1240404392">
          <w:marLeft w:val="640"/>
          <w:marRight w:val="0"/>
          <w:marTop w:val="0"/>
          <w:marBottom w:val="0"/>
          <w:divBdr>
            <w:top w:val="none" w:sz="0" w:space="0" w:color="auto"/>
            <w:left w:val="none" w:sz="0" w:space="0" w:color="auto"/>
            <w:bottom w:val="none" w:sz="0" w:space="0" w:color="auto"/>
            <w:right w:val="none" w:sz="0" w:space="0" w:color="auto"/>
          </w:divBdr>
        </w:div>
        <w:div w:id="1807967437">
          <w:marLeft w:val="640"/>
          <w:marRight w:val="0"/>
          <w:marTop w:val="0"/>
          <w:marBottom w:val="0"/>
          <w:divBdr>
            <w:top w:val="none" w:sz="0" w:space="0" w:color="auto"/>
            <w:left w:val="none" w:sz="0" w:space="0" w:color="auto"/>
            <w:bottom w:val="none" w:sz="0" w:space="0" w:color="auto"/>
            <w:right w:val="none" w:sz="0" w:space="0" w:color="auto"/>
          </w:divBdr>
        </w:div>
        <w:div w:id="624893458">
          <w:marLeft w:val="640"/>
          <w:marRight w:val="0"/>
          <w:marTop w:val="0"/>
          <w:marBottom w:val="0"/>
          <w:divBdr>
            <w:top w:val="none" w:sz="0" w:space="0" w:color="auto"/>
            <w:left w:val="none" w:sz="0" w:space="0" w:color="auto"/>
            <w:bottom w:val="none" w:sz="0" w:space="0" w:color="auto"/>
            <w:right w:val="none" w:sz="0" w:space="0" w:color="auto"/>
          </w:divBdr>
        </w:div>
        <w:div w:id="1128350771">
          <w:marLeft w:val="640"/>
          <w:marRight w:val="0"/>
          <w:marTop w:val="0"/>
          <w:marBottom w:val="0"/>
          <w:divBdr>
            <w:top w:val="none" w:sz="0" w:space="0" w:color="auto"/>
            <w:left w:val="none" w:sz="0" w:space="0" w:color="auto"/>
            <w:bottom w:val="none" w:sz="0" w:space="0" w:color="auto"/>
            <w:right w:val="none" w:sz="0" w:space="0" w:color="auto"/>
          </w:divBdr>
        </w:div>
        <w:div w:id="1870606353">
          <w:marLeft w:val="640"/>
          <w:marRight w:val="0"/>
          <w:marTop w:val="0"/>
          <w:marBottom w:val="0"/>
          <w:divBdr>
            <w:top w:val="none" w:sz="0" w:space="0" w:color="auto"/>
            <w:left w:val="none" w:sz="0" w:space="0" w:color="auto"/>
            <w:bottom w:val="none" w:sz="0" w:space="0" w:color="auto"/>
            <w:right w:val="none" w:sz="0" w:space="0" w:color="auto"/>
          </w:divBdr>
        </w:div>
        <w:div w:id="1717075198">
          <w:marLeft w:val="640"/>
          <w:marRight w:val="0"/>
          <w:marTop w:val="0"/>
          <w:marBottom w:val="0"/>
          <w:divBdr>
            <w:top w:val="none" w:sz="0" w:space="0" w:color="auto"/>
            <w:left w:val="none" w:sz="0" w:space="0" w:color="auto"/>
            <w:bottom w:val="none" w:sz="0" w:space="0" w:color="auto"/>
            <w:right w:val="none" w:sz="0" w:space="0" w:color="auto"/>
          </w:divBdr>
        </w:div>
        <w:div w:id="1360886255">
          <w:marLeft w:val="640"/>
          <w:marRight w:val="0"/>
          <w:marTop w:val="0"/>
          <w:marBottom w:val="0"/>
          <w:divBdr>
            <w:top w:val="none" w:sz="0" w:space="0" w:color="auto"/>
            <w:left w:val="none" w:sz="0" w:space="0" w:color="auto"/>
            <w:bottom w:val="none" w:sz="0" w:space="0" w:color="auto"/>
            <w:right w:val="none" w:sz="0" w:space="0" w:color="auto"/>
          </w:divBdr>
        </w:div>
        <w:div w:id="2120056616">
          <w:marLeft w:val="640"/>
          <w:marRight w:val="0"/>
          <w:marTop w:val="0"/>
          <w:marBottom w:val="0"/>
          <w:divBdr>
            <w:top w:val="none" w:sz="0" w:space="0" w:color="auto"/>
            <w:left w:val="none" w:sz="0" w:space="0" w:color="auto"/>
            <w:bottom w:val="none" w:sz="0" w:space="0" w:color="auto"/>
            <w:right w:val="none" w:sz="0" w:space="0" w:color="auto"/>
          </w:divBdr>
        </w:div>
        <w:div w:id="1437872632">
          <w:marLeft w:val="640"/>
          <w:marRight w:val="0"/>
          <w:marTop w:val="0"/>
          <w:marBottom w:val="0"/>
          <w:divBdr>
            <w:top w:val="none" w:sz="0" w:space="0" w:color="auto"/>
            <w:left w:val="none" w:sz="0" w:space="0" w:color="auto"/>
            <w:bottom w:val="none" w:sz="0" w:space="0" w:color="auto"/>
            <w:right w:val="none" w:sz="0" w:space="0" w:color="auto"/>
          </w:divBdr>
        </w:div>
        <w:div w:id="1545798631">
          <w:marLeft w:val="640"/>
          <w:marRight w:val="0"/>
          <w:marTop w:val="0"/>
          <w:marBottom w:val="0"/>
          <w:divBdr>
            <w:top w:val="none" w:sz="0" w:space="0" w:color="auto"/>
            <w:left w:val="none" w:sz="0" w:space="0" w:color="auto"/>
            <w:bottom w:val="none" w:sz="0" w:space="0" w:color="auto"/>
            <w:right w:val="none" w:sz="0" w:space="0" w:color="auto"/>
          </w:divBdr>
        </w:div>
        <w:div w:id="1337919762">
          <w:marLeft w:val="640"/>
          <w:marRight w:val="0"/>
          <w:marTop w:val="0"/>
          <w:marBottom w:val="0"/>
          <w:divBdr>
            <w:top w:val="none" w:sz="0" w:space="0" w:color="auto"/>
            <w:left w:val="none" w:sz="0" w:space="0" w:color="auto"/>
            <w:bottom w:val="none" w:sz="0" w:space="0" w:color="auto"/>
            <w:right w:val="none" w:sz="0" w:space="0" w:color="auto"/>
          </w:divBdr>
        </w:div>
        <w:div w:id="611667510">
          <w:marLeft w:val="640"/>
          <w:marRight w:val="0"/>
          <w:marTop w:val="0"/>
          <w:marBottom w:val="0"/>
          <w:divBdr>
            <w:top w:val="none" w:sz="0" w:space="0" w:color="auto"/>
            <w:left w:val="none" w:sz="0" w:space="0" w:color="auto"/>
            <w:bottom w:val="none" w:sz="0" w:space="0" w:color="auto"/>
            <w:right w:val="none" w:sz="0" w:space="0" w:color="auto"/>
          </w:divBdr>
        </w:div>
        <w:div w:id="559680203">
          <w:marLeft w:val="640"/>
          <w:marRight w:val="0"/>
          <w:marTop w:val="0"/>
          <w:marBottom w:val="0"/>
          <w:divBdr>
            <w:top w:val="none" w:sz="0" w:space="0" w:color="auto"/>
            <w:left w:val="none" w:sz="0" w:space="0" w:color="auto"/>
            <w:bottom w:val="none" w:sz="0" w:space="0" w:color="auto"/>
            <w:right w:val="none" w:sz="0" w:space="0" w:color="auto"/>
          </w:divBdr>
        </w:div>
        <w:div w:id="838814155">
          <w:marLeft w:val="640"/>
          <w:marRight w:val="0"/>
          <w:marTop w:val="0"/>
          <w:marBottom w:val="0"/>
          <w:divBdr>
            <w:top w:val="none" w:sz="0" w:space="0" w:color="auto"/>
            <w:left w:val="none" w:sz="0" w:space="0" w:color="auto"/>
            <w:bottom w:val="none" w:sz="0" w:space="0" w:color="auto"/>
            <w:right w:val="none" w:sz="0" w:space="0" w:color="auto"/>
          </w:divBdr>
        </w:div>
        <w:div w:id="1847133599">
          <w:marLeft w:val="640"/>
          <w:marRight w:val="0"/>
          <w:marTop w:val="0"/>
          <w:marBottom w:val="0"/>
          <w:divBdr>
            <w:top w:val="none" w:sz="0" w:space="0" w:color="auto"/>
            <w:left w:val="none" w:sz="0" w:space="0" w:color="auto"/>
            <w:bottom w:val="none" w:sz="0" w:space="0" w:color="auto"/>
            <w:right w:val="none" w:sz="0" w:space="0" w:color="auto"/>
          </w:divBdr>
        </w:div>
        <w:div w:id="1271280216">
          <w:marLeft w:val="640"/>
          <w:marRight w:val="0"/>
          <w:marTop w:val="0"/>
          <w:marBottom w:val="0"/>
          <w:divBdr>
            <w:top w:val="none" w:sz="0" w:space="0" w:color="auto"/>
            <w:left w:val="none" w:sz="0" w:space="0" w:color="auto"/>
            <w:bottom w:val="none" w:sz="0" w:space="0" w:color="auto"/>
            <w:right w:val="none" w:sz="0" w:space="0" w:color="auto"/>
          </w:divBdr>
        </w:div>
        <w:div w:id="1723677154">
          <w:marLeft w:val="640"/>
          <w:marRight w:val="0"/>
          <w:marTop w:val="0"/>
          <w:marBottom w:val="0"/>
          <w:divBdr>
            <w:top w:val="none" w:sz="0" w:space="0" w:color="auto"/>
            <w:left w:val="none" w:sz="0" w:space="0" w:color="auto"/>
            <w:bottom w:val="none" w:sz="0" w:space="0" w:color="auto"/>
            <w:right w:val="none" w:sz="0" w:space="0" w:color="auto"/>
          </w:divBdr>
        </w:div>
        <w:div w:id="1631933276">
          <w:marLeft w:val="640"/>
          <w:marRight w:val="0"/>
          <w:marTop w:val="0"/>
          <w:marBottom w:val="0"/>
          <w:divBdr>
            <w:top w:val="none" w:sz="0" w:space="0" w:color="auto"/>
            <w:left w:val="none" w:sz="0" w:space="0" w:color="auto"/>
            <w:bottom w:val="none" w:sz="0" w:space="0" w:color="auto"/>
            <w:right w:val="none" w:sz="0" w:space="0" w:color="auto"/>
          </w:divBdr>
        </w:div>
        <w:div w:id="1115637777">
          <w:marLeft w:val="640"/>
          <w:marRight w:val="0"/>
          <w:marTop w:val="0"/>
          <w:marBottom w:val="0"/>
          <w:divBdr>
            <w:top w:val="none" w:sz="0" w:space="0" w:color="auto"/>
            <w:left w:val="none" w:sz="0" w:space="0" w:color="auto"/>
            <w:bottom w:val="none" w:sz="0" w:space="0" w:color="auto"/>
            <w:right w:val="none" w:sz="0" w:space="0" w:color="auto"/>
          </w:divBdr>
        </w:div>
      </w:divsChild>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84823517">
      <w:marLeft w:val="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sChild>
        <w:div w:id="1528644505">
          <w:marLeft w:val="640"/>
          <w:marRight w:val="0"/>
          <w:marTop w:val="0"/>
          <w:marBottom w:val="0"/>
          <w:divBdr>
            <w:top w:val="none" w:sz="0" w:space="0" w:color="auto"/>
            <w:left w:val="none" w:sz="0" w:space="0" w:color="auto"/>
            <w:bottom w:val="none" w:sz="0" w:space="0" w:color="auto"/>
            <w:right w:val="none" w:sz="0" w:space="0" w:color="auto"/>
          </w:divBdr>
        </w:div>
        <w:div w:id="1976445259">
          <w:marLeft w:val="640"/>
          <w:marRight w:val="0"/>
          <w:marTop w:val="0"/>
          <w:marBottom w:val="0"/>
          <w:divBdr>
            <w:top w:val="none" w:sz="0" w:space="0" w:color="auto"/>
            <w:left w:val="none" w:sz="0" w:space="0" w:color="auto"/>
            <w:bottom w:val="none" w:sz="0" w:space="0" w:color="auto"/>
            <w:right w:val="none" w:sz="0" w:space="0" w:color="auto"/>
          </w:divBdr>
        </w:div>
        <w:div w:id="668170357">
          <w:marLeft w:val="640"/>
          <w:marRight w:val="0"/>
          <w:marTop w:val="0"/>
          <w:marBottom w:val="0"/>
          <w:divBdr>
            <w:top w:val="none" w:sz="0" w:space="0" w:color="auto"/>
            <w:left w:val="none" w:sz="0" w:space="0" w:color="auto"/>
            <w:bottom w:val="none" w:sz="0" w:space="0" w:color="auto"/>
            <w:right w:val="none" w:sz="0" w:space="0" w:color="auto"/>
          </w:divBdr>
        </w:div>
        <w:div w:id="2106805535">
          <w:marLeft w:val="640"/>
          <w:marRight w:val="0"/>
          <w:marTop w:val="0"/>
          <w:marBottom w:val="0"/>
          <w:divBdr>
            <w:top w:val="none" w:sz="0" w:space="0" w:color="auto"/>
            <w:left w:val="none" w:sz="0" w:space="0" w:color="auto"/>
            <w:bottom w:val="none" w:sz="0" w:space="0" w:color="auto"/>
            <w:right w:val="none" w:sz="0" w:space="0" w:color="auto"/>
          </w:divBdr>
        </w:div>
        <w:div w:id="1270116590">
          <w:marLeft w:val="640"/>
          <w:marRight w:val="0"/>
          <w:marTop w:val="0"/>
          <w:marBottom w:val="0"/>
          <w:divBdr>
            <w:top w:val="none" w:sz="0" w:space="0" w:color="auto"/>
            <w:left w:val="none" w:sz="0" w:space="0" w:color="auto"/>
            <w:bottom w:val="none" w:sz="0" w:space="0" w:color="auto"/>
            <w:right w:val="none" w:sz="0" w:space="0" w:color="auto"/>
          </w:divBdr>
        </w:div>
        <w:div w:id="424495893">
          <w:marLeft w:val="640"/>
          <w:marRight w:val="0"/>
          <w:marTop w:val="0"/>
          <w:marBottom w:val="0"/>
          <w:divBdr>
            <w:top w:val="none" w:sz="0" w:space="0" w:color="auto"/>
            <w:left w:val="none" w:sz="0" w:space="0" w:color="auto"/>
            <w:bottom w:val="none" w:sz="0" w:space="0" w:color="auto"/>
            <w:right w:val="none" w:sz="0" w:space="0" w:color="auto"/>
          </w:divBdr>
        </w:div>
        <w:div w:id="1426994548">
          <w:marLeft w:val="640"/>
          <w:marRight w:val="0"/>
          <w:marTop w:val="0"/>
          <w:marBottom w:val="0"/>
          <w:divBdr>
            <w:top w:val="none" w:sz="0" w:space="0" w:color="auto"/>
            <w:left w:val="none" w:sz="0" w:space="0" w:color="auto"/>
            <w:bottom w:val="none" w:sz="0" w:space="0" w:color="auto"/>
            <w:right w:val="none" w:sz="0" w:space="0" w:color="auto"/>
          </w:divBdr>
        </w:div>
        <w:div w:id="688020879">
          <w:marLeft w:val="640"/>
          <w:marRight w:val="0"/>
          <w:marTop w:val="0"/>
          <w:marBottom w:val="0"/>
          <w:divBdr>
            <w:top w:val="none" w:sz="0" w:space="0" w:color="auto"/>
            <w:left w:val="none" w:sz="0" w:space="0" w:color="auto"/>
            <w:bottom w:val="none" w:sz="0" w:space="0" w:color="auto"/>
            <w:right w:val="none" w:sz="0" w:space="0" w:color="auto"/>
          </w:divBdr>
        </w:div>
        <w:div w:id="594289374">
          <w:marLeft w:val="640"/>
          <w:marRight w:val="0"/>
          <w:marTop w:val="0"/>
          <w:marBottom w:val="0"/>
          <w:divBdr>
            <w:top w:val="none" w:sz="0" w:space="0" w:color="auto"/>
            <w:left w:val="none" w:sz="0" w:space="0" w:color="auto"/>
            <w:bottom w:val="none" w:sz="0" w:space="0" w:color="auto"/>
            <w:right w:val="none" w:sz="0" w:space="0" w:color="auto"/>
          </w:divBdr>
        </w:div>
        <w:div w:id="130827021">
          <w:marLeft w:val="640"/>
          <w:marRight w:val="0"/>
          <w:marTop w:val="0"/>
          <w:marBottom w:val="0"/>
          <w:divBdr>
            <w:top w:val="none" w:sz="0" w:space="0" w:color="auto"/>
            <w:left w:val="none" w:sz="0" w:space="0" w:color="auto"/>
            <w:bottom w:val="none" w:sz="0" w:space="0" w:color="auto"/>
            <w:right w:val="none" w:sz="0" w:space="0" w:color="auto"/>
          </w:divBdr>
        </w:div>
        <w:div w:id="1573657744">
          <w:marLeft w:val="640"/>
          <w:marRight w:val="0"/>
          <w:marTop w:val="0"/>
          <w:marBottom w:val="0"/>
          <w:divBdr>
            <w:top w:val="none" w:sz="0" w:space="0" w:color="auto"/>
            <w:left w:val="none" w:sz="0" w:space="0" w:color="auto"/>
            <w:bottom w:val="none" w:sz="0" w:space="0" w:color="auto"/>
            <w:right w:val="none" w:sz="0" w:space="0" w:color="auto"/>
          </w:divBdr>
        </w:div>
        <w:div w:id="1121656869">
          <w:marLeft w:val="640"/>
          <w:marRight w:val="0"/>
          <w:marTop w:val="0"/>
          <w:marBottom w:val="0"/>
          <w:divBdr>
            <w:top w:val="none" w:sz="0" w:space="0" w:color="auto"/>
            <w:left w:val="none" w:sz="0" w:space="0" w:color="auto"/>
            <w:bottom w:val="none" w:sz="0" w:space="0" w:color="auto"/>
            <w:right w:val="none" w:sz="0" w:space="0" w:color="auto"/>
          </w:divBdr>
        </w:div>
        <w:div w:id="555313577">
          <w:marLeft w:val="640"/>
          <w:marRight w:val="0"/>
          <w:marTop w:val="0"/>
          <w:marBottom w:val="0"/>
          <w:divBdr>
            <w:top w:val="none" w:sz="0" w:space="0" w:color="auto"/>
            <w:left w:val="none" w:sz="0" w:space="0" w:color="auto"/>
            <w:bottom w:val="none" w:sz="0" w:space="0" w:color="auto"/>
            <w:right w:val="none" w:sz="0" w:space="0" w:color="auto"/>
          </w:divBdr>
        </w:div>
        <w:div w:id="2014917884">
          <w:marLeft w:val="640"/>
          <w:marRight w:val="0"/>
          <w:marTop w:val="0"/>
          <w:marBottom w:val="0"/>
          <w:divBdr>
            <w:top w:val="none" w:sz="0" w:space="0" w:color="auto"/>
            <w:left w:val="none" w:sz="0" w:space="0" w:color="auto"/>
            <w:bottom w:val="none" w:sz="0" w:space="0" w:color="auto"/>
            <w:right w:val="none" w:sz="0" w:space="0" w:color="auto"/>
          </w:divBdr>
        </w:div>
        <w:div w:id="1793399982">
          <w:marLeft w:val="640"/>
          <w:marRight w:val="0"/>
          <w:marTop w:val="0"/>
          <w:marBottom w:val="0"/>
          <w:divBdr>
            <w:top w:val="none" w:sz="0" w:space="0" w:color="auto"/>
            <w:left w:val="none" w:sz="0" w:space="0" w:color="auto"/>
            <w:bottom w:val="none" w:sz="0" w:space="0" w:color="auto"/>
            <w:right w:val="none" w:sz="0" w:space="0" w:color="auto"/>
          </w:divBdr>
        </w:div>
        <w:div w:id="1034622413">
          <w:marLeft w:val="640"/>
          <w:marRight w:val="0"/>
          <w:marTop w:val="0"/>
          <w:marBottom w:val="0"/>
          <w:divBdr>
            <w:top w:val="none" w:sz="0" w:space="0" w:color="auto"/>
            <w:left w:val="none" w:sz="0" w:space="0" w:color="auto"/>
            <w:bottom w:val="none" w:sz="0" w:space="0" w:color="auto"/>
            <w:right w:val="none" w:sz="0" w:space="0" w:color="auto"/>
          </w:divBdr>
        </w:div>
        <w:div w:id="1294753037">
          <w:marLeft w:val="640"/>
          <w:marRight w:val="0"/>
          <w:marTop w:val="0"/>
          <w:marBottom w:val="0"/>
          <w:divBdr>
            <w:top w:val="none" w:sz="0" w:space="0" w:color="auto"/>
            <w:left w:val="none" w:sz="0" w:space="0" w:color="auto"/>
            <w:bottom w:val="none" w:sz="0" w:space="0" w:color="auto"/>
            <w:right w:val="none" w:sz="0" w:space="0" w:color="auto"/>
          </w:divBdr>
        </w:div>
        <w:div w:id="761560601">
          <w:marLeft w:val="640"/>
          <w:marRight w:val="0"/>
          <w:marTop w:val="0"/>
          <w:marBottom w:val="0"/>
          <w:divBdr>
            <w:top w:val="none" w:sz="0" w:space="0" w:color="auto"/>
            <w:left w:val="none" w:sz="0" w:space="0" w:color="auto"/>
            <w:bottom w:val="none" w:sz="0" w:space="0" w:color="auto"/>
            <w:right w:val="none" w:sz="0" w:space="0" w:color="auto"/>
          </w:divBdr>
        </w:div>
        <w:div w:id="163981214">
          <w:marLeft w:val="640"/>
          <w:marRight w:val="0"/>
          <w:marTop w:val="0"/>
          <w:marBottom w:val="0"/>
          <w:divBdr>
            <w:top w:val="none" w:sz="0" w:space="0" w:color="auto"/>
            <w:left w:val="none" w:sz="0" w:space="0" w:color="auto"/>
            <w:bottom w:val="none" w:sz="0" w:space="0" w:color="auto"/>
            <w:right w:val="none" w:sz="0" w:space="0" w:color="auto"/>
          </w:divBdr>
        </w:div>
        <w:div w:id="199322183">
          <w:marLeft w:val="640"/>
          <w:marRight w:val="0"/>
          <w:marTop w:val="0"/>
          <w:marBottom w:val="0"/>
          <w:divBdr>
            <w:top w:val="none" w:sz="0" w:space="0" w:color="auto"/>
            <w:left w:val="none" w:sz="0" w:space="0" w:color="auto"/>
            <w:bottom w:val="none" w:sz="0" w:space="0" w:color="auto"/>
            <w:right w:val="none" w:sz="0" w:space="0" w:color="auto"/>
          </w:divBdr>
        </w:div>
        <w:div w:id="209850470">
          <w:marLeft w:val="640"/>
          <w:marRight w:val="0"/>
          <w:marTop w:val="0"/>
          <w:marBottom w:val="0"/>
          <w:divBdr>
            <w:top w:val="none" w:sz="0" w:space="0" w:color="auto"/>
            <w:left w:val="none" w:sz="0" w:space="0" w:color="auto"/>
            <w:bottom w:val="none" w:sz="0" w:space="0" w:color="auto"/>
            <w:right w:val="none" w:sz="0" w:space="0" w:color="auto"/>
          </w:divBdr>
        </w:div>
        <w:div w:id="1873227020">
          <w:marLeft w:val="640"/>
          <w:marRight w:val="0"/>
          <w:marTop w:val="0"/>
          <w:marBottom w:val="0"/>
          <w:divBdr>
            <w:top w:val="none" w:sz="0" w:space="0" w:color="auto"/>
            <w:left w:val="none" w:sz="0" w:space="0" w:color="auto"/>
            <w:bottom w:val="none" w:sz="0" w:space="0" w:color="auto"/>
            <w:right w:val="none" w:sz="0" w:space="0" w:color="auto"/>
          </w:divBdr>
        </w:div>
        <w:div w:id="1952321395">
          <w:marLeft w:val="640"/>
          <w:marRight w:val="0"/>
          <w:marTop w:val="0"/>
          <w:marBottom w:val="0"/>
          <w:divBdr>
            <w:top w:val="none" w:sz="0" w:space="0" w:color="auto"/>
            <w:left w:val="none" w:sz="0" w:space="0" w:color="auto"/>
            <w:bottom w:val="none" w:sz="0" w:space="0" w:color="auto"/>
            <w:right w:val="none" w:sz="0" w:space="0" w:color="auto"/>
          </w:divBdr>
        </w:div>
        <w:div w:id="2013952245">
          <w:marLeft w:val="640"/>
          <w:marRight w:val="0"/>
          <w:marTop w:val="0"/>
          <w:marBottom w:val="0"/>
          <w:divBdr>
            <w:top w:val="none" w:sz="0" w:space="0" w:color="auto"/>
            <w:left w:val="none" w:sz="0" w:space="0" w:color="auto"/>
            <w:bottom w:val="none" w:sz="0" w:space="0" w:color="auto"/>
            <w:right w:val="none" w:sz="0" w:space="0" w:color="auto"/>
          </w:divBdr>
        </w:div>
        <w:div w:id="378675083">
          <w:marLeft w:val="640"/>
          <w:marRight w:val="0"/>
          <w:marTop w:val="0"/>
          <w:marBottom w:val="0"/>
          <w:divBdr>
            <w:top w:val="none" w:sz="0" w:space="0" w:color="auto"/>
            <w:left w:val="none" w:sz="0" w:space="0" w:color="auto"/>
            <w:bottom w:val="none" w:sz="0" w:space="0" w:color="auto"/>
            <w:right w:val="none" w:sz="0" w:space="0" w:color="auto"/>
          </w:divBdr>
        </w:div>
        <w:div w:id="266087541">
          <w:marLeft w:val="640"/>
          <w:marRight w:val="0"/>
          <w:marTop w:val="0"/>
          <w:marBottom w:val="0"/>
          <w:divBdr>
            <w:top w:val="none" w:sz="0" w:space="0" w:color="auto"/>
            <w:left w:val="none" w:sz="0" w:space="0" w:color="auto"/>
            <w:bottom w:val="none" w:sz="0" w:space="0" w:color="auto"/>
            <w:right w:val="none" w:sz="0" w:space="0" w:color="auto"/>
          </w:divBdr>
        </w:div>
        <w:div w:id="1635213607">
          <w:marLeft w:val="640"/>
          <w:marRight w:val="0"/>
          <w:marTop w:val="0"/>
          <w:marBottom w:val="0"/>
          <w:divBdr>
            <w:top w:val="none" w:sz="0" w:space="0" w:color="auto"/>
            <w:left w:val="none" w:sz="0" w:space="0" w:color="auto"/>
            <w:bottom w:val="none" w:sz="0" w:space="0" w:color="auto"/>
            <w:right w:val="none" w:sz="0" w:space="0" w:color="auto"/>
          </w:divBdr>
        </w:div>
        <w:div w:id="1730153302">
          <w:marLeft w:val="640"/>
          <w:marRight w:val="0"/>
          <w:marTop w:val="0"/>
          <w:marBottom w:val="0"/>
          <w:divBdr>
            <w:top w:val="none" w:sz="0" w:space="0" w:color="auto"/>
            <w:left w:val="none" w:sz="0" w:space="0" w:color="auto"/>
            <w:bottom w:val="none" w:sz="0" w:space="0" w:color="auto"/>
            <w:right w:val="none" w:sz="0" w:space="0" w:color="auto"/>
          </w:divBdr>
        </w:div>
        <w:div w:id="1708682753">
          <w:marLeft w:val="640"/>
          <w:marRight w:val="0"/>
          <w:marTop w:val="0"/>
          <w:marBottom w:val="0"/>
          <w:divBdr>
            <w:top w:val="none" w:sz="0" w:space="0" w:color="auto"/>
            <w:left w:val="none" w:sz="0" w:space="0" w:color="auto"/>
            <w:bottom w:val="none" w:sz="0" w:space="0" w:color="auto"/>
            <w:right w:val="none" w:sz="0" w:space="0" w:color="auto"/>
          </w:divBdr>
        </w:div>
        <w:div w:id="1770000890">
          <w:marLeft w:val="640"/>
          <w:marRight w:val="0"/>
          <w:marTop w:val="0"/>
          <w:marBottom w:val="0"/>
          <w:divBdr>
            <w:top w:val="none" w:sz="0" w:space="0" w:color="auto"/>
            <w:left w:val="none" w:sz="0" w:space="0" w:color="auto"/>
            <w:bottom w:val="none" w:sz="0" w:space="0" w:color="auto"/>
            <w:right w:val="none" w:sz="0" w:space="0" w:color="auto"/>
          </w:divBdr>
        </w:div>
        <w:div w:id="1927767212">
          <w:marLeft w:val="640"/>
          <w:marRight w:val="0"/>
          <w:marTop w:val="0"/>
          <w:marBottom w:val="0"/>
          <w:divBdr>
            <w:top w:val="none" w:sz="0" w:space="0" w:color="auto"/>
            <w:left w:val="none" w:sz="0" w:space="0" w:color="auto"/>
            <w:bottom w:val="none" w:sz="0" w:space="0" w:color="auto"/>
            <w:right w:val="none" w:sz="0" w:space="0" w:color="auto"/>
          </w:divBdr>
        </w:div>
        <w:div w:id="1385328352">
          <w:marLeft w:val="640"/>
          <w:marRight w:val="0"/>
          <w:marTop w:val="0"/>
          <w:marBottom w:val="0"/>
          <w:divBdr>
            <w:top w:val="none" w:sz="0" w:space="0" w:color="auto"/>
            <w:left w:val="none" w:sz="0" w:space="0" w:color="auto"/>
            <w:bottom w:val="none" w:sz="0" w:space="0" w:color="auto"/>
            <w:right w:val="none" w:sz="0" w:space="0" w:color="auto"/>
          </w:divBdr>
        </w:div>
        <w:div w:id="198278260">
          <w:marLeft w:val="640"/>
          <w:marRight w:val="0"/>
          <w:marTop w:val="0"/>
          <w:marBottom w:val="0"/>
          <w:divBdr>
            <w:top w:val="none" w:sz="0" w:space="0" w:color="auto"/>
            <w:left w:val="none" w:sz="0" w:space="0" w:color="auto"/>
            <w:bottom w:val="none" w:sz="0" w:space="0" w:color="auto"/>
            <w:right w:val="none" w:sz="0" w:space="0" w:color="auto"/>
          </w:divBdr>
        </w:div>
        <w:div w:id="1786075100">
          <w:marLeft w:val="640"/>
          <w:marRight w:val="0"/>
          <w:marTop w:val="0"/>
          <w:marBottom w:val="0"/>
          <w:divBdr>
            <w:top w:val="none" w:sz="0" w:space="0" w:color="auto"/>
            <w:left w:val="none" w:sz="0" w:space="0" w:color="auto"/>
            <w:bottom w:val="none" w:sz="0" w:space="0" w:color="auto"/>
            <w:right w:val="none" w:sz="0" w:space="0" w:color="auto"/>
          </w:divBdr>
        </w:div>
        <w:div w:id="138887534">
          <w:marLeft w:val="640"/>
          <w:marRight w:val="0"/>
          <w:marTop w:val="0"/>
          <w:marBottom w:val="0"/>
          <w:divBdr>
            <w:top w:val="none" w:sz="0" w:space="0" w:color="auto"/>
            <w:left w:val="none" w:sz="0" w:space="0" w:color="auto"/>
            <w:bottom w:val="none" w:sz="0" w:space="0" w:color="auto"/>
            <w:right w:val="none" w:sz="0" w:space="0" w:color="auto"/>
          </w:divBdr>
        </w:div>
        <w:div w:id="257638647">
          <w:marLeft w:val="640"/>
          <w:marRight w:val="0"/>
          <w:marTop w:val="0"/>
          <w:marBottom w:val="0"/>
          <w:divBdr>
            <w:top w:val="none" w:sz="0" w:space="0" w:color="auto"/>
            <w:left w:val="none" w:sz="0" w:space="0" w:color="auto"/>
            <w:bottom w:val="none" w:sz="0" w:space="0" w:color="auto"/>
            <w:right w:val="none" w:sz="0" w:space="0" w:color="auto"/>
          </w:divBdr>
        </w:div>
        <w:div w:id="706488947">
          <w:marLeft w:val="640"/>
          <w:marRight w:val="0"/>
          <w:marTop w:val="0"/>
          <w:marBottom w:val="0"/>
          <w:divBdr>
            <w:top w:val="none" w:sz="0" w:space="0" w:color="auto"/>
            <w:left w:val="none" w:sz="0" w:space="0" w:color="auto"/>
            <w:bottom w:val="none" w:sz="0" w:space="0" w:color="auto"/>
            <w:right w:val="none" w:sz="0" w:space="0" w:color="auto"/>
          </w:divBdr>
        </w:div>
        <w:div w:id="1665088642">
          <w:marLeft w:val="640"/>
          <w:marRight w:val="0"/>
          <w:marTop w:val="0"/>
          <w:marBottom w:val="0"/>
          <w:divBdr>
            <w:top w:val="none" w:sz="0" w:space="0" w:color="auto"/>
            <w:left w:val="none" w:sz="0" w:space="0" w:color="auto"/>
            <w:bottom w:val="none" w:sz="0" w:space="0" w:color="auto"/>
            <w:right w:val="none" w:sz="0" w:space="0" w:color="auto"/>
          </w:divBdr>
        </w:div>
        <w:div w:id="1342390538">
          <w:marLeft w:val="640"/>
          <w:marRight w:val="0"/>
          <w:marTop w:val="0"/>
          <w:marBottom w:val="0"/>
          <w:divBdr>
            <w:top w:val="none" w:sz="0" w:space="0" w:color="auto"/>
            <w:left w:val="none" w:sz="0" w:space="0" w:color="auto"/>
            <w:bottom w:val="none" w:sz="0" w:space="0" w:color="auto"/>
            <w:right w:val="none" w:sz="0" w:space="0" w:color="auto"/>
          </w:divBdr>
        </w:div>
        <w:div w:id="199320119">
          <w:marLeft w:val="640"/>
          <w:marRight w:val="0"/>
          <w:marTop w:val="0"/>
          <w:marBottom w:val="0"/>
          <w:divBdr>
            <w:top w:val="none" w:sz="0" w:space="0" w:color="auto"/>
            <w:left w:val="none" w:sz="0" w:space="0" w:color="auto"/>
            <w:bottom w:val="none" w:sz="0" w:space="0" w:color="auto"/>
            <w:right w:val="none" w:sz="0" w:space="0" w:color="auto"/>
          </w:divBdr>
        </w:div>
        <w:div w:id="1468353689">
          <w:marLeft w:val="640"/>
          <w:marRight w:val="0"/>
          <w:marTop w:val="0"/>
          <w:marBottom w:val="0"/>
          <w:divBdr>
            <w:top w:val="none" w:sz="0" w:space="0" w:color="auto"/>
            <w:left w:val="none" w:sz="0" w:space="0" w:color="auto"/>
            <w:bottom w:val="none" w:sz="0" w:space="0" w:color="auto"/>
            <w:right w:val="none" w:sz="0" w:space="0" w:color="auto"/>
          </w:divBdr>
        </w:div>
        <w:div w:id="759909068">
          <w:marLeft w:val="640"/>
          <w:marRight w:val="0"/>
          <w:marTop w:val="0"/>
          <w:marBottom w:val="0"/>
          <w:divBdr>
            <w:top w:val="none" w:sz="0" w:space="0" w:color="auto"/>
            <w:left w:val="none" w:sz="0" w:space="0" w:color="auto"/>
            <w:bottom w:val="none" w:sz="0" w:space="0" w:color="auto"/>
            <w:right w:val="none" w:sz="0" w:space="0" w:color="auto"/>
          </w:divBdr>
        </w:div>
        <w:div w:id="2117403344">
          <w:marLeft w:val="640"/>
          <w:marRight w:val="0"/>
          <w:marTop w:val="0"/>
          <w:marBottom w:val="0"/>
          <w:divBdr>
            <w:top w:val="none" w:sz="0" w:space="0" w:color="auto"/>
            <w:left w:val="none" w:sz="0" w:space="0" w:color="auto"/>
            <w:bottom w:val="none" w:sz="0" w:space="0" w:color="auto"/>
            <w:right w:val="none" w:sz="0" w:space="0" w:color="auto"/>
          </w:divBdr>
        </w:div>
        <w:div w:id="369956173">
          <w:marLeft w:val="640"/>
          <w:marRight w:val="0"/>
          <w:marTop w:val="0"/>
          <w:marBottom w:val="0"/>
          <w:divBdr>
            <w:top w:val="none" w:sz="0" w:space="0" w:color="auto"/>
            <w:left w:val="none" w:sz="0" w:space="0" w:color="auto"/>
            <w:bottom w:val="none" w:sz="0" w:space="0" w:color="auto"/>
            <w:right w:val="none" w:sz="0" w:space="0" w:color="auto"/>
          </w:divBdr>
        </w:div>
        <w:div w:id="566385101">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541259">
      <w:bodyDiv w:val="1"/>
      <w:marLeft w:val="0"/>
      <w:marRight w:val="0"/>
      <w:marTop w:val="0"/>
      <w:marBottom w:val="0"/>
      <w:divBdr>
        <w:top w:val="none" w:sz="0" w:space="0" w:color="auto"/>
        <w:left w:val="none" w:sz="0" w:space="0" w:color="auto"/>
        <w:bottom w:val="none" w:sz="0" w:space="0" w:color="auto"/>
        <w:right w:val="none" w:sz="0" w:space="0" w:color="auto"/>
      </w:divBdr>
      <w:divsChild>
        <w:div w:id="1673726580">
          <w:marLeft w:val="640"/>
          <w:marRight w:val="0"/>
          <w:marTop w:val="0"/>
          <w:marBottom w:val="0"/>
          <w:divBdr>
            <w:top w:val="none" w:sz="0" w:space="0" w:color="auto"/>
            <w:left w:val="none" w:sz="0" w:space="0" w:color="auto"/>
            <w:bottom w:val="none" w:sz="0" w:space="0" w:color="auto"/>
            <w:right w:val="none" w:sz="0" w:space="0" w:color="auto"/>
          </w:divBdr>
        </w:div>
        <w:div w:id="966400335">
          <w:marLeft w:val="640"/>
          <w:marRight w:val="0"/>
          <w:marTop w:val="0"/>
          <w:marBottom w:val="0"/>
          <w:divBdr>
            <w:top w:val="none" w:sz="0" w:space="0" w:color="auto"/>
            <w:left w:val="none" w:sz="0" w:space="0" w:color="auto"/>
            <w:bottom w:val="none" w:sz="0" w:space="0" w:color="auto"/>
            <w:right w:val="none" w:sz="0" w:space="0" w:color="auto"/>
          </w:divBdr>
        </w:div>
        <w:div w:id="1198080727">
          <w:marLeft w:val="640"/>
          <w:marRight w:val="0"/>
          <w:marTop w:val="0"/>
          <w:marBottom w:val="0"/>
          <w:divBdr>
            <w:top w:val="none" w:sz="0" w:space="0" w:color="auto"/>
            <w:left w:val="none" w:sz="0" w:space="0" w:color="auto"/>
            <w:bottom w:val="none" w:sz="0" w:space="0" w:color="auto"/>
            <w:right w:val="none" w:sz="0" w:space="0" w:color="auto"/>
          </w:divBdr>
        </w:div>
        <w:div w:id="1228228343">
          <w:marLeft w:val="640"/>
          <w:marRight w:val="0"/>
          <w:marTop w:val="0"/>
          <w:marBottom w:val="0"/>
          <w:divBdr>
            <w:top w:val="none" w:sz="0" w:space="0" w:color="auto"/>
            <w:left w:val="none" w:sz="0" w:space="0" w:color="auto"/>
            <w:bottom w:val="none" w:sz="0" w:space="0" w:color="auto"/>
            <w:right w:val="none" w:sz="0" w:space="0" w:color="auto"/>
          </w:divBdr>
        </w:div>
        <w:div w:id="932663286">
          <w:marLeft w:val="640"/>
          <w:marRight w:val="0"/>
          <w:marTop w:val="0"/>
          <w:marBottom w:val="0"/>
          <w:divBdr>
            <w:top w:val="none" w:sz="0" w:space="0" w:color="auto"/>
            <w:left w:val="none" w:sz="0" w:space="0" w:color="auto"/>
            <w:bottom w:val="none" w:sz="0" w:space="0" w:color="auto"/>
            <w:right w:val="none" w:sz="0" w:space="0" w:color="auto"/>
          </w:divBdr>
        </w:div>
        <w:div w:id="300312836">
          <w:marLeft w:val="640"/>
          <w:marRight w:val="0"/>
          <w:marTop w:val="0"/>
          <w:marBottom w:val="0"/>
          <w:divBdr>
            <w:top w:val="none" w:sz="0" w:space="0" w:color="auto"/>
            <w:left w:val="none" w:sz="0" w:space="0" w:color="auto"/>
            <w:bottom w:val="none" w:sz="0" w:space="0" w:color="auto"/>
            <w:right w:val="none" w:sz="0" w:space="0" w:color="auto"/>
          </w:divBdr>
        </w:div>
        <w:div w:id="1271398811">
          <w:marLeft w:val="640"/>
          <w:marRight w:val="0"/>
          <w:marTop w:val="0"/>
          <w:marBottom w:val="0"/>
          <w:divBdr>
            <w:top w:val="none" w:sz="0" w:space="0" w:color="auto"/>
            <w:left w:val="none" w:sz="0" w:space="0" w:color="auto"/>
            <w:bottom w:val="none" w:sz="0" w:space="0" w:color="auto"/>
            <w:right w:val="none" w:sz="0" w:space="0" w:color="auto"/>
          </w:divBdr>
        </w:div>
        <w:div w:id="809327735">
          <w:marLeft w:val="640"/>
          <w:marRight w:val="0"/>
          <w:marTop w:val="0"/>
          <w:marBottom w:val="0"/>
          <w:divBdr>
            <w:top w:val="none" w:sz="0" w:space="0" w:color="auto"/>
            <w:left w:val="none" w:sz="0" w:space="0" w:color="auto"/>
            <w:bottom w:val="none" w:sz="0" w:space="0" w:color="auto"/>
            <w:right w:val="none" w:sz="0" w:space="0" w:color="auto"/>
          </w:divBdr>
        </w:div>
        <w:div w:id="1469742341">
          <w:marLeft w:val="640"/>
          <w:marRight w:val="0"/>
          <w:marTop w:val="0"/>
          <w:marBottom w:val="0"/>
          <w:divBdr>
            <w:top w:val="none" w:sz="0" w:space="0" w:color="auto"/>
            <w:left w:val="none" w:sz="0" w:space="0" w:color="auto"/>
            <w:bottom w:val="none" w:sz="0" w:space="0" w:color="auto"/>
            <w:right w:val="none" w:sz="0" w:space="0" w:color="auto"/>
          </w:divBdr>
        </w:div>
        <w:div w:id="210656257">
          <w:marLeft w:val="640"/>
          <w:marRight w:val="0"/>
          <w:marTop w:val="0"/>
          <w:marBottom w:val="0"/>
          <w:divBdr>
            <w:top w:val="none" w:sz="0" w:space="0" w:color="auto"/>
            <w:left w:val="none" w:sz="0" w:space="0" w:color="auto"/>
            <w:bottom w:val="none" w:sz="0" w:space="0" w:color="auto"/>
            <w:right w:val="none" w:sz="0" w:space="0" w:color="auto"/>
          </w:divBdr>
        </w:div>
        <w:div w:id="1357317751">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550461920">
          <w:marLeft w:val="640"/>
          <w:marRight w:val="0"/>
          <w:marTop w:val="0"/>
          <w:marBottom w:val="0"/>
          <w:divBdr>
            <w:top w:val="none" w:sz="0" w:space="0" w:color="auto"/>
            <w:left w:val="none" w:sz="0" w:space="0" w:color="auto"/>
            <w:bottom w:val="none" w:sz="0" w:space="0" w:color="auto"/>
            <w:right w:val="none" w:sz="0" w:space="0" w:color="auto"/>
          </w:divBdr>
        </w:div>
        <w:div w:id="1260026680">
          <w:marLeft w:val="640"/>
          <w:marRight w:val="0"/>
          <w:marTop w:val="0"/>
          <w:marBottom w:val="0"/>
          <w:divBdr>
            <w:top w:val="none" w:sz="0" w:space="0" w:color="auto"/>
            <w:left w:val="none" w:sz="0" w:space="0" w:color="auto"/>
            <w:bottom w:val="none" w:sz="0" w:space="0" w:color="auto"/>
            <w:right w:val="none" w:sz="0" w:space="0" w:color="auto"/>
          </w:divBdr>
        </w:div>
        <w:div w:id="396442846">
          <w:marLeft w:val="640"/>
          <w:marRight w:val="0"/>
          <w:marTop w:val="0"/>
          <w:marBottom w:val="0"/>
          <w:divBdr>
            <w:top w:val="none" w:sz="0" w:space="0" w:color="auto"/>
            <w:left w:val="none" w:sz="0" w:space="0" w:color="auto"/>
            <w:bottom w:val="none" w:sz="0" w:space="0" w:color="auto"/>
            <w:right w:val="none" w:sz="0" w:space="0" w:color="auto"/>
          </w:divBdr>
        </w:div>
        <w:div w:id="348482839">
          <w:marLeft w:val="640"/>
          <w:marRight w:val="0"/>
          <w:marTop w:val="0"/>
          <w:marBottom w:val="0"/>
          <w:divBdr>
            <w:top w:val="none" w:sz="0" w:space="0" w:color="auto"/>
            <w:left w:val="none" w:sz="0" w:space="0" w:color="auto"/>
            <w:bottom w:val="none" w:sz="0" w:space="0" w:color="auto"/>
            <w:right w:val="none" w:sz="0" w:space="0" w:color="auto"/>
          </w:divBdr>
        </w:div>
        <w:div w:id="1113476395">
          <w:marLeft w:val="640"/>
          <w:marRight w:val="0"/>
          <w:marTop w:val="0"/>
          <w:marBottom w:val="0"/>
          <w:divBdr>
            <w:top w:val="none" w:sz="0" w:space="0" w:color="auto"/>
            <w:left w:val="none" w:sz="0" w:space="0" w:color="auto"/>
            <w:bottom w:val="none" w:sz="0" w:space="0" w:color="auto"/>
            <w:right w:val="none" w:sz="0" w:space="0" w:color="auto"/>
          </w:divBdr>
        </w:div>
        <w:div w:id="967516344">
          <w:marLeft w:val="640"/>
          <w:marRight w:val="0"/>
          <w:marTop w:val="0"/>
          <w:marBottom w:val="0"/>
          <w:divBdr>
            <w:top w:val="none" w:sz="0" w:space="0" w:color="auto"/>
            <w:left w:val="none" w:sz="0" w:space="0" w:color="auto"/>
            <w:bottom w:val="none" w:sz="0" w:space="0" w:color="auto"/>
            <w:right w:val="none" w:sz="0" w:space="0" w:color="auto"/>
          </w:divBdr>
        </w:div>
        <w:div w:id="2026595247">
          <w:marLeft w:val="640"/>
          <w:marRight w:val="0"/>
          <w:marTop w:val="0"/>
          <w:marBottom w:val="0"/>
          <w:divBdr>
            <w:top w:val="none" w:sz="0" w:space="0" w:color="auto"/>
            <w:left w:val="none" w:sz="0" w:space="0" w:color="auto"/>
            <w:bottom w:val="none" w:sz="0" w:space="0" w:color="auto"/>
            <w:right w:val="none" w:sz="0" w:space="0" w:color="auto"/>
          </w:divBdr>
        </w:div>
        <w:div w:id="1763799695">
          <w:marLeft w:val="640"/>
          <w:marRight w:val="0"/>
          <w:marTop w:val="0"/>
          <w:marBottom w:val="0"/>
          <w:divBdr>
            <w:top w:val="none" w:sz="0" w:space="0" w:color="auto"/>
            <w:left w:val="none" w:sz="0" w:space="0" w:color="auto"/>
            <w:bottom w:val="none" w:sz="0" w:space="0" w:color="auto"/>
            <w:right w:val="none" w:sz="0" w:space="0" w:color="auto"/>
          </w:divBdr>
        </w:div>
        <w:div w:id="1245072375">
          <w:marLeft w:val="640"/>
          <w:marRight w:val="0"/>
          <w:marTop w:val="0"/>
          <w:marBottom w:val="0"/>
          <w:divBdr>
            <w:top w:val="none" w:sz="0" w:space="0" w:color="auto"/>
            <w:left w:val="none" w:sz="0" w:space="0" w:color="auto"/>
            <w:bottom w:val="none" w:sz="0" w:space="0" w:color="auto"/>
            <w:right w:val="none" w:sz="0" w:space="0" w:color="auto"/>
          </w:divBdr>
        </w:div>
        <w:div w:id="128210604">
          <w:marLeft w:val="640"/>
          <w:marRight w:val="0"/>
          <w:marTop w:val="0"/>
          <w:marBottom w:val="0"/>
          <w:divBdr>
            <w:top w:val="none" w:sz="0" w:space="0" w:color="auto"/>
            <w:left w:val="none" w:sz="0" w:space="0" w:color="auto"/>
            <w:bottom w:val="none" w:sz="0" w:space="0" w:color="auto"/>
            <w:right w:val="none" w:sz="0" w:space="0" w:color="auto"/>
          </w:divBdr>
        </w:div>
        <w:div w:id="726029992">
          <w:marLeft w:val="640"/>
          <w:marRight w:val="0"/>
          <w:marTop w:val="0"/>
          <w:marBottom w:val="0"/>
          <w:divBdr>
            <w:top w:val="none" w:sz="0" w:space="0" w:color="auto"/>
            <w:left w:val="none" w:sz="0" w:space="0" w:color="auto"/>
            <w:bottom w:val="none" w:sz="0" w:space="0" w:color="auto"/>
            <w:right w:val="none" w:sz="0" w:space="0" w:color="auto"/>
          </w:divBdr>
        </w:div>
        <w:div w:id="508256233">
          <w:marLeft w:val="640"/>
          <w:marRight w:val="0"/>
          <w:marTop w:val="0"/>
          <w:marBottom w:val="0"/>
          <w:divBdr>
            <w:top w:val="none" w:sz="0" w:space="0" w:color="auto"/>
            <w:left w:val="none" w:sz="0" w:space="0" w:color="auto"/>
            <w:bottom w:val="none" w:sz="0" w:space="0" w:color="auto"/>
            <w:right w:val="none" w:sz="0" w:space="0" w:color="auto"/>
          </w:divBdr>
        </w:div>
        <w:div w:id="948120178">
          <w:marLeft w:val="640"/>
          <w:marRight w:val="0"/>
          <w:marTop w:val="0"/>
          <w:marBottom w:val="0"/>
          <w:divBdr>
            <w:top w:val="none" w:sz="0" w:space="0" w:color="auto"/>
            <w:left w:val="none" w:sz="0" w:space="0" w:color="auto"/>
            <w:bottom w:val="none" w:sz="0" w:space="0" w:color="auto"/>
            <w:right w:val="none" w:sz="0" w:space="0" w:color="auto"/>
          </w:divBdr>
        </w:div>
        <w:div w:id="263928853">
          <w:marLeft w:val="640"/>
          <w:marRight w:val="0"/>
          <w:marTop w:val="0"/>
          <w:marBottom w:val="0"/>
          <w:divBdr>
            <w:top w:val="none" w:sz="0" w:space="0" w:color="auto"/>
            <w:left w:val="none" w:sz="0" w:space="0" w:color="auto"/>
            <w:bottom w:val="none" w:sz="0" w:space="0" w:color="auto"/>
            <w:right w:val="none" w:sz="0" w:space="0" w:color="auto"/>
          </w:divBdr>
        </w:div>
        <w:div w:id="1413888365">
          <w:marLeft w:val="640"/>
          <w:marRight w:val="0"/>
          <w:marTop w:val="0"/>
          <w:marBottom w:val="0"/>
          <w:divBdr>
            <w:top w:val="none" w:sz="0" w:space="0" w:color="auto"/>
            <w:left w:val="none" w:sz="0" w:space="0" w:color="auto"/>
            <w:bottom w:val="none" w:sz="0" w:space="0" w:color="auto"/>
            <w:right w:val="none" w:sz="0" w:space="0" w:color="auto"/>
          </w:divBdr>
        </w:div>
        <w:div w:id="1188327377">
          <w:marLeft w:val="640"/>
          <w:marRight w:val="0"/>
          <w:marTop w:val="0"/>
          <w:marBottom w:val="0"/>
          <w:divBdr>
            <w:top w:val="none" w:sz="0" w:space="0" w:color="auto"/>
            <w:left w:val="none" w:sz="0" w:space="0" w:color="auto"/>
            <w:bottom w:val="none" w:sz="0" w:space="0" w:color="auto"/>
            <w:right w:val="none" w:sz="0" w:space="0" w:color="auto"/>
          </w:divBdr>
        </w:div>
        <w:div w:id="906183683">
          <w:marLeft w:val="640"/>
          <w:marRight w:val="0"/>
          <w:marTop w:val="0"/>
          <w:marBottom w:val="0"/>
          <w:divBdr>
            <w:top w:val="none" w:sz="0" w:space="0" w:color="auto"/>
            <w:left w:val="none" w:sz="0" w:space="0" w:color="auto"/>
            <w:bottom w:val="none" w:sz="0" w:space="0" w:color="auto"/>
            <w:right w:val="none" w:sz="0" w:space="0" w:color="auto"/>
          </w:divBdr>
        </w:div>
        <w:div w:id="2041011859">
          <w:marLeft w:val="640"/>
          <w:marRight w:val="0"/>
          <w:marTop w:val="0"/>
          <w:marBottom w:val="0"/>
          <w:divBdr>
            <w:top w:val="none" w:sz="0" w:space="0" w:color="auto"/>
            <w:left w:val="none" w:sz="0" w:space="0" w:color="auto"/>
            <w:bottom w:val="none" w:sz="0" w:space="0" w:color="auto"/>
            <w:right w:val="none" w:sz="0" w:space="0" w:color="auto"/>
          </w:divBdr>
        </w:div>
        <w:div w:id="480394338">
          <w:marLeft w:val="640"/>
          <w:marRight w:val="0"/>
          <w:marTop w:val="0"/>
          <w:marBottom w:val="0"/>
          <w:divBdr>
            <w:top w:val="none" w:sz="0" w:space="0" w:color="auto"/>
            <w:left w:val="none" w:sz="0" w:space="0" w:color="auto"/>
            <w:bottom w:val="none" w:sz="0" w:space="0" w:color="auto"/>
            <w:right w:val="none" w:sz="0" w:space="0" w:color="auto"/>
          </w:divBdr>
        </w:div>
        <w:div w:id="1925216740">
          <w:marLeft w:val="640"/>
          <w:marRight w:val="0"/>
          <w:marTop w:val="0"/>
          <w:marBottom w:val="0"/>
          <w:divBdr>
            <w:top w:val="none" w:sz="0" w:space="0" w:color="auto"/>
            <w:left w:val="none" w:sz="0" w:space="0" w:color="auto"/>
            <w:bottom w:val="none" w:sz="0" w:space="0" w:color="auto"/>
            <w:right w:val="none" w:sz="0" w:space="0" w:color="auto"/>
          </w:divBdr>
        </w:div>
        <w:div w:id="1296981970">
          <w:marLeft w:val="640"/>
          <w:marRight w:val="0"/>
          <w:marTop w:val="0"/>
          <w:marBottom w:val="0"/>
          <w:divBdr>
            <w:top w:val="none" w:sz="0" w:space="0" w:color="auto"/>
            <w:left w:val="none" w:sz="0" w:space="0" w:color="auto"/>
            <w:bottom w:val="none" w:sz="0" w:space="0" w:color="auto"/>
            <w:right w:val="none" w:sz="0" w:space="0" w:color="auto"/>
          </w:divBdr>
        </w:div>
        <w:div w:id="1824158544">
          <w:marLeft w:val="640"/>
          <w:marRight w:val="0"/>
          <w:marTop w:val="0"/>
          <w:marBottom w:val="0"/>
          <w:divBdr>
            <w:top w:val="none" w:sz="0" w:space="0" w:color="auto"/>
            <w:left w:val="none" w:sz="0" w:space="0" w:color="auto"/>
            <w:bottom w:val="none" w:sz="0" w:space="0" w:color="auto"/>
            <w:right w:val="none" w:sz="0" w:space="0" w:color="auto"/>
          </w:divBdr>
        </w:div>
        <w:div w:id="294339481">
          <w:marLeft w:val="640"/>
          <w:marRight w:val="0"/>
          <w:marTop w:val="0"/>
          <w:marBottom w:val="0"/>
          <w:divBdr>
            <w:top w:val="none" w:sz="0" w:space="0" w:color="auto"/>
            <w:left w:val="none" w:sz="0" w:space="0" w:color="auto"/>
            <w:bottom w:val="none" w:sz="0" w:space="0" w:color="auto"/>
            <w:right w:val="none" w:sz="0" w:space="0" w:color="auto"/>
          </w:divBdr>
        </w:div>
        <w:div w:id="2022656492">
          <w:marLeft w:val="640"/>
          <w:marRight w:val="0"/>
          <w:marTop w:val="0"/>
          <w:marBottom w:val="0"/>
          <w:divBdr>
            <w:top w:val="none" w:sz="0" w:space="0" w:color="auto"/>
            <w:left w:val="none" w:sz="0" w:space="0" w:color="auto"/>
            <w:bottom w:val="none" w:sz="0" w:space="0" w:color="auto"/>
            <w:right w:val="none" w:sz="0" w:space="0" w:color="auto"/>
          </w:divBdr>
        </w:div>
        <w:div w:id="712972047">
          <w:marLeft w:val="640"/>
          <w:marRight w:val="0"/>
          <w:marTop w:val="0"/>
          <w:marBottom w:val="0"/>
          <w:divBdr>
            <w:top w:val="none" w:sz="0" w:space="0" w:color="auto"/>
            <w:left w:val="none" w:sz="0" w:space="0" w:color="auto"/>
            <w:bottom w:val="none" w:sz="0" w:space="0" w:color="auto"/>
            <w:right w:val="none" w:sz="0" w:space="0" w:color="auto"/>
          </w:divBdr>
        </w:div>
        <w:div w:id="1403988765">
          <w:marLeft w:val="640"/>
          <w:marRight w:val="0"/>
          <w:marTop w:val="0"/>
          <w:marBottom w:val="0"/>
          <w:divBdr>
            <w:top w:val="none" w:sz="0" w:space="0" w:color="auto"/>
            <w:left w:val="none" w:sz="0" w:space="0" w:color="auto"/>
            <w:bottom w:val="none" w:sz="0" w:space="0" w:color="auto"/>
            <w:right w:val="none" w:sz="0" w:space="0" w:color="auto"/>
          </w:divBdr>
        </w:div>
        <w:div w:id="965352479">
          <w:marLeft w:val="640"/>
          <w:marRight w:val="0"/>
          <w:marTop w:val="0"/>
          <w:marBottom w:val="0"/>
          <w:divBdr>
            <w:top w:val="none" w:sz="0" w:space="0" w:color="auto"/>
            <w:left w:val="none" w:sz="0" w:space="0" w:color="auto"/>
            <w:bottom w:val="none" w:sz="0" w:space="0" w:color="auto"/>
            <w:right w:val="none" w:sz="0" w:space="0" w:color="auto"/>
          </w:divBdr>
        </w:div>
        <w:div w:id="85273545">
          <w:marLeft w:val="640"/>
          <w:marRight w:val="0"/>
          <w:marTop w:val="0"/>
          <w:marBottom w:val="0"/>
          <w:divBdr>
            <w:top w:val="none" w:sz="0" w:space="0" w:color="auto"/>
            <w:left w:val="none" w:sz="0" w:space="0" w:color="auto"/>
            <w:bottom w:val="none" w:sz="0" w:space="0" w:color="auto"/>
            <w:right w:val="none" w:sz="0" w:space="0" w:color="auto"/>
          </w:divBdr>
        </w:div>
        <w:div w:id="451630432">
          <w:marLeft w:val="640"/>
          <w:marRight w:val="0"/>
          <w:marTop w:val="0"/>
          <w:marBottom w:val="0"/>
          <w:divBdr>
            <w:top w:val="none" w:sz="0" w:space="0" w:color="auto"/>
            <w:left w:val="none" w:sz="0" w:space="0" w:color="auto"/>
            <w:bottom w:val="none" w:sz="0" w:space="0" w:color="auto"/>
            <w:right w:val="none" w:sz="0" w:space="0" w:color="auto"/>
          </w:divBdr>
        </w:div>
        <w:div w:id="1262831687">
          <w:marLeft w:val="640"/>
          <w:marRight w:val="0"/>
          <w:marTop w:val="0"/>
          <w:marBottom w:val="0"/>
          <w:divBdr>
            <w:top w:val="none" w:sz="0" w:space="0" w:color="auto"/>
            <w:left w:val="none" w:sz="0" w:space="0" w:color="auto"/>
            <w:bottom w:val="none" w:sz="0" w:space="0" w:color="auto"/>
            <w:right w:val="none" w:sz="0" w:space="0" w:color="auto"/>
          </w:divBdr>
        </w:div>
        <w:div w:id="1482963379">
          <w:marLeft w:val="640"/>
          <w:marRight w:val="0"/>
          <w:marTop w:val="0"/>
          <w:marBottom w:val="0"/>
          <w:divBdr>
            <w:top w:val="none" w:sz="0" w:space="0" w:color="auto"/>
            <w:left w:val="none" w:sz="0" w:space="0" w:color="auto"/>
            <w:bottom w:val="none" w:sz="0" w:space="0" w:color="auto"/>
            <w:right w:val="none" w:sz="0" w:space="0" w:color="auto"/>
          </w:divBdr>
        </w:div>
        <w:div w:id="1771075648">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2232864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17994246">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087216">
      <w:marLeft w:val="0"/>
      <w:marRight w:val="0"/>
      <w:marTop w:val="0"/>
      <w:marBottom w:val="0"/>
      <w:divBdr>
        <w:top w:val="none" w:sz="0" w:space="0" w:color="auto"/>
        <w:left w:val="none" w:sz="0" w:space="0" w:color="auto"/>
        <w:bottom w:val="none" w:sz="0" w:space="0" w:color="auto"/>
        <w:right w:val="none" w:sz="0" w:space="0" w:color="auto"/>
      </w:divBdr>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48866240">
      <w:marLeft w:val="0"/>
      <w:marRight w:val="0"/>
      <w:marTop w:val="0"/>
      <w:marBottom w:val="0"/>
      <w:divBdr>
        <w:top w:val="none" w:sz="0" w:space="0" w:color="auto"/>
        <w:left w:val="none" w:sz="0" w:space="0" w:color="auto"/>
        <w:bottom w:val="none" w:sz="0" w:space="0" w:color="auto"/>
        <w:right w:val="none" w:sz="0" w:space="0" w:color="auto"/>
      </w:divBdr>
    </w:div>
    <w:div w:id="2053459680">
      <w:marLeft w:val="0"/>
      <w:marRight w:val="0"/>
      <w:marTop w:val="0"/>
      <w:marBottom w:val="0"/>
      <w:divBdr>
        <w:top w:val="none" w:sz="0" w:space="0" w:color="auto"/>
        <w:left w:val="none" w:sz="0" w:space="0" w:color="auto"/>
        <w:bottom w:val="none" w:sz="0" w:space="0" w:color="auto"/>
        <w:right w:val="none" w:sz="0" w:space="0" w:color="auto"/>
      </w:divBdr>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08841633">
      <w:marLeft w:val="0"/>
      <w:marRight w:val="0"/>
      <w:marTop w:val="0"/>
      <w:marBottom w:val="0"/>
      <w:divBdr>
        <w:top w:val="none" w:sz="0" w:space="0" w:color="auto"/>
        <w:left w:val="none" w:sz="0" w:space="0" w:color="auto"/>
        <w:bottom w:val="none" w:sz="0" w:space="0" w:color="auto"/>
        <w:right w:val="none" w:sz="0" w:space="0" w:color="auto"/>
      </w:divBdr>
    </w:div>
    <w:div w:id="2110615804">
      <w:marLeft w:val="0"/>
      <w:marRight w:val="0"/>
      <w:marTop w:val="0"/>
      <w:marBottom w:val="0"/>
      <w:divBdr>
        <w:top w:val="none" w:sz="0" w:space="0" w:color="auto"/>
        <w:left w:val="none" w:sz="0" w:space="0" w:color="auto"/>
        <w:bottom w:val="none" w:sz="0" w:space="0" w:color="auto"/>
        <w:right w:val="none" w:sz="0" w:space="0" w:color="auto"/>
      </w:divBdr>
    </w:div>
    <w:div w:id="2119333290">
      <w:bodyDiv w:val="1"/>
      <w:marLeft w:val="0"/>
      <w:marRight w:val="0"/>
      <w:marTop w:val="0"/>
      <w:marBottom w:val="0"/>
      <w:divBdr>
        <w:top w:val="none" w:sz="0" w:space="0" w:color="auto"/>
        <w:left w:val="none" w:sz="0" w:space="0" w:color="auto"/>
        <w:bottom w:val="none" w:sz="0" w:space="0" w:color="auto"/>
        <w:right w:val="none" w:sz="0" w:space="0" w:color="auto"/>
      </w:divBdr>
      <w:divsChild>
        <w:div w:id="2069835286">
          <w:marLeft w:val="640"/>
          <w:marRight w:val="0"/>
          <w:marTop w:val="0"/>
          <w:marBottom w:val="0"/>
          <w:divBdr>
            <w:top w:val="none" w:sz="0" w:space="0" w:color="auto"/>
            <w:left w:val="none" w:sz="0" w:space="0" w:color="auto"/>
            <w:bottom w:val="none" w:sz="0" w:space="0" w:color="auto"/>
            <w:right w:val="none" w:sz="0" w:space="0" w:color="auto"/>
          </w:divBdr>
        </w:div>
        <w:div w:id="894924995">
          <w:marLeft w:val="640"/>
          <w:marRight w:val="0"/>
          <w:marTop w:val="0"/>
          <w:marBottom w:val="0"/>
          <w:divBdr>
            <w:top w:val="none" w:sz="0" w:space="0" w:color="auto"/>
            <w:left w:val="none" w:sz="0" w:space="0" w:color="auto"/>
            <w:bottom w:val="none" w:sz="0" w:space="0" w:color="auto"/>
            <w:right w:val="none" w:sz="0" w:space="0" w:color="auto"/>
          </w:divBdr>
        </w:div>
        <w:div w:id="1049183018">
          <w:marLeft w:val="640"/>
          <w:marRight w:val="0"/>
          <w:marTop w:val="0"/>
          <w:marBottom w:val="0"/>
          <w:divBdr>
            <w:top w:val="none" w:sz="0" w:space="0" w:color="auto"/>
            <w:left w:val="none" w:sz="0" w:space="0" w:color="auto"/>
            <w:bottom w:val="none" w:sz="0" w:space="0" w:color="auto"/>
            <w:right w:val="none" w:sz="0" w:space="0" w:color="auto"/>
          </w:divBdr>
        </w:div>
        <w:div w:id="554970669">
          <w:marLeft w:val="640"/>
          <w:marRight w:val="0"/>
          <w:marTop w:val="0"/>
          <w:marBottom w:val="0"/>
          <w:divBdr>
            <w:top w:val="none" w:sz="0" w:space="0" w:color="auto"/>
            <w:left w:val="none" w:sz="0" w:space="0" w:color="auto"/>
            <w:bottom w:val="none" w:sz="0" w:space="0" w:color="auto"/>
            <w:right w:val="none" w:sz="0" w:space="0" w:color="auto"/>
          </w:divBdr>
        </w:div>
        <w:div w:id="239948693">
          <w:marLeft w:val="640"/>
          <w:marRight w:val="0"/>
          <w:marTop w:val="0"/>
          <w:marBottom w:val="0"/>
          <w:divBdr>
            <w:top w:val="none" w:sz="0" w:space="0" w:color="auto"/>
            <w:left w:val="none" w:sz="0" w:space="0" w:color="auto"/>
            <w:bottom w:val="none" w:sz="0" w:space="0" w:color="auto"/>
            <w:right w:val="none" w:sz="0" w:space="0" w:color="auto"/>
          </w:divBdr>
        </w:div>
        <w:div w:id="1087459792">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947346316">
          <w:marLeft w:val="640"/>
          <w:marRight w:val="0"/>
          <w:marTop w:val="0"/>
          <w:marBottom w:val="0"/>
          <w:divBdr>
            <w:top w:val="none" w:sz="0" w:space="0" w:color="auto"/>
            <w:left w:val="none" w:sz="0" w:space="0" w:color="auto"/>
            <w:bottom w:val="none" w:sz="0" w:space="0" w:color="auto"/>
            <w:right w:val="none" w:sz="0" w:space="0" w:color="auto"/>
          </w:divBdr>
        </w:div>
        <w:div w:id="1703049165">
          <w:marLeft w:val="640"/>
          <w:marRight w:val="0"/>
          <w:marTop w:val="0"/>
          <w:marBottom w:val="0"/>
          <w:divBdr>
            <w:top w:val="none" w:sz="0" w:space="0" w:color="auto"/>
            <w:left w:val="none" w:sz="0" w:space="0" w:color="auto"/>
            <w:bottom w:val="none" w:sz="0" w:space="0" w:color="auto"/>
            <w:right w:val="none" w:sz="0" w:space="0" w:color="auto"/>
          </w:divBdr>
        </w:div>
        <w:div w:id="1240869602">
          <w:marLeft w:val="640"/>
          <w:marRight w:val="0"/>
          <w:marTop w:val="0"/>
          <w:marBottom w:val="0"/>
          <w:divBdr>
            <w:top w:val="none" w:sz="0" w:space="0" w:color="auto"/>
            <w:left w:val="none" w:sz="0" w:space="0" w:color="auto"/>
            <w:bottom w:val="none" w:sz="0" w:space="0" w:color="auto"/>
            <w:right w:val="none" w:sz="0" w:space="0" w:color="auto"/>
          </w:divBdr>
        </w:div>
        <w:div w:id="2076196886">
          <w:marLeft w:val="640"/>
          <w:marRight w:val="0"/>
          <w:marTop w:val="0"/>
          <w:marBottom w:val="0"/>
          <w:divBdr>
            <w:top w:val="none" w:sz="0" w:space="0" w:color="auto"/>
            <w:left w:val="none" w:sz="0" w:space="0" w:color="auto"/>
            <w:bottom w:val="none" w:sz="0" w:space="0" w:color="auto"/>
            <w:right w:val="none" w:sz="0" w:space="0" w:color="auto"/>
          </w:divBdr>
        </w:div>
        <w:div w:id="133759261">
          <w:marLeft w:val="640"/>
          <w:marRight w:val="0"/>
          <w:marTop w:val="0"/>
          <w:marBottom w:val="0"/>
          <w:divBdr>
            <w:top w:val="none" w:sz="0" w:space="0" w:color="auto"/>
            <w:left w:val="none" w:sz="0" w:space="0" w:color="auto"/>
            <w:bottom w:val="none" w:sz="0" w:space="0" w:color="auto"/>
            <w:right w:val="none" w:sz="0" w:space="0" w:color="auto"/>
          </w:divBdr>
        </w:div>
        <w:div w:id="217937668">
          <w:marLeft w:val="640"/>
          <w:marRight w:val="0"/>
          <w:marTop w:val="0"/>
          <w:marBottom w:val="0"/>
          <w:divBdr>
            <w:top w:val="none" w:sz="0" w:space="0" w:color="auto"/>
            <w:left w:val="none" w:sz="0" w:space="0" w:color="auto"/>
            <w:bottom w:val="none" w:sz="0" w:space="0" w:color="auto"/>
            <w:right w:val="none" w:sz="0" w:space="0" w:color="auto"/>
          </w:divBdr>
        </w:div>
        <w:div w:id="1228566243">
          <w:marLeft w:val="640"/>
          <w:marRight w:val="0"/>
          <w:marTop w:val="0"/>
          <w:marBottom w:val="0"/>
          <w:divBdr>
            <w:top w:val="none" w:sz="0" w:space="0" w:color="auto"/>
            <w:left w:val="none" w:sz="0" w:space="0" w:color="auto"/>
            <w:bottom w:val="none" w:sz="0" w:space="0" w:color="auto"/>
            <w:right w:val="none" w:sz="0" w:space="0" w:color="auto"/>
          </w:divBdr>
        </w:div>
        <w:div w:id="333461840">
          <w:marLeft w:val="640"/>
          <w:marRight w:val="0"/>
          <w:marTop w:val="0"/>
          <w:marBottom w:val="0"/>
          <w:divBdr>
            <w:top w:val="none" w:sz="0" w:space="0" w:color="auto"/>
            <w:left w:val="none" w:sz="0" w:space="0" w:color="auto"/>
            <w:bottom w:val="none" w:sz="0" w:space="0" w:color="auto"/>
            <w:right w:val="none" w:sz="0" w:space="0" w:color="auto"/>
          </w:divBdr>
        </w:div>
        <w:div w:id="1883440543">
          <w:marLeft w:val="640"/>
          <w:marRight w:val="0"/>
          <w:marTop w:val="0"/>
          <w:marBottom w:val="0"/>
          <w:divBdr>
            <w:top w:val="none" w:sz="0" w:space="0" w:color="auto"/>
            <w:left w:val="none" w:sz="0" w:space="0" w:color="auto"/>
            <w:bottom w:val="none" w:sz="0" w:space="0" w:color="auto"/>
            <w:right w:val="none" w:sz="0" w:space="0" w:color="auto"/>
          </w:divBdr>
        </w:div>
        <w:div w:id="521095515">
          <w:marLeft w:val="640"/>
          <w:marRight w:val="0"/>
          <w:marTop w:val="0"/>
          <w:marBottom w:val="0"/>
          <w:divBdr>
            <w:top w:val="none" w:sz="0" w:space="0" w:color="auto"/>
            <w:left w:val="none" w:sz="0" w:space="0" w:color="auto"/>
            <w:bottom w:val="none" w:sz="0" w:space="0" w:color="auto"/>
            <w:right w:val="none" w:sz="0" w:space="0" w:color="auto"/>
          </w:divBdr>
        </w:div>
        <w:div w:id="233978521">
          <w:marLeft w:val="640"/>
          <w:marRight w:val="0"/>
          <w:marTop w:val="0"/>
          <w:marBottom w:val="0"/>
          <w:divBdr>
            <w:top w:val="none" w:sz="0" w:space="0" w:color="auto"/>
            <w:left w:val="none" w:sz="0" w:space="0" w:color="auto"/>
            <w:bottom w:val="none" w:sz="0" w:space="0" w:color="auto"/>
            <w:right w:val="none" w:sz="0" w:space="0" w:color="auto"/>
          </w:divBdr>
        </w:div>
        <w:div w:id="1522160829">
          <w:marLeft w:val="640"/>
          <w:marRight w:val="0"/>
          <w:marTop w:val="0"/>
          <w:marBottom w:val="0"/>
          <w:divBdr>
            <w:top w:val="none" w:sz="0" w:space="0" w:color="auto"/>
            <w:left w:val="none" w:sz="0" w:space="0" w:color="auto"/>
            <w:bottom w:val="none" w:sz="0" w:space="0" w:color="auto"/>
            <w:right w:val="none" w:sz="0" w:space="0" w:color="auto"/>
          </w:divBdr>
        </w:div>
        <w:div w:id="1690637658">
          <w:marLeft w:val="640"/>
          <w:marRight w:val="0"/>
          <w:marTop w:val="0"/>
          <w:marBottom w:val="0"/>
          <w:divBdr>
            <w:top w:val="none" w:sz="0" w:space="0" w:color="auto"/>
            <w:left w:val="none" w:sz="0" w:space="0" w:color="auto"/>
            <w:bottom w:val="none" w:sz="0" w:space="0" w:color="auto"/>
            <w:right w:val="none" w:sz="0" w:space="0" w:color="auto"/>
          </w:divBdr>
        </w:div>
        <w:div w:id="1670913352">
          <w:marLeft w:val="640"/>
          <w:marRight w:val="0"/>
          <w:marTop w:val="0"/>
          <w:marBottom w:val="0"/>
          <w:divBdr>
            <w:top w:val="none" w:sz="0" w:space="0" w:color="auto"/>
            <w:left w:val="none" w:sz="0" w:space="0" w:color="auto"/>
            <w:bottom w:val="none" w:sz="0" w:space="0" w:color="auto"/>
            <w:right w:val="none" w:sz="0" w:space="0" w:color="auto"/>
          </w:divBdr>
        </w:div>
        <w:div w:id="374813439">
          <w:marLeft w:val="640"/>
          <w:marRight w:val="0"/>
          <w:marTop w:val="0"/>
          <w:marBottom w:val="0"/>
          <w:divBdr>
            <w:top w:val="none" w:sz="0" w:space="0" w:color="auto"/>
            <w:left w:val="none" w:sz="0" w:space="0" w:color="auto"/>
            <w:bottom w:val="none" w:sz="0" w:space="0" w:color="auto"/>
            <w:right w:val="none" w:sz="0" w:space="0" w:color="auto"/>
          </w:divBdr>
        </w:div>
        <w:div w:id="983047478">
          <w:marLeft w:val="640"/>
          <w:marRight w:val="0"/>
          <w:marTop w:val="0"/>
          <w:marBottom w:val="0"/>
          <w:divBdr>
            <w:top w:val="none" w:sz="0" w:space="0" w:color="auto"/>
            <w:left w:val="none" w:sz="0" w:space="0" w:color="auto"/>
            <w:bottom w:val="none" w:sz="0" w:space="0" w:color="auto"/>
            <w:right w:val="none" w:sz="0" w:space="0" w:color="auto"/>
          </w:divBdr>
        </w:div>
        <w:div w:id="625045188">
          <w:marLeft w:val="640"/>
          <w:marRight w:val="0"/>
          <w:marTop w:val="0"/>
          <w:marBottom w:val="0"/>
          <w:divBdr>
            <w:top w:val="none" w:sz="0" w:space="0" w:color="auto"/>
            <w:left w:val="none" w:sz="0" w:space="0" w:color="auto"/>
            <w:bottom w:val="none" w:sz="0" w:space="0" w:color="auto"/>
            <w:right w:val="none" w:sz="0" w:space="0" w:color="auto"/>
          </w:divBdr>
        </w:div>
        <w:div w:id="1721202010">
          <w:marLeft w:val="640"/>
          <w:marRight w:val="0"/>
          <w:marTop w:val="0"/>
          <w:marBottom w:val="0"/>
          <w:divBdr>
            <w:top w:val="none" w:sz="0" w:space="0" w:color="auto"/>
            <w:left w:val="none" w:sz="0" w:space="0" w:color="auto"/>
            <w:bottom w:val="none" w:sz="0" w:space="0" w:color="auto"/>
            <w:right w:val="none" w:sz="0" w:space="0" w:color="auto"/>
          </w:divBdr>
        </w:div>
        <w:div w:id="801968787">
          <w:marLeft w:val="640"/>
          <w:marRight w:val="0"/>
          <w:marTop w:val="0"/>
          <w:marBottom w:val="0"/>
          <w:divBdr>
            <w:top w:val="none" w:sz="0" w:space="0" w:color="auto"/>
            <w:left w:val="none" w:sz="0" w:space="0" w:color="auto"/>
            <w:bottom w:val="none" w:sz="0" w:space="0" w:color="auto"/>
            <w:right w:val="none" w:sz="0" w:space="0" w:color="auto"/>
          </w:divBdr>
        </w:div>
        <w:div w:id="2088653195">
          <w:marLeft w:val="640"/>
          <w:marRight w:val="0"/>
          <w:marTop w:val="0"/>
          <w:marBottom w:val="0"/>
          <w:divBdr>
            <w:top w:val="none" w:sz="0" w:space="0" w:color="auto"/>
            <w:left w:val="none" w:sz="0" w:space="0" w:color="auto"/>
            <w:bottom w:val="none" w:sz="0" w:space="0" w:color="auto"/>
            <w:right w:val="none" w:sz="0" w:space="0" w:color="auto"/>
          </w:divBdr>
        </w:div>
        <w:div w:id="745759644">
          <w:marLeft w:val="640"/>
          <w:marRight w:val="0"/>
          <w:marTop w:val="0"/>
          <w:marBottom w:val="0"/>
          <w:divBdr>
            <w:top w:val="none" w:sz="0" w:space="0" w:color="auto"/>
            <w:left w:val="none" w:sz="0" w:space="0" w:color="auto"/>
            <w:bottom w:val="none" w:sz="0" w:space="0" w:color="auto"/>
            <w:right w:val="none" w:sz="0" w:space="0" w:color="auto"/>
          </w:divBdr>
        </w:div>
        <w:div w:id="2132048601">
          <w:marLeft w:val="640"/>
          <w:marRight w:val="0"/>
          <w:marTop w:val="0"/>
          <w:marBottom w:val="0"/>
          <w:divBdr>
            <w:top w:val="none" w:sz="0" w:space="0" w:color="auto"/>
            <w:left w:val="none" w:sz="0" w:space="0" w:color="auto"/>
            <w:bottom w:val="none" w:sz="0" w:space="0" w:color="auto"/>
            <w:right w:val="none" w:sz="0" w:space="0" w:color="auto"/>
          </w:divBdr>
        </w:div>
        <w:div w:id="96678185">
          <w:marLeft w:val="640"/>
          <w:marRight w:val="0"/>
          <w:marTop w:val="0"/>
          <w:marBottom w:val="0"/>
          <w:divBdr>
            <w:top w:val="none" w:sz="0" w:space="0" w:color="auto"/>
            <w:left w:val="none" w:sz="0" w:space="0" w:color="auto"/>
            <w:bottom w:val="none" w:sz="0" w:space="0" w:color="auto"/>
            <w:right w:val="none" w:sz="0" w:space="0" w:color="auto"/>
          </w:divBdr>
        </w:div>
        <w:div w:id="1237398043">
          <w:marLeft w:val="640"/>
          <w:marRight w:val="0"/>
          <w:marTop w:val="0"/>
          <w:marBottom w:val="0"/>
          <w:divBdr>
            <w:top w:val="none" w:sz="0" w:space="0" w:color="auto"/>
            <w:left w:val="none" w:sz="0" w:space="0" w:color="auto"/>
            <w:bottom w:val="none" w:sz="0" w:space="0" w:color="auto"/>
            <w:right w:val="none" w:sz="0" w:space="0" w:color="auto"/>
          </w:divBdr>
        </w:div>
        <w:div w:id="1649895961">
          <w:marLeft w:val="640"/>
          <w:marRight w:val="0"/>
          <w:marTop w:val="0"/>
          <w:marBottom w:val="0"/>
          <w:divBdr>
            <w:top w:val="none" w:sz="0" w:space="0" w:color="auto"/>
            <w:left w:val="none" w:sz="0" w:space="0" w:color="auto"/>
            <w:bottom w:val="none" w:sz="0" w:space="0" w:color="auto"/>
            <w:right w:val="none" w:sz="0" w:space="0" w:color="auto"/>
          </w:divBdr>
        </w:div>
        <w:div w:id="1905677188">
          <w:marLeft w:val="640"/>
          <w:marRight w:val="0"/>
          <w:marTop w:val="0"/>
          <w:marBottom w:val="0"/>
          <w:divBdr>
            <w:top w:val="none" w:sz="0" w:space="0" w:color="auto"/>
            <w:left w:val="none" w:sz="0" w:space="0" w:color="auto"/>
            <w:bottom w:val="none" w:sz="0" w:space="0" w:color="auto"/>
            <w:right w:val="none" w:sz="0" w:space="0" w:color="auto"/>
          </w:divBdr>
        </w:div>
        <w:div w:id="1262255563">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1390690452">
          <w:marLeft w:val="640"/>
          <w:marRight w:val="0"/>
          <w:marTop w:val="0"/>
          <w:marBottom w:val="0"/>
          <w:divBdr>
            <w:top w:val="none" w:sz="0" w:space="0" w:color="auto"/>
            <w:left w:val="none" w:sz="0" w:space="0" w:color="auto"/>
            <w:bottom w:val="none" w:sz="0" w:space="0" w:color="auto"/>
            <w:right w:val="none" w:sz="0" w:space="0" w:color="auto"/>
          </w:divBdr>
        </w:div>
        <w:div w:id="51540791">
          <w:marLeft w:val="640"/>
          <w:marRight w:val="0"/>
          <w:marTop w:val="0"/>
          <w:marBottom w:val="0"/>
          <w:divBdr>
            <w:top w:val="none" w:sz="0" w:space="0" w:color="auto"/>
            <w:left w:val="none" w:sz="0" w:space="0" w:color="auto"/>
            <w:bottom w:val="none" w:sz="0" w:space="0" w:color="auto"/>
            <w:right w:val="none" w:sz="0" w:space="0" w:color="auto"/>
          </w:divBdr>
        </w:div>
        <w:div w:id="2086105652">
          <w:marLeft w:val="640"/>
          <w:marRight w:val="0"/>
          <w:marTop w:val="0"/>
          <w:marBottom w:val="0"/>
          <w:divBdr>
            <w:top w:val="none" w:sz="0" w:space="0" w:color="auto"/>
            <w:left w:val="none" w:sz="0" w:space="0" w:color="auto"/>
            <w:bottom w:val="none" w:sz="0" w:space="0" w:color="auto"/>
            <w:right w:val="none" w:sz="0" w:space="0" w:color="auto"/>
          </w:divBdr>
        </w:div>
        <w:div w:id="1632859487">
          <w:marLeft w:val="640"/>
          <w:marRight w:val="0"/>
          <w:marTop w:val="0"/>
          <w:marBottom w:val="0"/>
          <w:divBdr>
            <w:top w:val="none" w:sz="0" w:space="0" w:color="auto"/>
            <w:left w:val="none" w:sz="0" w:space="0" w:color="auto"/>
            <w:bottom w:val="none" w:sz="0" w:space="0" w:color="auto"/>
            <w:right w:val="none" w:sz="0" w:space="0" w:color="auto"/>
          </w:divBdr>
        </w:div>
        <w:div w:id="983242793">
          <w:marLeft w:val="640"/>
          <w:marRight w:val="0"/>
          <w:marTop w:val="0"/>
          <w:marBottom w:val="0"/>
          <w:divBdr>
            <w:top w:val="none" w:sz="0" w:space="0" w:color="auto"/>
            <w:left w:val="none" w:sz="0" w:space="0" w:color="auto"/>
            <w:bottom w:val="none" w:sz="0" w:space="0" w:color="auto"/>
            <w:right w:val="none" w:sz="0" w:space="0" w:color="auto"/>
          </w:divBdr>
        </w:div>
        <w:div w:id="625548102">
          <w:marLeft w:val="640"/>
          <w:marRight w:val="0"/>
          <w:marTop w:val="0"/>
          <w:marBottom w:val="0"/>
          <w:divBdr>
            <w:top w:val="none" w:sz="0" w:space="0" w:color="auto"/>
            <w:left w:val="none" w:sz="0" w:space="0" w:color="auto"/>
            <w:bottom w:val="none" w:sz="0" w:space="0" w:color="auto"/>
            <w:right w:val="none" w:sz="0" w:space="0" w:color="auto"/>
          </w:divBdr>
        </w:div>
        <w:div w:id="1605113054">
          <w:marLeft w:val="640"/>
          <w:marRight w:val="0"/>
          <w:marTop w:val="0"/>
          <w:marBottom w:val="0"/>
          <w:divBdr>
            <w:top w:val="none" w:sz="0" w:space="0" w:color="auto"/>
            <w:left w:val="none" w:sz="0" w:space="0" w:color="auto"/>
            <w:bottom w:val="none" w:sz="0" w:space="0" w:color="auto"/>
            <w:right w:val="none" w:sz="0" w:space="0" w:color="auto"/>
          </w:divBdr>
        </w:div>
        <w:div w:id="1615362153">
          <w:marLeft w:val="640"/>
          <w:marRight w:val="0"/>
          <w:marTop w:val="0"/>
          <w:marBottom w:val="0"/>
          <w:divBdr>
            <w:top w:val="none" w:sz="0" w:space="0" w:color="auto"/>
            <w:left w:val="none" w:sz="0" w:space="0" w:color="auto"/>
            <w:bottom w:val="none" w:sz="0" w:space="0" w:color="auto"/>
            <w:right w:val="none" w:sz="0" w:space="0" w:color="auto"/>
          </w:divBdr>
        </w:div>
        <w:div w:id="536162696">
          <w:marLeft w:val="640"/>
          <w:marRight w:val="0"/>
          <w:marTop w:val="0"/>
          <w:marBottom w:val="0"/>
          <w:divBdr>
            <w:top w:val="none" w:sz="0" w:space="0" w:color="auto"/>
            <w:left w:val="none" w:sz="0" w:space="0" w:color="auto"/>
            <w:bottom w:val="none" w:sz="0" w:space="0" w:color="auto"/>
            <w:right w:val="none" w:sz="0" w:space="0" w:color="auto"/>
          </w:divBdr>
        </w:div>
        <w:div w:id="1077360376">
          <w:marLeft w:val="640"/>
          <w:marRight w:val="0"/>
          <w:marTop w:val="0"/>
          <w:marBottom w:val="0"/>
          <w:divBdr>
            <w:top w:val="none" w:sz="0" w:space="0" w:color="auto"/>
            <w:left w:val="none" w:sz="0" w:space="0" w:color="auto"/>
            <w:bottom w:val="none" w:sz="0" w:space="0" w:color="auto"/>
            <w:right w:val="none" w:sz="0" w:space="0" w:color="auto"/>
          </w:divBdr>
        </w:div>
      </w:divsChild>
    </w:div>
    <w:div w:id="2122725888">
      <w:marLeft w:val="0"/>
      <w:marRight w:val="0"/>
      <w:marTop w:val="0"/>
      <w:marBottom w:val="0"/>
      <w:divBdr>
        <w:top w:val="none" w:sz="0" w:space="0" w:color="auto"/>
        <w:left w:val="none" w:sz="0" w:space="0" w:color="auto"/>
        <w:bottom w:val="none" w:sz="0" w:space="0" w:color="auto"/>
        <w:right w:val="none" w:sz="0" w:space="0" w:color="auto"/>
      </w:divBdr>
    </w:div>
    <w:div w:id="2123184549">
      <w:bodyDiv w:val="1"/>
      <w:marLeft w:val="0"/>
      <w:marRight w:val="0"/>
      <w:marTop w:val="0"/>
      <w:marBottom w:val="0"/>
      <w:divBdr>
        <w:top w:val="none" w:sz="0" w:space="0" w:color="auto"/>
        <w:left w:val="none" w:sz="0" w:space="0" w:color="auto"/>
        <w:bottom w:val="none" w:sz="0" w:space="0" w:color="auto"/>
        <w:right w:val="none" w:sz="0" w:space="0" w:color="auto"/>
      </w:divBdr>
      <w:divsChild>
        <w:div w:id="1609004711">
          <w:marLeft w:val="640"/>
          <w:marRight w:val="0"/>
          <w:marTop w:val="0"/>
          <w:marBottom w:val="0"/>
          <w:divBdr>
            <w:top w:val="none" w:sz="0" w:space="0" w:color="auto"/>
            <w:left w:val="none" w:sz="0" w:space="0" w:color="auto"/>
            <w:bottom w:val="none" w:sz="0" w:space="0" w:color="auto"/>
            <w:right w:val="none" w:sz="0" w:space="0" w:color="auto"/>
          </w:divBdr>
        </w:div>
        <w:div w:id="1153377800">
          <w:marLeft w:val="640"/>
          <w:marRight w:val="0"/>
          <w:marTop w:val="0"/>
          <w:marBottom w:val="0"/>
          <w:divBdr>
            <w:top w:val="none" w:sz="0" w:space="0" w:color="auto"/>
            <w:left w:val="none" w:sz="0" w:space="0" w:color="auto"/>
            <w:bottom w:val="none" w:sz="0" w:space="0" w:color="auto"/>
            <w:right w:val="none" w:sz="0" w:space="0" w:color="auto"/>
          </w:divBdr>
        </w:div>
        <w:div w:id="1389718643">
          <w:marLeft w:val="640"/>
          <w:marRight w:val="0"/>
          <w:marTop w:val="0"/>
          <w:marBottom w:val="0"/>
          <w:divBdr>
            <w:top w:val="none" w:sz="0" w:space="0" w:color="auto"/>
            <w:left w:val="none" w:sz="0" w:space="0" w:color="auto"/>
            <w:bottom w:val="none" w:sz="0" w:space="0" w:color="auto"/>
            <w:right w:val="none" w:sz="0" w:space="0" w:color="auto"/>
          </w:divBdr>
        </w:div>
        <w:div w:id="154341932">
          <w:marLeft w:val="640"/>
          <w:marRight w:val="0"/>
          <w:marTop w:val="0"/>
          <w:marBottom w:val="0"/>
          <w:divBdr>
            <w:top w:val="none" w:sz="0" w:space="0" w:color="auto"/>
            <w:left w:val="none" w:sz="0" w:space="0" w:color="auto"/>
            <w:bottom w:val="none" w:sz="0" w:space="0" w:color="auto"/>
            <w:right w:val="none" w:sz="0" w:space="0" w:color="auto"/>
          </w:divBdr>
        </w:div>
        <w:div w:id="636187893">
          <w:marLeft w:val="640"/>
          <w:marRight w:val="0"/>
          <w:marTop w:val="0"/>
          <w:marBottom w:val="0"/>
          <w:divBdr>
            <w:top w:val="none" w:sz="0" w:space="0" w:color="auto"/>
            <w:left w:val="none" w:sz="0" w:space="0" w:color="auto"/>
            <w:bottom w:val="none" w:sz="0" w:space="0" w:color="auto"/>
            <w:right w:val="none" w:sz="0" w:space="0" w:color="auto"/>
          </w:divBdr>
        </w:div>
        <w:div w:id="1743870864">
          <w:marLeft w:val="640"/>
          <w:marRight w:val="0"/>
          <w:marTop w:val="0"/>
          <w:marBottom w:val="0"/>
          <w:divBdr>
            <w:top w:val="none" w:sz="0" w:space="0" w:color="auto"/>
            <w:left w:val="none" w:sz="0" w:space="0" w:color="auto"/>
            <w:bottom w:val="none" w:sz="0" w:space="0" w:color="auto"/>
            <w:right w:val="none" w:sz="0" w:space="0" w:color="auto"/>
          </w:divBdr>
        </w:div>
        <w:div w:id="59789242">
          <w:marLeft w:val="640"/>
          <w:marRight w:val="0"/>
          <w:marTop w:val="0"/>
          <w:marBottom w:val="0"/>
          <w:divBdr>
            <w:top w:val="none" w:sz="0" w:space="0" w:color="auto"/>
            <w:left w:val="none" w:sz="0" w:space="0" w:color="auto"/>
            <w:bottom w:val="none" w:sz="0" w:space="0" w:color="auto"/>
            <w:right w:val="none" w:sz="0" w:space="0" w:color="auto"/>
          </w:divBdr>
        </w:div>
        <w:div w:id="1752461628">
          <w:marLeft w:val="640"/>
          <w:marRight w:val="0"/>
          <w:marTop w:val="0"/>
          <w:marBottom w:val="0"/>
          <w:divBdr>
            <w:top w:val="none" w:sz="0" w:space="0" w:color="auto"/>
            <w:left w:val="none" w:sz="0" w:space="0" w:color="auto"/>
            <w:bottom w:val="none" w:sz="0" w:space="0" w:color="auto"/>
            <w:right w:val="none" w:sz="0" w:space="0" w:color="auto"/>
          </w:divBdr>
        </w:div>
        <w:div w:id="743257723">
          <w:marLeft w:val="640"/>
          <w:marRight w:val="0"/>
          <w:marTop w:val="0"/>
          <w:marBottom w:val="0"/>
          <w:divBdr>
            <w:top w:val="none" w:sz="0" w:space="0" w:color="auto"/>
            <w:left w:val="none" w:sz="0" w:space="0" w:color="auto"/>
            <w:bottom w:val="none" w:sz="0" w:space="0" w:color="auto"/>
            <w:right w:val="none" w:sz="0" w:space="0" w:color="auto"/>
          </w:divBdr>
        </w:div>
        <w:div w:id="967123926">
          <w:marLeft w:val="640"/>
          <w:marRight w:val="0"/>
          <w:marTop w:val="0"/>
          <w:marBottom w:val="0"/>
          <w:divBdr>
            <w:top w:val="none" w:sz="0" w:space="0" w:color="auto"/>
            <w:left w:val="none" w:sz="0" w:space="0" w:color="auto"/>
            <w:bottom w:val="none" w:sz="0" w:space="0" w:color="auto"/>
            <w:right w:val="none" w:sz="0" w:space="0" w:color="auto"/>
          </w:divBdr>
        </w:div>
        <w:div w:id="336081965">
          <w:marLeft w:val="640"/>
          <w:marRight w:val="0"/>
          <w:marTop w:val="0"/>
          <w:marBottom w:val="0"/>
          <w:divBdr>
            <w:top w:val="none" w:sz="0" w:space="0" w:color="auto"/>
            <w:left w:val="none" w:sz="0" w:space="0" w:color="auto"/>
            <w:bottom w:val="none" w:sz="0" w:space="0" w:color="auto"/>
            <w:right w:val="none" w:sz="0" w:space="0" w:color="auto"/>
          </w:divBdr>
        </w:div>
        <w:div w:id="449593798">
          <w:marLeft w:val="640"/>
          <w:marRight w:val="0"/>
          <w:marTop w:val="0"/>
          <w:marBottom w:val="0"/>
          <w:divBdr>
            <w:top w:val="none" w:sz="0" w:space="0" w:color="auto"/>
            <w:left w:val="none" w:sz="0" w:space="0" w:color="auto"/>
            <w:bottom w:val="none" w:sz="0" w:space="0" w:color="auto"/>
            <w:right w:val="none" w:sz="0" w:space="0" w:color="auto"/>
          </w:divBdr>
        </w:div>
        <w:div w:id="875239698">
          <w:marLeft w:val="640"/>
          <w:marRight w:val="0"/>
          <w:marTop w:val="0"/>
          <w:marBottom w:val="0"/>
          <w:divBdr>
            <w:top w:val="none" w:sz="0" w:space="0" w:color="auto"/>
            <w:left w:val="none" w:sz="0" w:space="0" w:color="auto"/>
            <w:bottom w:val="none" w:sz="0" w:space="0" w:color="auto"/>
            <w:right w:val="none" w:sz="0" w:space="0" w:color="auto"/>
          </w:divBdr>
        </w:div>
        <w:div w:id="608659752">
          <w:marLeft w:val="640"/>
          <w:marRight w:val="0"/>
          <w:marTop w:val="0"/>
          <w:marBottom w:val="0"/>
          <w:divBdr>
            <w:top w:val="none" w:sz="0" w:space="0" w:color="auto"/>
            <w:left w:val="none" w:sz="0" w:space="0" w:color="auto"/>
            <w:bottom w:val="none" w:sz="0" w:space="0" w:color="auto"/>
            <w:right w:val="none" w:sz="0" w:space="0" w:color="auto"/>
          </w:divBdr>
        </w:div>
        <w:div w:id="1961455390">
          <w:marLeft w:val="640"/>
          <w:marRight w:val="0"/>
          <w:marTop w:val="0"/>
          <w:marBottom w:val="0"/>
          <w:divBdr>
            <w:top w:val="none" w:sz="0" w:space="0" w:color="auto"/>
            <w:left w:val="none" w:sz="0" w:space="0" w:color="auto"/>
            <w:bottom w:val="none" w:sz="0" w:space="0" w:color="auto"/>
            <w:right w:val="none" w:sz="0" w:space="0" w:color="auto"/>
          </w:divBdr>
        </w:div>
        <w:div w:id="1967811526">
          <w:marLeft w:val="640"/>
          <w:marRight w:val="0"/>
          <w:marTop w:val="0"/>
          <w:marBottom w:val="0"/>
          <w:divBdr>
            <w:top w:val="none" w:sz="0" w:space="0" w:color="auto"/>
            <w:left w:val="none" w:sz="0" w:space="0" w:color="auto"/>
            <w:bottom w:val="none" w:sz="0" w:space="0" w:color="auto"/>
            <w:right w:val="none" w:sz="0" w:space="0" w:color="auto"/>
          </w:divBdr>
        </w:div>
        <w:div w:id="252320449">
          <w:marLeft w:val="640"/>
          <w:marRight w:val="0"/>
          <w:marTop w:val="0"/>
          <w:marBottom w:val="0"/>
          <w:divBdr>
            <w:top w:val="none" w:sz="0" w:space="0" w:color="auto"/>
            <w:left w:val="none" w:sz="0" w:space="0" w:color="auto"/>
            <w:bottom w:val="none" w:sz="0" w:space="0" w:color="auto"/>
            <w:right w:val="none" w:sz="0" w:space="0" w:color="auto"/>
          </w:divBdr>
        </w:div>
        <w:div w:id="1481507270">
          <w:marLeft w:val="640"/>
          <w:marRight w:val="0"/>
          <w:marTop w:val="0"/>
          <w:marBottom w:val="0"/>
          <w:divBdr>
            <w:top w:val="none" w:sz="0" w:space="0" w:color="auto"/>
            <w:left w:val="none" w:sz="0" w:space="0" w:color="auto"/>
            <w:bottom w:val="none" w:sz="0" w:space="0" w:color="auto"/>
            <w:right w:val="none" w:sz="0" w:space="0" w:color="auto"/>
          </w:divBdr>
        </w:div>
        <w:div w:id="1220479713">
          <w:marLeft w:val="640"/>
          <w:marRight w:val="0"/>
          <w:marTop w:val="0"/>
          <w:marBottom w:val="0"/>
          <w:divBdr>
            <w:top w:val="none" w:sz="0" w:space="0" w:color="auto"/>
            <w:left w:val="none" w:sz="0" w:space="0" w:color="auto"/>
            <w:bottom w:val="none" w:sz="0" w:space="0" w:color="auto"/>
            <w:right w:val="none" w:sz="0" w:space="0" w:color="auto"/>
          </w:divBdr>
        </w:div>
        <w:div w:id="201669982">
          <w:marLeft w:val="640"/>
          <w:marRight w:val="0"/>
          <w:marTop w:val="0"/>
          <w:marBottom w:val="0"/>
          <w:divBdr>
            <w:top w:val="none" w:sz="0" w:space="0" w:color="auto"/>
            <w:left w:val="none" w:sz="0" w:space="0" w:color="auto"/>
            <w:bottom w:val="none" w:sz="0" w:space="0" w:color="auto"/>
            <w:right w:val="none" w:sz="0" w:space="0" w:color="auto"/>
          </w:divBdr>
        </w:div>
        <w:div w:id="411893870">
          <w:marLeft w:val="640"/>
          <w:marRight w:val="0"/>
          <w:marTop w:val="0"/>
          <w:marBottom w:val="0"/>
          <w:divBdr>
            <w:top w:val="none" w:sz="0" w:space="0" w:color="auto"/>
            <w:left w:val="none" w:sz="0" w:space="0" w:color="auto"/>
            <w:bottom w:val="none" w:sz="0" w:space="0" w:color="auto"/>
            <w:right w:val="none" w:sz="0" w:space="0" w:color="auto"/>
          </w:divBdr>
        </w:div>
        <w:div w:id="743141015">
          <w:marLeft w:val="640"/>
          <w:marRight w:val="0"/>
          <w:marTop w:val="0"/>
          <w:marBottom w:val="0"/>
          <w:divBdr>
            <w:top w:val="none" w:sz="0" w:space="0" w:color="auto"/>
            <w:left w:val="none" w:sz="0" w:space="0" w:color="auto"/>
            <w:bottom w:val="none" w:sz="0" w:space="0" w:color="auto"/>
            <w:right w:val="none" w:sz="0" w:space="0" w:color="auto"/>
          </w:divBdr>
        </w:div>
        <w:div w:id="13267309">
          <w:marLeft w:val="640"/>
          <w:marRight w:val="0"/>
          <w:marTop w:val="0"/>
          <w:marBottom w:val="0"/>
          <w:divBdr>
            <w:top w:val="none" w:sz="0" w:space="0" w:color="auto"/>
            <w:left w:val="none" w:sz="0" w:space="0" w:color="auto"/>
            <w:bottom w:val="none" w:sz="0" w:space="0" w:color="auto"/>
            <w:right w:val="none" w:sz="0" w:space="0" w:color="auto"/>
          </w:divBdr>
        </w:div>
        <w:div w:id="1186552284">
          <w:marLeft w:val="640"/>
          <w:marRight w:val="0"/>
          <w:marTop w:val="0"/>
          <w:marBottom w:val="0"/>
          <w:divBdr>
            <w:top w:val="none" w:sz="0" w:space="0" w:color="auto"/>
            <w:left w:val="none" w:sz="0" w:space="0" w:color="auto"/>
            <w:bottom w:val="none" w:sz="0" w:space="0" w:color="auto"/>
            <w:right w:val="none" w:sz="0" w:space="0" w:color="auto"/>
          </w:divBdr>
        </w:div>
        <w:div w:id="978342049">
          <w:marLeft w:val="640"/>
          <w:marRight w:val="0"/>
          <w:marTop w:val="0"/>
          <w:marBottom w:val="0"/>
          <w:divBdr>
            <w:top w:val="none" w:sz="0" w:space="0" w:color="auto"/>
            <w:left w:val="none" w:sz="0" w:space="0" w:color="auto"/>
            <w:bottom w:val="none" w:sz="0" w:space="0" w:color="auto"/>
            <w:right w:val="none" w:sz="0" w:space="0" w:color="auto"/>
          </w:divBdr>
        </w:div>
        <w:div w:id="2076388262">
          <w:marLeft w:val="640"/>
          <w:marRight w:val="0"/>
          <w:marTop w:val="0"/>
          <w:marBottom w:val="0"/>
          <w:divBdr>
            <w:top w:val="none" w:sz="0" w:space="0" w:color="auto"/>
            <w:left w:val="none" w:sz="0" w:space="0" w:color="auto"/>
            <w:bottom w:val="none" w:sz="0" w:space="0" w:color="auto"/>
            <w:right w:val="none" w:sz="0" w:space="0" w:color="auto"/>
          </w:divBdr>
        </w:div>
        <w:div w:id="1354333572">
          <w:marLeft w:val="640"/>
          <w:marRight w:val="0"/>
          <w:marTop w:val="0"/>
          <w:marBottom w:val="0"/>
          <w:divBdr>
            <w:top w:val="none" w:sz="0" w:space="0" w:color="auto"/>
            <w:left w:val="none" w:sz="0" w:space="0" w:color="auto"/>
            <w:bottom w:val="none" w:sz="0" w:space="0" w:color="auto"/>
            <w:right w:val="none" w:sz="0" w:space="0" w:color="auto"/>
          </w:divBdr>
        </w:div>
        <w:div w:id="320700280">
          <w:marLeft w:val="640"/>
          <w:marRight w:val="0"/>
          <w:marTop w:val="0"/>
          <w:marBottom w:val="0"/>
          <w:divBdr>
            <w:top w:val="none" w:sz="0" w:space="0" w:color="auto"/>
            <w:left w:val="none" w:sz="0" w:space="0" w:color="auto"/>
            <w:bottom w:val="none" w:sz="0" w:space="0" w:color="auto"/>
            <w:right w:val="none" w:sz="0" w:space="0" w:color="auto"/>
          </w:divBdr>
        </w:div>
        <w:div w:id="167066469">
          <w:marLeft w:val="640"/>
          <w:marRight w:val="0"/>
          <w:marTop w:val="0"/>
          <w:marBottom w:val="0"/>
          <w:divBdr>
            <w:top w:val="none" w:sz="0" w:space="0" w:color="auto"/>
            <w:left w:val="none" w:sz="0" w:space="0" w:color="auto"/>
            <w:bottom w:val="none" w:sz="0" w:space="0" w:color="auto"/>
            <w:right w:val="none" w:sz="0" w:space="0" w:color="auto"/>
          </w:divBdr>
        </w:div>
        <w:div w:id="204294461">
          <w:marLeft w:val="640"/>
          <w:marRight w:val="0"/>
          <w:marTop w:val="0"/>
          <w:marBottom w:val="0"/>
          <w:divBdr>
            <w:top w:val="none" w:sz="0" w:space="0" w:color="auto"/>
            <w:left w:val="none" w:sz="0" w:space="0" w:color="auto"/>
            <w:bottom w:val="none" w:sz="0" w:space="0" w:color="auto"/>
            <w:right w:val="none" w:sz="0" w:space="0" w:color="auto"/>
          </w:divBdr>
        </w:div>
        <w:div w:id="1678342587">
          <w:marLeft w:val="640"/>
          <w:marRight w:val="0"/>
          <w:marTop w:val="0"/>
          <w:marBottom w:val="0"/>
          <w:divBdr>
            <w:top w:val="none" w:sz="0" w:space="0" w:color="auto"/>
            <w:left w:val="none" w:sz="0" w:space="0" w:color="auto"/>
            <w:bottom w:val="none" w:sz="0" w:space="0" w:color="auto"/>
            <w:right w:val="none" w:sz="0" w:space="0" w:color="auto"/>
          </w:divBdr>
        </w:div>
        <w:div w:id="1673213465">
          <w:marLeft w:val="640"/>
          <w:marRight w:val="0"/>
          <w:marTop w:val="0"/>
          <w:marBottom w:val="0"/>
          <w:divBdr>
            <w:top w:val="none" w:sz="0" w:space="0" w:color="auto"/>
            <w:left w:val="none" w:sz="0" w:space="0" w:color="auto"/>
            <w:bottom w:val="none" w:sz="0" w:space="0" w:color="auto"/>
            <w:right w:val="none" w:sz="0" w:space="0" w:color="auto"/>
          </w:divBdr>
        </w:div>
        <w:div w:id="1694182949">
          <w:marLeft w:val="640"/>
          <w:marRight w:val="0"/>
          <w:marTop w:val="0"/>
          <w:marBottom w:val="0"/>
          <w:divBdr>
            <w:top w:val="none" w:sz="0" w:space="0" w:color="auto"/>
            <w:left w:val="none" w:sz="0" w:space="0" w:color="auto"/>
            <w:bottom w:val="none" w:sz="0" w:space="0" w:color="auto"/>
            <w:right w:val="none" w:sz="0" w:space="0" w:color="auto"/>
          </w:divBdr>
        </w:div>
        <w:div w:id="501898767">
          <w:marLeft w:val="640"/>
          <w:marRight w:val="0"/>
          <w:marTop w:val="0"/>
          <w:marBottom w:val="0"/>
          <w:divBdr>
            <w:top w:val="none" w:sz="0" w:space="0" w:color="auto"/>
            <w:left w:val="none" w:sz="0" w:space="0" w:color="auto"/>
            <w:bottom w:val="none" w:sz="0" w:space="0" w:color="auto"/>
            <w:right w:val="none" w:sz="0" w:space="0" w:color="auto"/>
          </w:divBdr>
        </w:div>
        <w:div w:id="1157646741">
          <w:marLeft w:val="640"/>
          <w:marRight w:val="0"/>
          <w:marTop w:val="0"/>
          <w:marBottom w:val="0"/>
          <w:divBdr>
            <w:top w:val="none" w:sz="0" w:space="0" w:color="auto"/>
            <w:left w:val="none" w:sz="0" w:space="0" w:color="auto"/>
            <w:bottom w:val="none" w:sz="0" w:space="0" w:color="auto"/>
            <w:right w:val="none" w:sz="0" w:space="0" w:color="auto"/>
          </w:divBdr>
        </w:div>
        <w:div w:id="1756127230">
          <w:marLeft w:val="640"/>
          <w:marRight w:val="0"/>
          <w:marTop w:val="0"/>
          <w:marBottom w:val="0"/>
          <w:divBdr>
            <w:top w:val="none" w:sz="0" w:space="0" w:color="auto"/>
            <w:left w:val="none" w:sz="0" w:space="0" w:color="auto"/>
            <w:bottom w:val="none" w:sz="0" w:space="0" w:color="auto"/>
            <w:right w:val="none" w:sz="0" w:space="0" w:color="auto"/>
          </w:divBdr>
        </w:div>
        <w:div w:id="504049809">
          <w:marLeft w:val="640"/>
          <w:marRight w:val="0"/>
          <w:marTop w:val="0"/>
          <w:marBottom w:val="0"/>
          <w:divBdr>
            <w:top w:val="none" w:sz="0" w:space="0" w:color="auto"/>
            <w:left w:val="none" w:sz="0" w:space="0" w:color="auto"/>
            <w:bottom w:val="none" w:sz="0" w:space="0" w:color="auto"/>
            <w:right w:val="none" w:sz="0" w:space="0" w:color="auto"/>
          </w:divBdr>
        </w:div>
        <w:div w:id="300186684">
          <w:marLeft w:val="640"/>
          <w:marRight w:val="0"/>
          <w:marTop w:val="0"/>
          <w:marBottom w:val="0"/>
          <w:divBdr>
            <w:top w:val="none" w:sz="0" w:space="0" w:color="auto"/>
            <w:left w:val="none" w:sz="0" w:space="0" w:color="auto"/>
            <w:bottom w:val="none" w:sz="0" w:space="0" w:color="auto"/>
            <w:right w:val="none" w:sz="0" w:space="0" w:color="auto"/>
          </w:divBdr>
        </w:div>
        <w:div w:id="414327405">
          <w:marLeft w:val="640"/>
          <w:marRight w:val="0"/>
          <w:marTop w:val="0"/>
          <w:marBottom w:val="0"/>
          <w:divBdr>
            <w:top w:val="none" w:sz="0" w:space="0" w:color="auto"/>
            <w:left w:val="none" w:sz="0" w:space="0" w:color="auto"/>
            <w:bottom w:val="none" w:sz="0" w:space="0" w:color="auto"/>
            <w:right w:val="none" w:sz="0" w:space="0" w:color="auto"/>
          </w:divBdr>
        </w:div>
        <w:div w:id="680276391">
          <w:marLeft w:val="640"/>
          <w:marRight w:val="0"/>
          <w:marTop w:val="0"/>
          <w:marBottom w:val="0"/>
          <w:divBdr>
            <w:top w:val="none" w:sz="0" w:space="0" w:color="auto"/>
            <w:left w:val="none" w:sz="0" w:space="0" w:color="auto"/>
            <w:bottom w:val="none" w:sz="0" w:space="0" w:color="auto"/>
            <w:right w:val="none" w:sz="0" w:space="0" w:color="auto"/>
          </w:divBdr>
        </w:div>
        <w:div w:id="726955872">
          <w:marLeft w:val="640"/>
          <w:marRight w:val="0"/>
          <w:marTop w:val="0"/>
          <w:marBottom w:val="0"/>
          <w:divBdr>
            <w:top w:val="none" w:sz="0" w:space="0" w:color="auto"/>
            <w:left w:val="none" w:sz="0" w:space="0" w:color="auto"/>
            <w:bottom w:val="none" w:sz="0" w:space="0" w:color="auto"/>
            <w:right w:val="none" w:sz="0" w:space="0" w:color="auto"/>
          </w:divBdr>
        </w:div>
        <w:div w:id="1221671853">
          <w:marLeft w:val="640"/>
          <w:marRight w:val="0"/>
          <w:marTop w:val="0"/>
          <w:marBottom w:val="0"/>
          <w:divBdr>
            <w:top w:val="none" w:sz="0" w:space="0" w:color="auto"/>
            <w:left w:val="none" w:sz="0" w:space="0" w:color="auto"/>
            <w:bottom w:val="none" w:sz="0" w:space="0" w:color="auto"/>
            <w:right w:val="none" w:sz="0" w:space="0" w:color="auto"/>
          </w:divBdr>
        </w:div>
        <w:div w:id="54548039">
          <w:marLeft w:val="640"/>
          <w:marRight w:val="0"/>
          <w:marTop w:val="0"/>
          <w:marBottom w:val="0"/>
          <w:divBdr>
            <w:top w:val="none" w:sz="0" w:space="0" w:color="auto"/>
            <w:left w:val="none" w:sz="0" w:space="0" w:color="auto"/>
            <w:bottom w:val="none" w:sz="0" w:space="0" w:color="auto"/>
            <w:right w:val="none" w:sz="0" w:space="0" w:color="auto"/>
          </w:divBdr>
        </w:div>
        <w:div w:id="59254987">
          <w:marLeft w:val="640"/>
          <w:marRight w:val="0"/>
          <w:marTop w:val="0"/>
          <w:marBottom w:val="0"/>
          <w:divBdr>
            <w:top w:val="none" w:sz="0" w:space="0" w:color="auto"/>
            <w:left w:val="none" w:sz="0" w:space="0" w:color="auto"/>
            <w:bottom w:val="none" w:sz="0" w:space="0" w:color="auto"/>
            <w:right w:val="none" w:sz="0" w:space="0" w:color="auto"/>
          </w:divBdr>
        </w:div>
        <w:div w:id="945383082">
          <w:marLeft w:val="640"/>
          <w:marRight w:val="0"/>
          <w:marTop w:val="0"/>
          <w:marBottom w:val="0"/>
          <w:divBdr>
            <w:top w:val="none" w:sz="0" w:space="0" w:color="auto"/>
            <w:left w:val="none" w:sz="0" w:space="0" w:color="auto"/>
            <w:bottom w:val="none" w:sz="0" w:space="0" w:color="auto"/>
            <w:right w:val="none" w:sz="0" w:space="0" w:color="auto"/>
          </w:divBdr>
        </w:div>
      </w:divsChild>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hyperlink" Target="https://github.com/LKeene/DiverseCollec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microsoft.com/office/2018/08/relationships/commentsExtensible" Target="commentsExtensible.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hyperlink" Target="https://github.com/stenglein-lab/taxonomy_pipeline" TargetMode="External"/><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7.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hyperlink" Target="mailto:Mark.Stenglein@colostate.edu"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theme" Target="theme/theme1.xml"/><Relationship Id="rId20" Type="http://schemas.openxmlformats.org/officeDocument/2006/relationships/image" Target="media/image8.emf"/><Relationship Id="rId41" Type="http://schemas.openxmlformats.org/officeDocument/2006/relationships/image" Target="media/image29.emf"/><Relationship Id="rId54" Type="http://schemas.openxmlformats.org/officeDocument/2006/relationships/hyperlink" Target="https://github.com/stenglein-lab/species_i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49" Type="http://schemas.openxmlformats.org/officeDocument/2006/relationships/image" Target="media/image37.emf"/><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
      <w:docPartPr>
        <w:name w:val="A679120BA74FC44EBF6EB5B22E531A77"/>
        <w:category>
          <w:name w:val="General"/>
          <w:gallery w:val="placeholder"/>
        </w:category>
        <w:types>
          <w:type w:val="bbPlcHdr"/>
        </w:types>
        <w:behaviors>
          <w:behavior w:val="content"/>
        </w:behaviors>
        <w:guid w:val="{3F0001D6-5BEB-C94E-BFFC-E56FB972952C}"/>
      </w:docPartPr>
      <w:docPartBody>
        <w:p w:rsidR="00000000" w:rsidRDefault="001D326B" w:rsidP="001D326B">
          <w:pPr>
            <w:pStyle w:val="A679120BA74FC44EBF6EB5B22E531A77"/>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556EC"/>
    <w:rsid w:val="000D2798"/>
    <w:rsid w:val="00191633"/>
    <w:rsid w:val="001D326B"/>
    <w:rsid w:val="00225C0A"/>
    <w:rsid w:val="00240286"/>
    <w:rsid w:val="0026216A"/>
    <w:rsid w:val="002B1A7D"/>
    <w:rsid w:val="002F408C"/>
    <w:rsid w:val="00350BC8"/>
    <w:rsid w:val="00381EA9"/>
    <w:rsid w:val="003C1DBC"/>
    <w:rsid w:val="00423BAD"/>
    <w:rsid w:val="00456256"/>
    <w:rsid w:val="004E0484"/>
    <w:rsid w:val="00646E4F"/>
    <w:rsid w:val="00693184"/>
    <w:rsid w:val="006B1B07"/>
    <w:rsid w:val="006D2767"/>
    <w:rsid w:val="006D3151"/>
    <w:rsid w:val="007F2869"/>
    <w:rsid w:val="00885254"/>
    <w:rsid w:val="008C542D"/>
    <w:rsid w:val="00A352E1"/>
    <w:rsid w:val="00A35DD8"/>
    <w:rsid w:val="00A7293F"/>
    <w:rsid w:val="00A978F9"/>
    <w:rsid w:val="00AF537B"/>
    <w:rsid w:val="00BB37A8"/>
    <w:rsid w:val="00C118B9"/>
    <w:rsid w:val="00C72EF9"/>
    <w:rsid w:val="00C82854"/>
    <w:rsid w:val="00CA1B38"/>
    <w:rsid w:val="00CB57CC"/>
    <w:rsid w:val="00CC7F6E"/>
    <w:rsid w:val="00CD613D"/>
    <w:rsid w:val="00D07428"/>
    <w:rsid w:val="00DB6CA4"/>
    <w:rsid w:val="00E07A38"/>
    <w:rsid w:val="00E22DA7"/>
    <w:rsid w:val="00E85B34"/>
    <w:rsid w:val="00ED7E3B"/>
    <w:rsid w:val="00F30064"/>
    <w:rsid w:val="00F54B1F"/>
    <w:rsid w:val="00F950D2"/>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326B"/>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 w:type="paragraph" w:customStyle="1" w:styleId="A679120BA74FC44EBF6EB5B22E531A77">
    <w:name w:val="A679120BA74FC44EBF6EB5B22E531A77"/>
    <w:rsid w:val="001D32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4&lt;/sup&gt;&quot;,&quot;manualOverrideText&quot;:&quot;&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id&quot;:&quot;03c576c1-edb9-38d2-a61c-0941e992b604&quot;,&quot;itemData&quot;:{&quot;type&quot;:&quot;article-journal&quot;,&quot;id&quot;:&quot;03c576c1-edb9-38d2-a61c-0941e992b604&quot;,&quot;title&quot;:&quot;Lifestyles of plant viruses.&quot;,&quot;author&quot;:[{&quot;family&quot;:&quot;Roossinck&quot;,&quot;given&quot;:&quot;Marilyn J&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10.0057&quot;,&quot;ISSN&quot;:&quot;1471-2970&quot;,&quot;PMID&quot;:&quot;20478885&quot;,&quot;issued&quot;:{&quot;date-parts&quot;:[[2010,6,27]]},&quot;page&quot;:&quot;1899-905&quot;,&quot;abstract&quot;:&quot;The vast majority of well-characterized eukaryotic viruses are those that cause acute or chronic infections in humans and domestic plants and animals. However, asymptomatic persistent viruses have been described in animals, and are thought to be sources for emerging acute viruses. Although not previously described in these terms, there are also many viruses of plants that maintain a persistent lifestyle. They have been largely ignored because they do not generally cause disease. The persistent viruses in plants belong to the family Partitiviridae or the genus Endornavirus. These groups also have members that infect fungi. Phylogenetic analysis of the partitivirus RNA-dependent RNA polymerase genes suggests that these viruses have been transmitted between plants and fungi. Additional families of viruses traditionally thought to be fungal viruses are also found frequently in plants, and may represent a similar scenario of persistent lifestyles, and some acute or chronic viruses of crop plants may maintain a persistent lifestyle in wild plants. Persistent, chronic and acute lifestyles of plant viruses are contrasted from both a functional and evolutionary perspective, and the potential role of these lifestyles in host evolution is discussed.&quot;,&quot;issue&quot;:&quot;1548&quot;,&quot;volume&quot;:&quot;365&quot;},&quot;isTemporary&quot;:false}],&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&quot;},{&quot;citationID&quot;:&quot;MENDELEY_CITATION_725316ba-4597-4315-a15c-ecd4cb92568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1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2LDc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2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2c3f292a-29cf-4118-8def-990df5733c31&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mMzZjI5MmEtMjljZi00MTE4LThkZWYtOTkwZGY1NzMzYzMx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d0a3142a-a603-4c33-805b-4e9d0dcb5e77&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g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71abce43-85ee-4e9f-b183-4922fccb8003&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5LDEw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eTAwOSIsIklTU04iOiIyMDU3LTE1NzciLCJpc3N1ZWQiOnsiZGF0ZS1wYXJ0cyI6W1syMDE4LDEsMV1dfSwiaXNzdWUiOiIxIiwidm9sdW1lIjoiNCJ9LCJpc1RlbXBvcmFyeSI6ZmFsc2V9XX0=&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ID&quot;:&quot;MENDELEY_CITATION_0e4ebee2-6af6-4c82-890d-517c5c78997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1a4636c0-0671-43a6-a526-995517eb97b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WE0NjM2YzAtMDY3MS00M2E2LWE1MjYtOTk1NTE3ZWI5N2J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ywxND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2&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lt;i&gt;Drosophila melanogaster&lt;/i&gt;&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34&quot;,&quot;URL&quot;:&quot;https://www.tandfonline.com/doi/full/10.1080/19336934.2025.2502184&quot;,&quot;issued&quot;:{&quot;date-parts&quot;:[[2025,12,31]]},&quot;abstract&quot;:&quot;&lt;p&gt; &lt;italic&gt;Drosophila melanogaster&lt;/italic&gt; , the common fruit fly, has been instrumental to our understanding of evolution, genetics and disease. There are benefits to studying these flies in the wild, including assessment of their naturally occurring microbiota. To facilitate efforts to catch wild &lt;italic&gt;D. melanogaster&lt;/italic&gt; ,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lt;italic&gt;D. melanogaster&lt;/italic&gt; . We found that wild flies were preferentially attracted to banana-based odorants over marula-derived ones. Overall, these traps and attractants represent an inexpensive and simple option for the collection of wild &lt;italic&gt;D. melanogaster&lt;/italic&gt; and related species for sampling or colony establishment. &lt;/p&gt;&quot;,&quot;issue&quot;:&quot;1&quot;,&quot;volume&quot;:&quot;19&quot;},&quot;isTemporary&quot;:false}]},{&quot;citationID&quot;:&quot;MENDELEY_CITATION_1320e688-4e6f-443a-8c3b-c939c8ba9549&quot;,&quot;properties&quot;:{&quot;noteIndex&quot;:0},&quot;isEdited&quot;:false,&quot;manualOverride&quot;:{&quot;isManuallyOverridden&quot;:false,&quot;citeprocText&quot;:&quot;&lt;sup&gt;16–18&lt;/sup&gt;&quot;,&quot;manualOverrideText&quot;:&quot;&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Tag&quot;:&quot;MENDELEY_CITATION_v3_eyJjaXRhdGlvbklEIjoiTUVOREVMRVlfQ0lUQVRJT05fMTMyMGU2ODgtNGU2Zi00NDNhLThjM2ItYzkzOWM4YmE5NTQ5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D&quot;:&quot;MENDELEY_CITATION_192d7f9e-ac3f-4de4-915b-2d9b11b35f14&quot;,&quot;properties&quot;:{&quot;noteIndex&quot;:0},&quot;isEdited&quot;:false,&quot;manualOverride&quot;:{&quot;isManuallyOverridden&quot;:false,&quot;citeprocText&quot;:&quot;&lt;sup&gt;1,2,9,19&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Tag&quot;:&quot;MENDELEY_CITATION_v3_eyJjaXRhdGlvbklEIjoiTUVOREVMRVlfQ0lUQVRJT05fMTkyZDdmOWUtYWMzZi00ZGU0LTkxNWItMmQ5YjExYjM1ZjE0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quot;},{&quot;citationID&quot;:&quot;MENDELEY_CITATION_dd009917-45e7-4ee6-a9b2-b29a07a6ccea&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5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a52b34-243e-4eac-8104-e7d946a734e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DlhNTJiMzQtMjQzZS00ZWFjLTgxMDQtZTdkOTQ2YTczNGVj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b1313c7-03b1-4433-9b45-78cd9d97179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T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65cd1ed-116b-4daf-8498-790af065fca6&quot;,&quot;properties&quot;:{&quot;noteIndex&quot;:0},&quot;isEdited&quot;:false,&quot;manualOverride&quot;:{&quot;isManuallyOverridden&quot;:false,&quot;citeprocText&quot;:&quot;&lt;sup&gt;16–18&lt;/sup&gt;&quot;,&quot;manualOverrideText&quot;:&quot;&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Tag&quot;:&quot;MENDELEY_CITATION_v3_eyJjaXRhdGlvbklEIjoiTUVOREVMRVlfQ0lUQVRJT05fNjY1Y2QxZWQtMTE2Yi00ZGFmLTg0OTgtNzkwYWYwNjVmY2E2IiwicHJvcGVydGllcyI6eyJub3RlSW5kZXgiOjB9LCJpc0VkaXRlZCI6ZmFsc2UsIm1hbnVhbE92ZXJyaWRlIjp7ImlzTWFudWFsbHlPdmVycmlkZGVuIjpmYWxzZSwiY2l0ZXByb2NUZXh0IjoiPHN1cD4xNuKAkzE4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D&quot;:&quot;MENDELEY_CITATION_e20156bc-c3d3-4640-afcb-31b26c013dd8&quot;,&quot;properties&quot;:{&quot;noteIndex&quot;:0},&quot;isEdited&quot;:false,&quot;manualOverride&quot;:{&quot;isManuallyOverridden&quot;:false,&quot;citeprocText&quot;:&quot;&lt;sup&gt;1,2,9,19&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Tag&quot;:&quot;MENDELEY_CITATION_v3_eyJjaXRhdGlvbklEIjoiTUVOREVMRVlfQ0lUQVRJT05fZTIwMTU2YmMtYzNkMy00NjQwLWFmY2ItMzFiMjZjMDEzZGQ4IiwicHJvcGVydGllcyI6eyJub3RlSW5kZXgiOjB9LCJpc0VkaXRlZCI6ZmFsc2UsIm1hbnVhbE92ZXJyaWRlIjp7ImlzTWFudWFsbHlPdmVycmlkZGVuIjpmYWxzZSwiY2l0ZXByb2NUZXh0IjoiPHN1cD4xLDIsOSwxOT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XX0=&quot;},{&quot;citationID&quot;:&quot;MENDELEY_CITATION_8cab5971-e497-49fa-aaa2-0b8af1d3bfc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yM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j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5cc012e1-8dcd-4b3a-8143-b98fa9dd7c8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quot;,&quot;citationItems&quot;:[{&quot;id&quot;:&quot;8226c7f1-d0ca-3d7f-8a19-1860037d2ad0&quot;,&quot;itemData&quot;:{&quot;type&quot;:&quot;article-journal&quot;,&quot;id&quot;:&quot;8226c7f1-d0ca-3d7f-8a19-1860037d2ad0&quot;,&quot;title&quot;:&quot;Demographic History of the Human Commensal &lt;i&gt;Drosophila melanogaster&lt;/i&gt;&quot;,&quot;author&quot;:[{&quot;family&quot;:&quot;Arguello&quot;,&quot;given&quot;:&quot;J Roman&quot;,&quot;parse-names&quot;:false,&quot;dropping-particle&quot;:&quot;&quot;,&quot;non-dropping-particle&quot;:&quot;&quot;},{&quot;family&quot;:&quot;Laurent&quot;,&quot;given&quot;:&quot;Stefan&quot;,&quot;parse-names&quot;:false,&quot;dropping-particle&quot;:&quot;&quot;,&quot;non-dropping-particle&quot;:&quot;&quot;},{&quot;family&quot;:&quot;Clark&quot;,&quot;given&quot;:&quot;Andrew G&quot;,&quot;parse-names&quot;:false,&quot;dropping-particle&quot;:&quot;&quot;,&quot;non-dropping-particle&quot;:&quot;&quot;}],&quot;container-title&quot;:&quot;Genome Biology and Evolution&quot;,&quot;container-title-short&quot;:&quot;Genome Biol Evol&quot;,&quot;DOI&quot;:&quot;10.1093/gbe/evz022&quot;,&quot;ISSN&quot;:&quot;1759-6653&quot;,&quot;issued&quot;:{&quot;date-parts&quot;:[[2019,3,1]]},&quot;page&quot;:&quot;844-854&quot;,&quot;issue&quot;:&quot;3&quot;,&quot;volume&quot;:&quot;11&quot;},&quot;isTemporary&quot;:false}]},{&quot;citationID&quot;:&quot;MENDELEY_CITATION_abfe6822-8f8a-4096-8dee-4f5c7010ae2b&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57eccefa-2390-4845-98e9-e173f529438d&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aff1e08a-8578-4c45-b662-3f7032bede30&quot;,&quot;properties&quot;:{&quot;noteIndex&quot;:0},&quot;isEdited&quot;:false,&quot;manualOverride&quot;:{&quot;isManuallyOverridden&quot;:false,&quot;citeprocText&quot;:&quot;&lt;sup&gt;22,28&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i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T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&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lt;i&gt;Drosophila melanogaster&lt;/i&gt;&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34&quot;,&quot;URL&quot;:&quot;https://www.tandfonline.com/doi/full/10.1080/19336934.2025.2502184&quot;,&quot;issued&quot;:{&quot;date-parts&quot;:[[2025,12,31]]},&quot;abstract&quot;:&quot;&lt;p&gt; &lt;italic&gt;Drosophila melanogaster&lt;/italic&gt; , the common fruit fly, has been instrumental to our understanding of evolution, genetics and disease. There are benefits to studying these flies in the wild, including assessment of their naturally occurring microbiota. To facilitate efforts to catch wild &lt;italic&gt;D. melanogaster&lt;/italic&gt; ,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lt;italic&gt;D. melanogaster&lt;/italic&gt; . We found that wild flies were preferentially attracted to banana-based odorants over marula-derived ones. Overall, these traps and attractants represent an inexpensive and simple option for the collection of wild &lt;italic&gt;D. melanogaster&lt;/italic&gt; and related species for sampling or colony establishment. &lt;/p&gt;&quot;,&quot;issue&quot;:&quot;1&quot;,&quot;volume&quot;:&quot;19&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j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yMT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48</Pages>
  <Words>9090</Words>
  <Characters>49816</Characters>
  <Application>Microsoft Office Word</Application>
  <DocSecurity>0</DocSecurity>
  <Lines>922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10</cp:revision>
  <cp:lastPrinted>2025-04-08T20:34:00Z</cp:lastPrinted>
  <dcterms:created xsi:type="dcterms:W3CDTF">2025-05-19T22:12:00Z</dcterms:created>
  <dcterms:modified xsi:type="dcterms:W3CDTF">2025-05-22T19:45:00Z</dcterms:modified>
</cp:coreProperties>
</file>